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9854" w:type="dxa"/>
        <w:tblInd w:w="1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9854"/>
      </w:tblGrid>
      <w:tr w:rsidR="00BC3515" w:rsidTr="00342B79" w14:paraId="0082EAF3" w14:textId="77777777">
        <w:trPr>
          <w:trHeight w:val="3248"/>
        </w:trPr>
        <w:tc>
          <w:tcPr>
            <w:tcW w:w="9854" w:type="dxa"/>
            <w:tcBorders>
              <w:top w:val="nil"/>
              <w:left w:val="nil"/>
              <w:bottom w:val="nil"/>
              <w:right w:val="nil"/>
            </w:tcBorders>
            <w:tcMar>
              <w:top w:w="80" w:type="dxa"/>
              <w:left w:w="80" w:type="dxa"/>
              <w:bottom w:w="80" w:type="dxa"/>
              <w:right w:w="80" w:type="dxa"/>
            </w:tcMar>
          </w:tcPr>
          <w:p w:rsidRPr="00342B79" w:rsidR="00BC3515" w:rsidRDefault="00BC3515" w14:paraId="61466C54" w14:textId="77777777">
            <w:pPr>
              <w:pStyle w:val="TitleA"/>
              <w:pBdr>
                <w:top w:val="none" w:color="auto" w:sz="0" w:space="0"/>
                <w:left w:val="none" w:color="auto" w:sz="0" w:space="0"/>
                <w:bottom w:val="none" w:color="auto" w:sz="0" w:space="0"/>
                <w:right w:val="none" w:color="auto" w:sz="0" w:space="0"/>
                <w:bar w:val="none" w:color="auto" w:sz="0"/>
              </w:pBdr>
              <w:rPr>
                <w:color w:val="EEECE1"/>
                <w:sz w:val="72"/>
                <w:szCs w:val="72"/>
                <w:u w:color="EEECE1"/>
              </w:rPr>
            </w:pPr>
            <w:r w:rsidRPr="00342B79">
              <w:rPr>
                <w:color w:val="EEECE1"/>
                <w:sz w:val="72"/>
                <w:szCs w:val="72"/>
                <w:u w:color="EEECE1"/>
              </w:rPr>
              <w:t>Stock Assessment Form</w:t>
            </w:r>
          </w:p>
          <w:p w:rsidRPr="00342B79" w:rsidR="00BC3515" w:rsidRDefault="00BC3515" w14:paraId="65B6BBB7" w14:textId="77777777">
            <w:pPr>
              <w:pStyle w:val="SubtitleA"/>
              <w:pBdr>
                <w:top w:val="none" w:color="auto" w:sz="0" w:space="0"/>
                <w:left w:val="none" w:color="auto" w:sz="0" w:space="0"/>
                <w:bottom w:val="none" w:color="auto" w:sz="0" w:space="0"/>
                <w:right w:val="none" w:color="auto" w:sz="0" w:space="0"/>
                <w:bar w:val="none" w:color="auto" w:sz="0"/>
              </w:pBdr>
              <w:rPr>
                <w:b/>
                <w:bCs/>
                <w:i w:val="0"/>
                <w:iCs w:val="0"/>
                <w:color w:val="EEECE1"/>
                <w:sz w:val="72"/>
                <w:szCs w:val="72"/>
                <w:u w:color="EEECE1"/>
              </w:rPr>
            </w:pPr>
            <w:r w:rsidRPr="00342B79">
              <w:rPr>
                <w:b/>
                <w:bCs/>
                <w:i w:val="0"/>
                <w:iCs w:val="0"/>
                <w:color w:val="EEECE1"/>
                <w:sz w:val="72"/>
                <w:szCs w:val="72"/>
                <w:u w:color="EEECE1"/>
              </w:rPr>
              <w:t xml:space="preserve">Small </w:t>
            </w:r>
            <w:proofErr w:type="spellStart"/>
            <w:r w:rsidRPr="00342B79">
              <w:rPr>
                <w:b/>
                <w:bCs/>
                <w:i w:val="0"/>
                <w:iCs w:val="0"/>
                <w:color w:val="EEECE1"/>
                <w:sz w:val="72"/>
                <w:szCs w:val="72"/>
                <w:u w:color="EEECE1"/>
              </w:rPr>
              <w:t>Pelagics</w:t>
            </w:r>
            <w:proofErr w:type="spellEnd"/>
          </w:p>
          <w:p w:rsidRPr="00342B79" w:rsidR="00BC3515" w:rsidRDefault="00BC3515" w14:paraId="2E4C3638" w14:textId="77777777">
            <w:pPr>
              <w:pStyle w:val="SubtitleA"/>
              <w:pBdr>
                <w:top w:val="none" w:color="auto" w:sz="0" w:space="0"/>
                <w:left w:val="none" w:color="auto" w:sz="0" w:space="0"/>
                <w:bottom w:val="none" w:color="auto" w:sz="0" w:space="0"/>
                <w:right w:val="none" w:color="auto" w:sz="0" w:space="0"/>
                <w:bar w:val="none" w:color="auto" w:sz="0"/>
              </w:pBdr>
              <w:rPr>
                <w:b/>
                <w:bCs/>
                <w:i w:val="0"/>
                <w:iCs w:val="0"/>
                <w:color w:val="FFC000"/>
                <w:sz w:val="36"/>
                <w:szCs w:val="36"/>
                <w:u w:color="FFC000"/>
              </w:rPr>
            </w:pPr>
            <w:r w:rsidRPr="00342B79">
              <w:rPr>
                <w:b/>
                <w:bCs/>
                <w:i w:val="0"/>
                <w:iCs w:val="0"/>
                <w:color w:val="FFC000"/>
                <w:sz w:val="36"/>
                <w:szCs w:val="36"/>
                <w:u w:color="FFC000"/>
              </w:rPr>
              <w:t>Reference Year: 2016</w:t>
            </w:r>
          </w:p>
          <w:p w:rsidR="00BC3515" w:rsidP="00631411" w:rsidRDefault="00BC3515" w14:paraId="3CC8DAE9" w14:textId="77777777">
            <w:pPr>
              <w:pStyle w:val="SubtitleA"/>
              <w:pBdr>
                <w:top w:val="none" w:color="auto" w:sz="0" w:space="0"/>
                <w:left w:val="none" w:color="auto" w:sz="0" w:space="0"/>
                <w:bottom w:val="none" w:color="auto" w:sz="0" w:space="0"/>
                <w:right w:val="none" w:color="auto" w:sz="0" w:space="0"/>
                <w:bar w:val="none" w:color="auto" w:sz="0"/>
              </w:pBdr>
            </w:pPr>
            <w:r w:rsidRPr="00342B79">
              <w:rPr>
                <w:b/>
                <w:bCs/>
                <w:i w:val="0"/>
                <w:iCs w:val="0"/>
                <w:color w:val="FFC000"/>
                <w:sz w:val="36"/>
                <w:szCs w:val="36"/>
                <w:u w:color="FFC000"/>
              </w:rPr>
              <w:t>Reporting Year:</w:t>
            </w:r>
            <w:r w:rsidRPr="00342B79">
              <w:rPr>
                <w:b/>
                <w:bCs/>
                <w:i w:val="0"/>
                <w:iCs w:val="0"/>
                <w:color w:val="FFC000"/>
                <w:sz w:val="36"/>
                <w:szCs w:val="36"/>
                <w:u w:color="FFC000"/>
                <w:lang w:val="it-IT"/>
              </w:rPr>
              <w:t xml:space="preserve"> 2017</w:t>
            </w:r>
          </w:p>
        </w:tc>
      </w:tr>
      <w:tr w:rsidR="00BC3515" w:rsidTr="00342B79" w14:paraId="68C9ED12" w14:textId="77777777">
        <w:trPr>
          <w:trHeight w:val="992"/>
        </w:trPr>
        <w:tc>
          <w:tcPr>
            <w:tcW w:w="9854" w:type="dxa"/>
            <w:tcBorders>
              <w:top w:val="nil"/>
              <w:left w:val="nil"/>
              <w:bottom w:val="nil"/>
              <w:right w:val="nil"/>
            </w:tcBorders>
            <w:tcMar>
              <w:top w:w="80" w:type="dxa"/>
              <w:left w:w="80" w:type="dxa"/>
              <w:bottom w:w="80" w:type="dxa"/>
              <w:right w:w="80" w:type="dxa"/>
            </w:tcMar>
            <w:vAlign w:val="bottom"/>
          </w:tcPr>
          <w:p w:rsidR="00BC3515" w:rsidRDefault="00BC3515" w14:paraId="397C18A3" w14:textId="77777777">
            <w:pPr>
              <w:pStyle w:val="BodyA"/>
              <w:pBdr>
                <w:top w:val="none" w:color="auto" w:sz="0" w:space="0"/>
                <w:left w:val="none" w:color="auto" w:sz="0" w:space="0"/>
                <w:bottom w:val="none" w:color="auto" w:sz="0" w:space="0"/>
                <w:right w:val="none" w:color="auto" w:sz="0" w:space="0"/>
                <w:bar w:val="none" w:color="auto" w:sz="0"/>
              </w:pBdr>
            </w:pPr>
            <w:r w:rsidRPr="00342B79">
              <w:rPr>
                <w:color w:val="FFFFFF"/>
                <w:u w:color="FFFFFF"/>
              </w:rPr>
              <w:t>[A brief abstract may be added here]</w:t>
            </w:r>
          </w:p>
        </w:tc>
      </w:tr>
      <w:tr w:rsidR="00BC3515" w:rsidTr="00342B79" w14:paraId="6EE1AB51" w14:textId="77777777">
        <w:trPr>
          <w:trHeight w:val="310"/>
        </w:trPr>
        <w:tc>
          <w:tcPr>
            <w:tcW w:w="9854" w:type="dxa"/>
            <w:tcBorders>
              <w:top w:val="nil"/>
              <w:left w:val="nil"/>
              <w:bottom w:val="nil"/>
              <w:right w:val="nil"/>
            </w:tcBorders>
            <w:tcMar>
              <w:top w:w="80" w:type="dxa"/>
              <w:left w:w="80" w:type="dxa"/>
              <w:bottom w:w="80" w:type="dxa"/>
              <w:right w:w="80" w:type="dxa"/>
            </w:tcMar>
            <w:vAlign w:val="bottom"/>
          </w:tcPr>
          <w:p w:rsidR="00BC3515" w:rsidRDefault="00BC3515" w14:paraId="2598B843" w14:textId="77777777">
            <w:pPr>
              <w:pBdr>
                <w:top w:val="none" w:color="auto" w:sz="0" w:space="0"/>
                <w:left w:val="none" w:color="auto" w:sz="0" w:space="0"/>
                <w:bottom w:val="none" w:color="auto" w:sz="0" w:space="0"/>
                <w:right w:val="none" w:color="auto" w:sz="0" w:space="0"/>
                <w:bar w:val="none" w:color="auto" w:sz="0"/>
              </w:pBdr>
            </w:pPr>
          </w:p>
        </w:tc>
      </w:tr>
    </w:tbl>
    <w:p w:rsidR="00BC3515" w:rsidRDefault="00BC3515" w14:paraId="62763F7B" w14:textId="77777777">
      <w:pPr>
        <w:pStyle w:val="Body"/>
        <w:widowControl w:val="0"/>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 w:hanging="2"/>
      </w:pPr>
    </w:p>
    <w:p w:rsidR="00BC3515" w:rsidRDefault="003536F2" w14:paraId="6D6E31AA" w14:textId="465B939E">
      <w:pPr>
        <w:pStyle w:val="BodyA"/>
        <w:pBdr>
          <w:top w:val="none" w:color="auto" w:sz="0" w:space="0"/>
          <w:left w:val="none" w:color="auto" w:sz="0" w:space="0"/>
          <w:bottom w:val="none" w:color="auto" w:sz="0" w:space="0"/>
          <w:right w:val="none" w:color="auto" w:sz="0" w:space="0"/>
          <w:bar w:val="none" w:color="auto" w:sz="0"/>
        </w:pBdr>
      </w:pPr>
      <w:r>
        <w:rPr>
          <w:noProof/>
          <w:lang w:val="it-IT"/>
        </w:rPr>
        <w:drawing>
          <wp:anchor distT="0" distB="0" distL="0" distR="0" simplePos="0" relativeHeight="251657216" behindDoc="0" locked="0" layoutInCell="1" allowOverlap="1" wp14:anchorId="01BDBE5C" wp14:editId="673C8A8A">
            <wp:simplePos x="0" y="0"/>
            <wp:positionH relativeFrom="column">
              <wp:posOffset>5795010</wp:posOffset>
            </wp:positionH>
            <wp:positionV relativeFrom="line">
              <wp:posOffset>-614045</wp:posOffset>
            </wp:positionV>
            <wp:extent cx="856615" cy="856615"/>
            <wp:effectExtent l="0" t="0" r="635" b="635"/>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6615" cy="856615"/>
                    </a:xfrm>
                    <a:prstGeom prst="rect">
                      <a:avLst/>
                    </a:prstGeom>
                    <a:noFill/>
                    <a:ln>
                      <a:noFill/>
                    </a:ln>
                  </pic:spPr>
                </pic:pic>
              </a:graphicData>
            </a:graphic>
          </wp:anchor>
        </w:drawing>
      </w:r>
      <w:r>
        <w:rPr>
          <w:noProof/>
          <w:lang w:val="it-IT"/>
        </w:rPr>
        <w:drawing>
          <wp:anchor distT="0" distB="0" distL="0" distR="0" simplePos="0" relativeHeight="251658240" behindDoc="0" locked="0" layoutInCell="1" allowOverlap="1" wp14:anchorId="189BB60A" wp14:editId="28A36950">
            <wp:simplePos x="0" y="0"/>
            <wp:positionH relativeFrom="column">
              <wp:posOffset>-483870</wp:posOffset>
            </wp:positionH>
            <wp:positionV relativeFrom="line">
              <wp:posOffset>-528320</wp:posOffset>
            </wp:positionV>
            <wp:extent cx="1274445" cy="771525"/>
            <wp:effectExtent l="0" t="0" r="1905" b="9525"/>
            <wp:wrapNone/>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4445" cy="771525"/>
                    </a:xfrm>
                    <a:prstGeom prst="rect">
                      <a:avLst/>
                    </a:prstGeom>
                    <a:noFill/>
                    <a:ln>
                      <a:noFill/>
                    </a:ln>
                  </pic:spPr>
                </pic:pic>
              </a:graphicData>
            </a:graphic>
          </wp:anchor>
        </w:drawing>
      </w:r>
      <w:r>
        <w:rPr>
          <w:noProof/>
          <w:lang w:val="it-IT"/>
        </w:rPr>
        <w:drawing>
          <wp:anchor distT="12192" distB="1074671" distL="18288" distR="14927" simplePos="0" relativeHeight="251656192" behindDoc="1" locked="0" layoutInCell="1" allowOverlap="1" wp14:anchorId="200BE713" wp14:editId="03AC828C">
            <wp:simplePos x="0" y="0"/>
            <wp:positionH relativeFrom="column">
              <wp:posOffset>1089533</wp:posOffset>
            </wp:positionH>
            <wp:positionV relativeFrom="line">
              <wp:posOffset>1424432</wp:posOffset>
            </wp:positionV>
            <wp:extent cx="3599620" cy="2473582"/>
            <wp:effectExtent l="19050" t="19050" r="20320" b="1050925"/>
            <wp:wrapNone/>
            <wp:docPr id="26" name="officeArt ob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599180" cy="2473325"/>
                    </a:xfrm>
                    <a:prstGeom prst="rect">
                      <a:avLst/>
                    </a:prstGeom>
                    <a:ln w="9525" cap="flat">
                      <a:solidFill>
                        <a:schemeClr val="accent1"/>
                      </a:solidFill>
                      <a:prstDash val="solid"/>
                      <a:round/>
                    </a:ln>
                    <a:effectLst>
                      <a:reflection stA="50000" endPos="40000" dir="5400000" sy="-100000" algn="bl" rotWithShape="0"/>
                    </a:effectLst>
                  </pic:spPr>
                </pic:pic>
              </a:graphicData>
            </a:graphic>
          </wp:anchor>
        </w:drawing>
      </w:r>
      <w:r w:rsidR="00BC3515">
        <w:t xml:space="preserve"> </w:t>
      </w:r>
      <w:r w:rsidR="009850DC">
        <w:rPr>
          <w:noProof/>
          <w:lang w:val="it-IT"/>
        </w:rPr>
        <mc:AlternateContent>
          <mc:Choice Requires="wps">
            <w:drawing>
              <wp:anchor distT="57150" distB="57150" distL="57150" distR="57150" simplePos="0" relativeHeight="251659264" behindDoc="1" locked="0" layoutInCell="1" allowOverlap="1" wp14:anchorId="0C18E2A5" wp14:editId="0587D0A2">
                <wp:simplePos x="0" y="0"/>
                <wp:positionH relativeFrom="page">
                  <wp:posOffset>0</wp:posOffset>
                </wp:positionH>
                <wp:positionV relativeFrom="page">
                  <wp:posOffset>0</wp:posOffset>
                </wp:positionV>
                <wp:extent cx="7560310" cy="10692130"/>
                <wp:effectExtent l="0" t="0" r="0" b="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0">
                          <a:gsLst>
                            <a:gs pos="0">
                              <a:srgbClr val="BCC8E5"/>
                            </a:gs>
                            <a:gs pos="39999">
                              <a:srgbClr val="B1BEE1"/>
                            </a:gs>
                            <a:gs pos="100000">
                              <a:srgbClr val="00224B"/>
                            </a:gs>
                          </a:gsLst>
                          <a:path path="shape">
                            <a:fillToRect l="37700" t="-19600" r="62300" b="119600"/>
                          </a:path>
                        </a:gradFill>
                        <a:ln>
                          <a:noFill/>
                        </a:ln>
                        <a:extLst>
                          <a:ext uri="{91240B29-F687-4F45-9708-019B960494DF}">
                            <a14:hiddenLine xmlns:a14="http://schemas.microsoft.com/office/drawing/2010/main" w="12700">
                              <a:solidFill>
                                <a:srgbClr val="000000"/>
                              </a:solidFill>
                              <a:miter lim="4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6193210C">
              <v:rect id="Rectangle 2" style="position:absolute;margin-left:0;margin-top:0;width:595.3pt;height:841.9pt;z-index:-251657216;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page;mso-height-relative:page;v-text-anchor:top" o:spid="_x0000_s1026" fillcolor="#bcc8e5" stroked="f" strokeweight="1pt" w14:anchorId="27C037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">
                <v:fill type="gradientRadial" color2="#00224b" colors="0 #bcc8e5;26214f #b1bee1;1 #00224b" focus="100%" focussize="" focusposition="24707f,-12845f"/>
                <v:stroke miterlimit="4"/>
                <w10:wrap anchorx="page" anchory="page"/>
              </v:rect>
            </w:pict>
          </mc:Fallback>
        </mc:AlternateContent>
      </w:r>
      <w:r w:rsidR="00BC3515">
        <w:rPr>
          <w:rFonts w:ascii="Arial Unicode MS"/>
        </w:rPr>
        <w:br w:type="page"/>
      </w:r>
    </w:p>
    <w:p w:rsidR="00BC3515" w:rsidRDefault="00BC3515" w14:paraId="37743ABF" w14:textId="77777777">
      <w:pPr>
        <w:pStyle w:val="TitleA"/>
        <w:pBdr>
          <w:top w:val="none" w:color="auto" w:sz="0" w:space="0"/>
          <w:left w:val="none" w:color="auto" w:sz="0" w:space="0"/>
          <w:bottom w:val="none" w:color="auto" w:sz="0" w:space="0"/>
          <w:right w:val="none" w:color="auto" w:sz="0" w:space="0"/>
          <w:bar w:val="none" w:color="auto" w:sz="0"/>
        </w:pBdr>
        <w:rPr>
          <w:rFonts w:ascii="Calibri" w:hAnsi="Calibri" w:cs="Calibri"/>
        </w:rPr>
      </w:pPr>
      <w:r>
        <w:rPr>
          <w:rFonts w:ascii="Calibri" w:hAnsi="Calibri"/>
        </w:rPr>
        <w:lastRenderedPageBreak/>
        <w:t>Stock Assessment Form version 1.0 (January 2014)</w:t>
      </w:r>
    </w:p>
    <w:p w:rsidR="00BC3515" w:rsidRDefault="00BC3515" w14:paraId="00FE9220" w14:textId="77777777">
      <w:pPr>
        <w:pStyle w:val="SubtitleA"/>
        <w:pBdr>
          <w:top w:val="none" w:color="auto" w:sz="0" w:space="0"/>
          <w:left w:val="none" w:color="auto" w:sz="0" w:space="0"/>
          <w:bottom w:val="none" w:color="auto" w:sz="0" w:space="0"/>
          <w:right w:val="none" w:color="auto" w:sz="0" w:space="0"/>
          <w:bar w:val="none" w:color="auto" w:sz="0"/>
        </w:pBdr>
        <w:rPr>
          <w:rFonts w:ascii="Calibri" w:hAnsi="Calibri" w:cs="Calibri"/>
          <w:i w:val="0"/>
          <w:iCs w:val="0"/>
        </w:rPr>
      </w:pPr>
      <w:r>
        <w:rPr>
          <w:rFonts w:ascii="Calibri" w:hAnsi="Calibri"/>
          <w:i w:val="0"/>
          <w:iCs w:val="0"/>
        </w:rPr>
        <w:t xml:space="preserve">Uploader: </w:t>
      </w:r>
      <w:r>
        <w:rPr>
          <w:rFonts w:ascii="Calibri" w:hAnsi="Calibri"/>
          <w:color w:val="1F497D"/>
          <w:u w:color="1F497D"/>
        </w:rPr>
        <w:t>Please include your name</w:t>
      </w:r>
    </w:p>
    <w:p w:rsidR="00BC3515" w:rsidRDefault="00BC3515" w14:paraId="413875D8" w14:textId="77777777">
      <w:pPr>
        <w:pStyle w:val="Titolosommario"/>
        <w:pBdr>
          <w:top w:val="none" w:color="auto" w:sz="0" w:space="0"/>
          <w:left w:val="none" w:color="auto" w:sz="0" w:space="0"/>
          <w:bottom w:val="none" w:color="auto" w:sz="0" w:space="0"/>
          <w:right w:val="none" w:color="auto" w:sz="0" w:space="0"/>
          <w:bar w:val="none" w:color="auto" w:sz="0"/>
        </w:pBdr>
        <w:jc w:val="center"/>
        <w:rPr>
          <w:rFonts w:ascii="Calibri" w:hAnsi="Calibri" w:cs="Calibri"/>
        </w:rPr>
      </w:pPr>
      <w:r>
        <w:rPr>
          <w:rFonts w:ascii="Calibri" w:hAnsi="Calibri"/>
        </w:rPr>
        <w:t>Stock assessment form</w:t>
      </w:r>
    </w:p>
    <w:p w:rsidR="00BC3515" w:rsidRDefault="00BC3515" w14:paraId="2E0DBD5B" w14:textId="77777777">
      <w:pPr>
        <w:pStyle w:val="BodyA"/>
        <w:pBdr>
          <w:top w:val="none" w:color="auto" w:sz="0" w:space="0"/>
          <w:left w:val="none" w:color="auto" w:sz="0" w:space="0"/>
          <w:bottom w:val="none" w:color="auto" w:sz="0" w:space="0"/>
          <w:right w:val="none" w:color="auto" w:sz="0" w:space="0"/>
          <w:bar w:val="none" w:color="auto" w:sz="0"/>
        </w:pBdr>
        <w:jc w:val="center"/>
      </w:pPr>
    </w:p>
    <w:p w:rsidR="00BC3515" w:rsidRDefault="003A20BC" w14:paraId="602621DA" w14:textId="77777777">
      <w:pPr>
        <w:pStyle w:val="BodyA"/>
        <w:pBdr>
          <w:top w:val="none" w:color="auto" w:sz="0" w:space="0"/>
          <w:left w:val="none" w:color="auto" w:sz="0" w:space="0"/>
          <w:bottom w:val="none" w:color="auto" w:sz="0" w:space="0"/>
          <w:right w:val="none" w:color="auto" w:sz="0" w:space="0"/>
          <w:bar w:val="none" w:color="auto" w:sz="0"/>
        </w:pBdr>
        <w:jc w:val="center"/>
        <w:rPr>
          <w:noProof/>
        </w:rPr>
      </w:pPr>
      <w:r>
        <w:fldChar w:fldCharType="begin"/>
      </w:r>
      <w:r w:rsidR="00BC3515">
        <w:instrText xml:space="preserve"> TOC \t "Heading, 1,heading 2, 2,heading 3, 3"</w:instrText>
      </w:r>
      <w:r>
        <w:fldChar w:fldCharType="separate"/>
      </w:r>
    </w:p>
    <w:p w:rsidR="00BC3515" w:rsidRDefault="00BC3515" w14:paraId="31ED8136" w14:textId="3172CB09">
      <w:pPr>
        <w:pStyle w:val="TOC11"/>
        <w:numPr>
          <w:ilvl w:val="0"/>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Basic Identification Data</w:t>
      </w:r>
      <w:r>
        <w:rPr>
          <w:rFonts w:cs="Arial Unicode MS"/>
          <w:noProof/>
        </w:rPr>
        <w:tab/>
      </w:r>
      <w:r w:rsidR="003A20BC">
        <w:rPr>
          <w:noProof/>
        </w:rPr>
        <w:fldChar w:fldCharType="begin"/>
      </w:r>
      <w:r>
        <w:rPr>
          <w:noProof/>
        </w:rPr>
        <w:instrText xml:space="preserve"> PAGEREF _Toc \h </w:instrText>
      </w:r>
      <w:r w:rsidR="003A20BC">
        <w:rPr>
          <w:noProof/>
        </w:rPr>
      </w:r>
      <w:r w:rsidR="003A20BC">
        <w:rPr>
          <w:noProof/>
        </w:rPr>
        <w:fldChar w:fldCharType="separate"/>
      </w:r>
      <w:r w:rsidR="006378C8">
        <w:rPr>
          <w:noProof/>
        </w:rPr>
        <w:t>3</w:t>
      </w:r>
      <w:r w:rsidR="003A20BC">
        <w:rPr>
          <w:noProof/>
        </w:rPr>
        <w:fldChar w:fldCharType="end"/>
      </w:r>
    </w:p>
    <w:p w:rsidR="00BC3515" w:rsidRDefault="00BC3515" w14:paraId="7F82C65C" w14:textId="0FDACFBB">
      <w:pPr>
        <w:pStyle w:val="TOC11"/>
        <w:numPr>
          <w:ilvl w:val="0"/>
          <w:numId w:val="2"/>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Stock identification and biological information</w:t>
      </w:r>
      <w:r>
        <w:rPr>
          <w:rFonts w:cs="Arial Unicode MS"/>
          <w:noProof/>
        </w:rPr>
        <w:tab/>
      </w:r>
      <w:r w:rsidR="003A20BC">
        <w:rPr>
          <w:noProof/>
        </w:rPr>
        <w:fldChar w:fldCharType="begin"/>
      </w:r>
      <w:r>
        <w:rPr>
          <w:noProof/>
        </w:rPr>
        <w:instrText xml:space="preserve"> PAGEREF _Toc1 \h </w:instrText>
      </w:r>
      <w:r w:rsidR="003A20BC">
        <w:rPr>
          <w:noProof/>
        </w:rPr>
      </w:r>
      <w:r w:rsidR="003A20BC">
        <w:rPr>
          <w:noProof/>
        </w:rPr>
        <w:fldChar w:fldCharType="separate"/>
      </w:r>
      <w:r w:rsidR="006378C8">
        <w:rPr>
          <w:noProof/>
        </w:rPr>
        <w:t>5</w:t>
      </w:r>
      <w:r w:rsidR="003A20BC">
        <w:rPr>
          <w:noProof/>
        </w:rPr>
        <w:fldChar w:fldCharType="end"/>
      </w:r>
    </w:p>
    <w:p w:rsidR="00BC3515" w:rsidRDefault="00BC3515" w14:paraId="5700BE24" w14:textId="73C0C105">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Stock unit</w:t>
      </w:r>
      <w:r>
        <w:rPr>
          <w:rFonts w:cs="Arial Unicode MS"/>
          <w:noProof/>
        </w:rPr>
        <w:tab/>
      </w:r>
      <w:r w:rsidR="003A20BC">
        <w:rPr>
          <w:noProof/>
        </w:rPr>
        <w:fldChar w:fldCharType="begin"/>
      </w:r>
      <w:r>
        <w:rPr>
          <w:noProof/>
        </w:rPr>
        <w:instrText xml:space="preserve"> PAGEREF _Toc2 \h </w:instrText>
      </w:r>
      <w:r w:rsidR="003A20BC">
        <w:rPr>
          <w:noProof/>
        </w:rPr>
      </w:r>
      <w:r w:rsidR="003A20BC">
        <w:rPr>
          <w:noProof/>
        </w:rPr>
        <w:fldChar w:fldCharType="separate"/>
      </w:r>
      <w:r w:rsidR="006378C8">
        <w:rPr>
          <w:noProof/>
        </w:rPr>
        <w:t>5</w:t>
      </w:r>
      <w:r w:rsidR="003A20BC">
        <w:rPr>
          <w:noProof/>
        </w:rPr>
        <w:fldChar w:fldCharType="end"/>
      </w:r>
    </w:p>
    <w:p w:rsidR="00BC3515" w:rsidRDefault="00BC3515" w14:paraId="528B5BB2" w14:textId="278F2F84">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Growth and maturity</w:t>
      </w:r>
      <w:r>
        <w:rPr>
          <w:rFonts w:cs="Arial Unicode MS"/>
          <w:noProof/>
        </w:rPr>
        <w:tab/>
      </w:r>
      <w:r w:rsidR="003A20BC">
        <w:rPr>
          <w:noProof/>
        </w:rPr>
        <w:fldChar w:fldCharType="begin"/>
      </w:r>
      <w:r>
        <w:rPr>
          <w:noProof/>
        </w:rPr>
        <w:instrText xml:space="preserve"> PAGEREF _Toc3 \h </w:instrText>
      </w:r>
      <w:r w:rsidR="003A20BC">
        <w:rPr>
          <w:noProof/>
        </w:rPr>
      </w:r>
      <w:r w:rsidR="003A20BC">
        <w:rPr>
          <w:noProof/>
        </w:rPr>
        <w:fldChar w:fldCharType="separate"/>
      </w:r>
      <w:r w:rsidR="006378C8">
        <w:rPr>
          <w:noProof/>
        </w:rPr>
        <w:t>6</w:t>
      </w:r>
      <w:r w:rsidR="003A20BC">
        <w:rPr>
          <w:noProof/>
        </w:rPr>
        <w:fldChar w:fldCharType="end"/>
      </w:r>
    </w:p>
    <w:p w:rsidR="00BC3515" w:rsidRDefault="00BC3515" w14:paraId="474995BA" w14:textId="21951DBE">
      <w:pPr>
        <w:pStyle w:val="TOC11"/>
        <w:numPr>
          <w:ilvl w:val="0"/>
          <w:numId w:val="3"/>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Fisheries information</w:t>
      </w:r>
      <w:r>
        <w:rPr>
          <w:rFonts w:cs="Arial Unicode MS"/>
          <w:noProof/>
        </w:rPr>
        <w:tab/>
      </w:r>
      <w:r w:rsidR="003A20BC">
        <w:rPr>
          <w:noProof/>
        </w:rPr>
        <w:fldChar w:fldCharType="begin"/>
      </w:r>
      <w:r>
        <w:rPr>
          <w:noProof/>
        </w:rPr>
        <w:instrText xml:space="preserve"> PAGEREF _Toc4 \h </w:instrText>
      </w:r>
      <w:r w:rsidR="003A20BC">
        <w:rPr>
          <w:noProof/>
        </w:rPr>
      </w:r>
      <w:r w:rsidR="003A20BC">
        <w:rPr>
          <w:noProof/>
        </w:rPr>
        <w:fldChar w:fldCharType="separate"/>
      </w:r>
      <w:r w:rsidR="006378C8">
        <w:rPr>
          <w:noProof/>
        </w:rPr>
        <w:t>8</w:t>
      </w:r>
      <w:r w:rsidR="003A20BC">
        <w:rPr>
          <w:noProof/>
        </w:rPr>
        <w:fldChar w:fldCharType="end"/>
      </w:r>
    </w:p>
    <w:p w:rsidR="00BC3515" w:rsidRDefault="00BC3515" w14:paraId="6D01E725" w14:textId="300DBF29">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Description of the fleet</w:t>
      </w:r>
      <w:r>
        <w:rPr>
          <w:rFonts w:cs="Arial Unicode MS"/>
          <w:noProof/>
        </w:rPr>
        <w:tab/>
      </w:r>
      <w:r w:rsidR="003A20BC">
        <w:rPr>
          <w:noProof/>
        </w:rPr>
        <w:fldChar w:fldCharType="begin"/>
      </w:r>
      <w:r>
        <w:rPr>
          <w:noProof/>
        </w:rPr>
        <w:instrText xml:space="preserve"> PAGEREF _Toc5 \h </w:instrText>
      </w:r>
      <w:r w:rsidR="003A20BC">
        <w:rPr>
          <w:noProof/>
        </w:rPr>
      </w:r>
      <w:r w:rsidR="003A20BC">
        <w:rPr>
          <w:noProof/>
        </w:rPr>
        <w:fldChar w:fldCharType="separate"/>
      </w:r>
      <w:r w:rsidR="006378C8">
        <w:rPr>
          <w:noProof/>
        </w:rPr>
        <w:t>8</w:t>
      </w:r>
      <w:r w:rsidR="003A20BC">
        <w:rPr>
          <w:noProof/>
        </w:rPr>
        <w:fldChar w:fldCharType="end"/>
      </w:r>
    </w:p>
    <w:p w:rsidR="00BC3515" w:rsidRDefault="00BC3515" w14:paraId="7D0D69D4" w14:textId="23100C4D">
      <w:pPr>
        <w:pStyle w:val="TOC21"/>
        <w:numPr>
          <w:ilvl w:val="1"/>
          <w:numId w:val="4"/>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Historical trends</w:t>
      </w:r>
      <w:r>
        <w:rPr>
          <w:rFonts w:cs="Arial Unicode MS"/>
          <w:noProof/>
        </w:rPr>
        <w:tab/>
      </w:r>
      <w:r w:rsidR="003A20BC">
        <w:rPr>
          <w:noProof/>
        </w:rPr>
        <w:fldChar w:fldCharType="begin"/>
      </w:r>
      <w:r>
        <w:rPr>
          <w:noProof/>
        </w:rPr>
        <w:instrText xml:space="preserve"> PAGEREF _Toc6 \h </w:instrText>
      </w:r>
      <w:r w:rsidR="003A20BC">
        <w:rPr>
          <w:noProof/>
        </w:rPr>
      </w:r>
      <w:r w:rsidR="003A20BC">
        <w:rPr>
          <w:noProof/>
        </w:rPr>
        <w:fldChar w:fldCharType="separate"/>
      </w:r>
      <w:r w:rsidR="006378C8">
        <w:rPr>
          <w:noProof/>
        </w:rPr>
        <w:t>10</w:t>
      </w:r>
      <w:r w:rsidR="003A20BC">
        <w:rPr>
          <w:noProof/>
        </w:rPr>
        <w:fldChar w:fldCharType="end"/>
      </w:r>
    </w:p>
    <w:p w:rsidR="00BC3515" w:rsidRDefault="00BC3515" w14:paraId="06A1DFBB" w14:textId="520F7A68">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Management regulations</w:t>
      </w:r>
      <w:r>
        <w:rPr>
          <w:rFonts w:cs="Arial Unicode MS"/>
          <w:noProof/>
        </w:rPr>
        <w:tab/>
      </w:r>
      <w:r w:rsidR="003A20BC">
        <w:rPr>
          <w:noProof/>
        </w:rPr>
        <w:fldChar w:fldCharType="begin"/>
      </w:r>
      <w:r>
        <w:rPr>
          <w:noProof/>
        </w:rPr>
        <w:instrText xml:space="preserve"> PAGEREF _Toc7 \h </w:instrText>
      </w:r>
      <w:r w:rsidR="003A20BC">
        <w:rPr>
          <w:noProof/>
        </w:rPr>
      </w:r>
      <w:r w:rsidR="003A20BC">
        <w:rPr>
          <w:noProof/>
        </w:rPr>
        <w:fldChar w:fldCharType="separate"/>
      </w:r>
      <w:r w:rsidR="006378C8">
        <w:rPr>
          <w:noProof/>
        </w:rPr>
        <w:t>11</w:t>
      </w:r>
      <w:r w:rsidR="003A20BC">
        <w:rPr>
          <w:noProof/>
        </w:rPr>
        <w:fldChar w:fldCharType="end"/>
      </w:r>
    </w:p>
    <w:p w:rsidR="00BC3515" w:rsidRDefault="00BC3515" w14:paraId="0B10CA33" w14:textId="669375A1">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Reference points</w:t>
      </w:r>
      <w:r>
        <w:rPr>
          <w:rFonts w:cs="Arial Unicode MS"/>
          <w:noProof/>
        </w:rPr>
        <w:tab/>
      </w:r>
      <w:r w:rsidR="003A20BC">
        <w:rPr>
          <w:noProof/>
        </w:rPr>
        <w:fldChar w:fldCharType="begin"/>
      </w:r>
      <w:r>
        <w:rPr>
          <w:noProof/>
        </w:rPr>
        <w:instrText xml:space="preserve"> PAGEREF _Toc8 \h </w:instrText>
      </w:r>
      <w:r w:rsidR="003A20BC">
        <w:rPr>
          <w:noProof/>
        </w:rPr>
      </w:r>
      <w:r w:rsidR="003A20BC">
        <w:rPr>
          <w:noProof/>
        </w:rPr>
        <w:fldChar w:fldCharType="separate"/>
      </w:r>
      <w:r w:rsidR="006378C8">
        <w:rPr>
          <w:noProof/>
        </w:rPr>
        <w:t>12</w:t>
      </w:r>
      <w:r w:rsidR="003A20BC">
        <w:rPr>
          <w:noProof/>
        </w:rPr>
        <w:fldChar w:fldCharType="end"/>
      </w:r>
    </w:p>
    <w:p w:rsidR="00BC3515" w:rsidRDefault="00BC3515" w14:paraId="1E29C206" w14:textId="4890D3BE">
      <w:pPr>
        <w:pStyle w:val="TOC11"/>
        <w:numPr>
          <w:ilvl w:val="0"/>
          <w:numId w:val="5"/>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Fisheries independent information</w:t>
      </w:r>
      <w:r>
        <w:rPr>
          <w:rFonts w:cs="Arial Unicode MS"/>
          <w:noProof/>
        </w:rPr>
        <w:tab/>
      </w:r>
      <w:r w:rsidR="003A20BC">
        <w:rPr>
          <w:noProof/>
        </w:rPr>
        <w:fldChar w:fldCharType="begin"/>
      </w:r>
      <w:r>
        <w:rPr>
          <w:noProof/>
        </w:rPr>
        <w:instrText xml:space="preserve"> PAGEREF _Toc9 \h </w:instrText>
      </w:r>
      <w:r w:rsidR="003A20BC">
        <w:rPr>
          <w:noProof/>
        </w:rPr>
      </w:r>
      <w:r w:rsidR="003A20BC">
        <w:rPr>
          <w:noProof/>
        </w:rPr>
        <w:fldChar w:fldCharType="separate"/>
      </w:r>
      <w:r w:rsidR="006378C8">
        <w:rPr>
          <w:noProof/>
        </w:rPr>
        <w:t>12</w:t>
      </w:r>
      <w:r w:rsidR="003A20BC">
        <w:rPr>
          <w:noProof/>
        </w:rPr>
        <w:fldChar w:fldCharType="end"/>
      </w:r>
    </w:p>
    <w:p w:rsidR="00BC3515" w:rsidRDefault="00BC3515" w14:paraId="43051C33" w14:textId="39D8DC46">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MEDIAS ACUSTIC SURVEY</w:t>
      </w:r>
      <w:r>
        <w:rPr>
          <w:rFonts w:cs="Arial Unicode MS"/>
          <w:noProof/>
        </w:rPr>
        <w:tab/>
      </w:r>
      <w:r w:rsidR="003A20BC">
        <w:rPr>
          <w:noProof/>
        </w:rPr>
        <w:fldChar w:fldCharType="begin"/>
      </w:r>
      <w:r>
        <w:rPr>
          <w:noProof/>
        </w:rPr>
        <w:instrText xml:space="preserve"> PAGEREF _Toc10 \h </w:instrText>
      </w:r>
      <w:r w:rsidR="003A20BC">
        <w:rPr>
          <w:noProof/>
        </w:rPr>
      </w:r>
      <w:r w:rsidR="003A20BC">
        <w:rPr>
          <w:noProof/>
        </w:rPr>
        <w:fldChar w:fldCharType="separate"/>
      </w:r>
      <w:r w:rsidR="006378C8">
        <w:rPr>
          <w:noProof/>
        </w:rPr>
        <w:t>12</w:t>
      </w:r>
      <w:r w:rsidR="003A20BC">
        <w:rPr>
          <w:noProof/>
        </w:rPr>
        <w:fldChar w:fldCharType="end"/>
      </w:r>
    </w:p>
    <w:p w:rsidR="00BC3515" w:rsidRDefault="00BC3515" w14:paraId="361796F6" w14:textId="05EC5AB5">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Brief description of the chosen method and assumptions used</w:t>
      </w:r>
      <w:r>
        <w:rPr>
          <w:rFonts w:cs="Arial Unicode MS"/>
          <w:noProof/>
        </w:rPr>
        <w:tab/>
      </w:r>
      <w:r w:rsidR="003A20BC">
        <w:rPr>
          <w:noProof/>
        </w:rPr>
        <w:fldChar w:fldCharType="begin"/>
      </w:r>
      <w:r>
        <w:rPr>
          <w:noProof/>
        </w:rPr>
        <w:instrText xml:space="preserve"> PAGEREF _Toc11 \h </w:instrText>
      </w:r>
      <w:r w:rsidR="003A20BC">
        <w:rPr>
          <w:noProof/>
        </w:rPr>
      </w:r>
      <w:r w:rsidR="003A20BC">
        <w:rPr>
          <w:noProof/>
        </w:rPr>
        <w:fldChar w:fldCharType="separate"/>
      </w:r>
      <w:r w:rsidR="006378C8">
        <w:rPr>
          <w:noProof/>
        </w:rPr>
        <w:t>12</w:t>
      </w:r>
      <w:r w:rsidR="003A20BC">
        <w:rPr>
          <w:noProof/>
        </w:rPr>
        <w:fldChar w:fldCharType="end"/>
      </w:r>
    </w:p>
    <w:p w:rsidR="00BC3515" w:rsidRDefault="00BC3515" w14:paraId="42072B51" w14:textId="44EB9C6F">
      <w:pPr>
        <w:pStyle w:val="TOC31"/>
        <w:numPr>
          <w:ilvl w:val="2"/>
          <w:numId w:val="6"/>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Spatial distribution of the resources</w:t>
      </w:r>
      <w:r>
        <w:rPr>
          <w:rFonts w:cs="Arial Unicode MS"/>
          <w:noProof/>
        </w:rPr>
        <w:tab/>
      </w:r>
      <w:r w:rsidR="003A20BC">
        <w:rPr>
          <w:noProof/>
        </w:rPr>
        <w:fldChar w:fldCharType="begin"/>
      </w:r>
      <w:r>
        <w:rPr>
          <w:noProof/>
        </w:rPr>
        <w:instrText xml:space="preserve"> PAGEREF _Toc12 \h </w:instrText>
      </w:r>
      <w:r w:rsidR="003A20BC">
        <w:rPr>
          <w:noProof/>
        </w:rPr>
      </w:r>
      <w:r w:rsidR="003A20BC">
        <w:rPr>
          <w:noProof/>
        </w:rPr>
        <w:fldChar w:fldCharType="separate"/>
      </w:r>
      <w:r w:rsidR="006378C8">
        <w:rPr>
          <w:noProof/>
        </w:rPr>
        <w:t>16</w:t>
      </w:r>
      <w:r w:rsidR="003A20BC">
        <w:rPr>
          <w:noProof/>
        </w:rPr>
        <w:fldChar w:fldCharType="end"/>
      </w:r>
    </w:p>
    <w:p w:rsidR="00BC3515" w:rsidRDefault="00BC3515" w14:paraId="28159500" w14:textId="277474F9">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Historical trends</w:t>
      </w:r>
      <w:r>
        <w:rPr>
          <w:rFonts w:cs="Arial Unicode MS"/>
          <w:noProof/>
        </w:rPr>
        <w:tab/>
      </w:r>
      <w:r w:rsidR="003A20BC">
        <w:rPr>
          <w:noProof/>
        </w:rPr>
        <w:fldChar w:fldCharType="begin"/>
      </w:r>
      <w:r>
        <w:rPr>
          <w:noProof/>
        </w:rPr>
        <w:instrText xml:space="preserve"> PAGEREF _Toc13 \h </w:instrText>
      </w:r>
      <w:r w:rsidR="003A20BC">
        <w:rPr>
          <w:noProof/>
        </w:rPr>
      </w:r>
      <w:r w:rsidR="003A20BC">
        <w:rPr>
          <w:noProof/>
        </w:rPr>
        <w:fldChar w:fldCharType="separate"/>
      </w:r>
      <w:r w:rsidR="006378C8">
        <w:rPr>
          <w:noProof/>
        </w:rPr>
        <w:t>16</w:t>
      </w:r>
      <w:r w:rsidR="003A20BC">
        <w:rPr>
          <w:noProof/>
        </w:rPr>
        <w:fldChar w:fldCharType="end"/>
      </w:r>
    </w:p>
    <w:p w:rsidR="00BC3515" w:rsidRDefault="00BC3515" w14:paraId="5F01DAEB" w14:textId="73359F1D">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Biological parameters and LFD</w:t>
      </w:r>
      <w:r>
        <w:rPr>
          <w:rFonts w:cs="Arial Unicode MS"/>
          <w:noProof/>
        </w:rPr>
        <w:tab/>
      </w:r>
      <w:r w:rsidR="003A20BC">
        <w:rPr>
          <w:noProof/>
        </w:rPr>
        <w:fldChar w:fldCharType="begin"/>
      </w:r>
      <w:r>
        <w:rPr>
          <w:noProof/>
        </w:rPr>
        <w:instrText xml:space="preserve"> PAGEREF _Toc14 \h </w:instrText>
      </w:r>
      <w:r w:rsidR="003A20BC">
        <w:rPr>
          <w:noProof/>
        </w:rPr>
      </w:r>
      <w:r w:rsidR="003A20BC">
        <w:rPr>
          <w:noProof/>
        </w:rPr>
        <w:fldChar w:fldCharType="separate"/>
      </w:r>
      <w:r w:rsidR="006378C8">
        <w:rPr>
          <w:noProof/>
        </w:rPr>
        <w:t>19</w:t>
      </w:r>
      <w:r w:rsidR="003A20BC">
        <w:rPr>
          <w:noProof/>
        </w:rPr>
        <w:fldChar w:fldCharType="end"/>
      </w:r>
    </w:p>
    <w:p w:rsidR="00BC3515" w:rsidRDefault="00BC3515" w14:paraId="653852DE" w14:textId="4DA272D3">
      <w:pPr>
        <w:pStyle w:val="TOC11"/>
        <w:numPr>
          <w:ilvl w:val="0"/>
          <w:numId w:val="7"/>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Ecological information</w:t>
      </w:r>
      <w:r>
        <w:rPr>
          <w:rFonts w:cs="Arial Unicode MS"/>
          <w:noProof/>
        </w:rPr>
        <w:tab/>
      </w:r>
      <w:r w:rsidR="003A20BC">
        <w:rPr>
          <w:noProof/>
        </w:rPr>
        <w:fldChar w:fldCharType="begin"/>
      </w:r>
      <w:r>
        <w:rPr>
          <w:noProof/>
        </w:rPr>
        <w:instrText xml:space="preserve"> PAGEREF _Toc15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3CD00543" w14:textId="23FBAECF">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Protected species potentially affected by the fisheries</w:t>
      </w:r>
      <w:r>
        <w:rPr>
          <w:rFonts w:cs="Arial Unicode MS"/>
          <w:noProof/>
        </w:rPr>
        <w:tab/>
      </w:r>
      <w:r w:rsidR="003A20BC">
        <w:rPr>
          <w:noProof/>
        </w:rPr>
        <w:fldChar w:fldCharType="begin"/>
      </w:r>
      <w:r>
        <w:rPr>
          <w:noProof/>
        </w:rPr>
        <w:instrText xml:space="preserve"> PAGEREF _Toc16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1366A36D" w14:textId="0CBAA11E">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Environmental indexes</w:t>
      </w:r>
      <w:r>
        <w:rPr>
          <w:rFonts w:cs="Arial Unicode MS"/>
          <w:noProof/>
        </w:rPr>
        <w:tab/>
      </w:r>
      <w:r w:rsidR="003A20BC">
        <w:rPr>
          <w:noProof/>
        </w:rPr>
        <w:fldChar w:fldCharType="begin"/>
      </w:r>
      <w:r>
        <w:rPr>
          <w:noProof/>
        </w:rPr>
        <w:instrText xml:space="preserve"> PAGEREF _Toc17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63983608" w14:textId="360F262A">
      <w:pPr>
        <w:pStyle w:val="TOC11"/>
        <w:numPr>
          <w:ilvl w:val="0"/>
          <w:numId w:val="1"/>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Stock Assessment</w:t>
      </w:r>
      <w:r>
        <w:rPr>
          <w:rFonts w:cs="Arial Unicode MS"/>
          <w:noProof/>
        </w:rPr>
        <w:tab/>
      </w:r>
      <w:r w:rsidR="003A20BC">
        <w:rPr>
          <w:noProof/>
        </w:rPr>
        <w:fldChar w:fldCharType="begin"/>
      </w:r>
      <w:r>
        <w:rPr>
          <w:noProof/>
        </w:rPr>
        <w:instrText xml:space="preserve"> PAGEREF _Toc18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615DBBE7" w14:textId="4084B9A3">
      <w:pPr>
        <w:pStyle w:val="TOC21"/>
        <w:numPr>
          <w:ilvl w:val="1"/>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SAM</w:t>
      </w:r>
      <w:r>
        <w:rPr>
          <w:rFonts w:cs="Arial Unicode MS"/>
          <w:noProof/>
        </w:rPr>
        <w:tab/>
      </w:r>
      <w:r w:rsidR="003A20BC">
        <w:rPr>
          <w:noProof/>
        </w:rPr>
        <w:fldChar w:fldCharType="begin"/>
      </w:r>
      <w:r>
        <w:rPr>
          <w:noProof/>
        </w:rPr>
        <w:instrText xml:space="preserve"> PAGEREF _Toc19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63FE7571" w14:textId="2CB16DF7">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Model assumptions</w:t>
      </w:r>
      <w:r>
        <w:rPr>
          <w:rFonts w:cs="Arial Unicode MS"/>
          <w:noProof/>
        </w:rPr>
        <w:tab/>
      </w:r>
      <w:r w:rsidR="003A20BC">
        <w:rPr>
          <w:noProof/>
        </w:rPr>
        <w:fldChar w:fldCharType="begin"/>
      </w:r>
      <w:r>
        <w:rPr>
          <w:noProof/>
        </w:rPr>
        <w:instrText xml:space="preserve"> PAGEREF _Toc20 \h </w:instrText>
      </w:r>
      <w:r w:rsidR="003A20BC">
        <w:rPr>
          <w:noProof/>
        </w:rPr>
      </w:r>
      <w:r w:rsidR="003A20BC">
        <w:rPr>
          <w:noProof/>
        </w:rPr>
        <w:fldChar w:fldCharType="separate"/>
      </w:r>
      <w:r w:rsidR="006378C8">
        <w:rPr>
          <w:noProof/>
        </w:rPr>
        <w:t>21</w:t>
      </w:r>
      <w:r w:rsidR="003A20BC">
        <w:rPr>
          <w:noProof/>
        </w:rPr>
        <w:fldChar w:fldCharType="end"/>
      </w:r>
    </w:p>
    <w:p w:rsidR="00BC3515" w:rsidRDefault="00BC3515" w14:paraId="33EC58CD" w14:textId="3A1EE425">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Scripts</w:t>
      </w:r>
      <w:r>
        <w:rPr>
          <w:rFonts w:cs="Arial Unicode MS"/>
          <w:noProof/>
        </w:rPr>
        <w:tab/>
      </w:r>
      <w:r w:rsidR="003A20BC">
        <w:rPr>
          <w:noProof/>
        </w:rPr>
        <w:fldChar w:fldCharType="begin"/>
      </w:r>
      <w:r>
        <w:rPr>
          <w:noProof/>
        </w:rPr>
        <w:instrText xml:space="preserve"> PAGEREF _Toc21 \h </w:instrText>
      </w:r>
      <w:r w:rsidR="003A20BC">
        <w:rPr>
          <w:noProof/>
        </w:rPr>
      </w:r>
      <w:r w:rsidR="003A20BC">
        <w:rPr>
          <w:noProof/>
        </w:rPr>
        <w:fldChar w:fldCharType="separate"/>
      </w:r>
      <w:r w:rsidR="006378C8">
        <w:rPr>
          <w:noProof/>
        </w:rPr>
        <w:t>22</w:t>
      </w:r>
      <w:r w:rsidR="003A20BC">
        <w:rPr>
          <w:noProof/>
        </w:rPr>
        <w:fldChar w:fldCharType="end"/>
      </w:r>
    </w:p>
    <w:p w:rsidR="00BC3515" w:rsidRDefault="00BC3515" w14:paraId="0D1787C4" w14:textId="4A0F0A9B">
      <w:pPr>
        <w:pStyle w:val="TOC31"/>
        <w:numPr>
          <w:ilvl w:val="2"/>
          <w:numId w:val="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Input data and Parameters</w:t>
      </w:r>
      <w:r>
        <w:rPr>
          <w:rFonts w:cs="Arial Unicode MS"/>
          <w:noProof/>
        </w:rPr>
        <w:tab/>
      </w:r>
      <w:r w:rsidR="003A20BC">
        <w:rPr>
          <w:noProof/>
        </w:rPr>
        <w:fldChar w:fldCharType="begin"/>
      </w:r>
      <w:r>
        <w:rPr>
          <w:noProof/>
        </w:rPr>
        <w:instrText xml:space="preserve"> PAGEREF _Toc22 \h </w:instrText>
      </w:r>
      <w:r w:rsidR="003A20BC">
        <w:rPr>
          <w:noProof/>
        </w:rPr>
      </w:r>
      <w:r w:rsidR="003A20BC">
        <w:rPr>
          <w:noProof/>
        </w:rPr>
        <w:fldChar w:fldCharType="separate"/>
      </w:r>
      <w:r w:rsidR="006378C8">
        <w:rPr>
          <w:noProof/>
        </w:rPr>
        <w:t>23</w:t>
      </w:r>
      <w:r w:rsidR="003A20BC">
        <w:rPr>
          <w:noProof/>
        </w:rPr>
        <w:fldChar w:fldCharType="end"/>
      </w:r>
    </w:p>
    <w:p w:rsidR="00BC3515" w:rsidRDefault="00BC3515" w14:paraId="5AC03521" w14:textId="69347AAF">
      <w:pPr>
        <w:pStyle w:val="TOC31"/>
        <w:pBdr>
          <w:top w:val="none" w:color="auto" w:sz="0" w:space="0"/>
          <w:left w:val="none" w:color="auto" w:sz="0" w:space="0"/>
          <w:bottom w:val="none" w:color="auto" w:sz="0" w:space="0"/>
          <w:right w:val="none" w:color="auto" w:sz="0" w:space="0"/>
          <w:bar w:val="none" w:color="auto" w:sz="0"/>
        </w:pBdr>
        <w:rPr>
          <w:noProof/>
        </w:rPr>
      </w:pPr>
      <w:r>
        <w:rPr>
          <w:rFonts w:cs="Arial Unicode MS"/>
          <w:noProof/>
        </w:rPr>
        <w:t>Table 6.1.1. Catch numbers at age (in thousands) for the entire GSA17-18.</w:t>
      </w:r>
      <w:r>
        <w:rPr>
          <w:rFonts w:cs="Arial Unicode MS"/>
          <w:noProof/>
        </w:rPr>
        <w:tab/>
      </w:r>
      <w:r w:rsidR="003A20BC">
        <w:rPr>
          <w:noProof/>
        </w:rPr>
        <w:fldChar w:fldCharType="begin"/>
      </w:r>
      <w:r>
        <w:rPr>
          <w:noProof/>
        </w:rPr>
        <w:instrText xml:space="preserve"> PAGEREF _Toc23 \h </w:instrText>
      </w:r>
      <w:r w:rsidR="003A20BC">
        <w:rPr>
          <w:noProof/>
        </w:rPr>
      </w:r>
      <w:r w:rsidR="003A20BC">
        <w:rPr>
          <w:noProof/>
        </w:rPr>
        <w:fldChar w:fldCharType="separate"/>
      </w:r>
      <w:r w:rsidR="006378C8">
        <w:rPr>
          <w:noProof/>
        </w:rPr>
        <w:t>23</w:t>
      </w:r>
      <w:r w:rsidR="003A20BC">
        <w:rPr>
          <w:noProof/>
        </w:rPr>
        <w:fldChar w:fldCharType="end"/>
      </w:r>
    </w:p>
    <w:p w:rsidR="00BC3515" w:rsidRDefault="00BC3515" w14:paraId="1AC32568" w14:textId="580987D7">
      <w:pPr>
        <w:pStyle w:val="TOC31"/>
        <w:pBdr>
          <w:top w:val="none" w:color="auto" w:sz="0" w:space="0"/>
          <w:left w:val="none" w:color="auto" w:sz="0" w:space="0"/>
          <w:bottom w:val="none" w:color="auto" w:sz="0" w:space="0"/>
          <w:right w:val="none" w:color="auto" w:sz="0" w:space="0"/>
          <w:bar w:val="none" w:color="auto" w:sz="0"/>
        </w:pBdr>
        <w:rPr>
          <w:noProof/>
        </w:rPr>
      </w:pPr>
      <w:r>
        <w:rPr>
          <w:rFonts w:cs="Arial Unicode MS"/>
          <w:noProof/>
        </w:rPr>
        <w:t>Table 6.1.2. Numbers at age (in thousands) for the acoustic survey in GSA 17 West + GSA 18 West-East.</w:t>
      </w:r>
      <w:r>
        <w:rPr>
          <w:rFonts w:cs="Arial Unicode MS"/>
          <w:noProof/>
        </w:rPr>
        <w:tab/>
      </w:r>
      <w:r w:rsidR="003A20BC">
        <w:rPr>
          <w:noProof/>
        </w:rPr>
        <w:fldChar w:fldCharType="begin"/>
      </w:r>
      <w:r>
        <w:rPr>
          <w:noProof/>
        </w:rPr>
        <w:instrText xml:space="preserve"> PAGEREF _Toc24 \h </w:instrText>
      </w:r>
      <w:r w:rsidR="003A20BC">
        <w:rPr>
          <w:noProof/>
        </w:rPr>
      </w:r>
      <w:r w:rsidR="003A20BC">
        <w:rPr>
          <w:noProof/>
        </w:rPr>
        <w:fldChar w:fldCharType="separate"/>
      </w:r>
      <w:r w:rsidR="006378C8">
        <w:rPr>
          <w:noProof/>
        </w:rPr>
        <w:t>23</w:t>
      </w:r>
      <w:r w:rsidR="003A20BC">
        <w:rPr>
          <w:noProof/>
        </w:rPr>
        <w:fldChar w:fldCharType="end"/>
      </w:r>
    </w:p>
    <w:p w:rsidR="00BC3515" w:rsidRDefault="00BC3515" w14:paraId="4B7EC845" w14:textId="21AFF5FE">
      <w:pPr>
        <w:pStyle w:val="TOC31"/>
        <w:pBdr>
          <w:top w:val="none" w:color="auto" w:sz="0" w:space="0"/>
          <w:left w:val="none" w:color="auto" w:sz="0" w:space="0"/>
          <w:bottom w:val="none" w:color="auto" w:sz="0" w:space="0"/>
          <w:right w:val="none" w:color="auto" w:sz="0" w:space="0"/>
          <w:bar w:val="none" w:color="auto" w:sz="0"/>
        </w:pBdr>
        <w:rPr>
          <w:noProof/>
        </w:rPr>
      </w:pPr>
      <w:r>
        <w:rPr>
          <w:rFonts w:cs="Arial Unicode MS"/>
          <w:noProof/>
        </w:rPr>
        <w:t>Table 6.1.3. Numbers at age (in thousands) for the acoustic survey in GSA 17 East.</w:t>
      </w:r>
      <w:r>
        <w:rPr>
          <w:rFonts w:cs="Arial Unicode MS"/>
          <w:noProof/>
        </w:rPr>
        <w:tab/>
      </w:r>
      <w:r w:rsidR="003A20BC">
        <w:rPr>
          <w:noProof/>
        </w:rPr>
        <w:fldChar w:fldCharType="begin"/>
      </w:r>
      <w:r>
        <w:rPr>
          <w:noProof/>
        </w:rPr>
        <w:instrText xml:space="preserve"> PAGEREF _Toc25 \h </w:instrText>
      </w:r>
      <w:r w:rsidR="003A20BC">
        <w:rPr>
          <w:noProof/>
        </w:rPr>
      </w:r>
      <w:r w:rsidR="003A20BC">
        <w:rPr>
          <w:noProof/>
        </w:rPr>
        <w:fldChar w:fldCharType="separate"/>
      </w:r>
      <w:r w:rsidR="006378C8">
        <w:rPr>
          <w:noProof/>
        </w:rPr>
        <w:t>24</w:t>
      </w:r>
      <w:r w:rsidR="003A20BC">
        <w:rPr>
          <w:noProof/>
        </w:rPr>
        <w:fldChar w:fldCharType="end"/>
      </w:r>
    </w:p>
    <w:p w:rsidR="00BC3515" w:rsidRDefault="00BC3515" w14:paraId="59D5CF77" w14:textId="75E1C28E">
      <w:pPr>
        <w:pStyle w:val="TOC31"/>
        <w:numPr>
          <w:ilvl w:val="2"/>
          <w:numId w:val="8"/>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Results</w:t>
      </w:r>
      <w:r>
        <w:rPr>
          <w:rFonts w:cs="Arial Unicode MS"/>
          <w:noProof/>
        </w:rPr>
        <w:tab/>
      </w:r>
      <w:r w:rsidR="003A20BC">
        <w:rPr>
          <w:noProof/>
        </w:rPr>
        <w:fldChar w:fldCharType="begin"/>
      </w:r>
      <w:r>
        <w:rPr>
          <w:noProof/>
        </w:rPr>
        <w:instrText xml:space="preserve"> PAGEREF _Toc26 \h </w:instrText>
      </w:r>
      <w:r w:rsidR="003A20BC">
        <w:rPr>
          <w:noProof/>
        </w:rPr>
      </w:r>
      <w:r w:rsidR="003A20BC">
        <w:rPr>
          <w:noProof/>
        </w:rPr>
        <w:fldChar w:fldCharType="separate"/>
      </w:r>
      <w:r w:rsidR="006378C8">
        <w:rPr>
          <w:noProof/>
        </w:rPr>
        <w:t>26</w:t>
      </w:r>
      <w:r w:rsidR="003A20BC">
        <w:rPr>
          <w:noProof/>
        </w:rPr>
        <w:fldChar w:fldCharType="end"/>
      </w:r>
    </w:p>
    <w:p w:rsidR="00BC3515" w:rsidRDefault="00BC3515" w14:paraId="7A84DE3F" w14:textId="0231BBC3">
      <w:pPr>
        <w:pStyle w:val="TOC31"/>
        <w:pBdr>
          <w:top w:val="none" w:color="auto" w:sz="0" w:space="0"/>
          <w:left w:val="none" w:color="auto" w:sz="0" w:space="0"/>
          <w:bottom w:val="none" w:color="auto" w:sz="0" w:space="0"/>
          <w:right w:val="none" w:color="auto" w:sz="0" w:space="0"/>
          <w:bar w:val="none" w:color="auto" w:sz="0"/>
        </w:pBdr>
        <w:rPr>
          <w:noProof/>
        </w:rPr>
      </w:pPr>
      <w:r>
        <w:rPr>
          <w:rFonts w:cs="Arial Unicode MS"/>
          <w:noProof/>
        </w:rPr>
        <w:t>Table 6.1.4. Results of the final FLSAM assessment of anchovy in GSA17-18.</w:t>
      </w:r>
      <w:r>
        <w:rPr>
          <w:rFonts w:cs="Arial Unicode MS"/>
          <w:noProof/>
        </w:rPr>
        <w:tab/>
      </w:r>
      <w:r w:rsidR="003A20BC">
        <w:rPr>
          <w:noProof/>
        </w:rPr>
        <w:fldChar w:fldCharType="begin"/>
      </w:r>
      <w:r>
        <w:rPr>
          <w:noProof/>
        </w:rPr>
        <w:instrText xml:space="preserve"> PAGEREF _Toc27 \h </w:instrText>
      </w:r>
      <w:r w:rsidR="003A20BC">
        <w:rPr>
          <w:noProof/>
        </w:rPr>
      </w:r>
      <w:r w:rsidR="003A20BC">
        <w:rPr>
          <w:noProof/>
        </w:rPr>
        <w:fldChar w:fldCharType="separate"/>
      </w:r>
      <w:r w:rsidR="006378C8">
        <w:rPr>
          <w:noProof/>
        </w:rPr>
        <w:t>26</w:t>
      </w:r>
      <w:r w:rsidR="003A20BC">
        <w:rPr>
          <w:noProof/>
        </w:rPr>
        <w:fldChar w:fldCharType="end"/>
      </w:r>
    </w:p>
    <w:p w:rsidR="00BC3515" w:rsidRDefault="00BC3515" w14:paraId="564F04CE" w14:textId="387EEF05">
      <w:pPr>
        <w:pStyle w:val="TOC31"/>
        <w:numPr>
          <w:ilvl w:val="2"/>
          <w:numId w:val="9"/>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Robustness analysis</w:t>
      </w:r>
      <w:r>
        <w:rPr>
          <w:rFonts w:cs="Arial Unicode MS"/>
          <w:noProof/>
        </w:rPr>
        <w:tab/>
      </w:r>
      <w:r w:rsidR="003A20BC">
        <w:rPr>
          <w:noProof/>
        </w:rPr>
        <w:fldChar w:fldCharType="begin"/>
      </w:r>
      <w:r>
        <w:rPr>
          <w:noProof/>
        </w:rPr>
        <w:instrText xml:space="preserve"> PAGEREF _Toc28 \h </w:instrText>
      </w:r>
      <w:r w:rsidR="003A20BC">
        <w:rPr>
          <w:noProof/>
        </w:rPr>
      </w:r>
      <w:r w:rsidR="003A20BC">
        <w:rPr>
          <w:noProof/>
        </w:rPr>
        <w:fldChar w:fldCharType="separate"/>
      </w:r>
      <w:r w:rsidR="006378C8">
        <w:rPr>
          <w:noProof/>
        </w:rPr>
        <w:t>30</w:t>
      </w:r>
      <w:r w:rsidR="003A20BC">
        <w:rPr>
          <w:noProof/>
        </w:rPr>
        <w:fldChar w:fldCharType="end"/>
      </w:r>
    </w:p>
    <w:p w:rsidR="00BC3515" w:rsidRDefault="00BC3515" w14:paraId="30783EA9" w14:textId="1968969C">
      <w:pPr>
        <w:pStyle w:val="TOC31"/>
        <w:numPr>
          <w:ilvl w:val="2"/>
          <w:numId w:val="9"/>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Retrospective analysis, comparison between model runs, sensitivity analysis, etc.</w:t>
      </w:r>
      <w:r>
        <w:rPr>
          <w:rFonts w:cs="Arial Unicode MS"/>
          <w:noProof/>
        </w:rPr>
        <w:tab/>
      </w:r>
      <w:r w:rsidR="003A20BC">
        <w:rPr>
          <w:noProof/>
        </w:rPr>
        <w:fldChar w:fldCharType="begin"/>
      </w:r>
      <w:r>
        <w:rPr>
          <w:noProof/>
        </w:rPr>
        <w:instrText xml:space="preserve"> PAGEREF _Toc29 \h </w:instrText>
      </w:r>
      <w:r w:rsidR="003A20BC">
        <w:rPr>
          <w:noProof/>
        </w:rPr>
      </w:r>
      <w:r w:rsidR="003A20BC">
        <w:rPr>
          <w:noProof/>
        </w:rPr>
        <w:fldChar w:fldCharType="separate"/>
      </w:r>
      <w:r w:rsidR="006378C8">
        <w:rPr>
          <w:noProof/>
        </w:rPr>
        <w:t>30</w:t>
      </w:r>
      <w:r w:rsidR="003A20BC">
        <w:rPr>
          <w:noProof/>
        </w:rPr>
        <w:fldChar w:fldCharType="end"/>
      </w:r>
    </w:p>
    <w:p w:rsidR="00BC3515" w:rsidRDefault="00BC3515" w14:paraId="10089B7C" w14:textId="30B07ABE">
      <w:pPr>
        <w:pStyle w:val="TOC31"/>
        <w:numPr>
          <w:ilvl w:val="2"/>
          <w:numId w:val="9"/>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Assessment quality</w:t>
      </w:r>
      <w:r>
        <w:rPr>
          <w:rFonts w:cs="Arial Unicode MS"/>
          <w:noProof/>
        </w:rPr>
        <w:tab/>
      </w:r>
      <w:r w:rsidR="003A20BC">
        <w:rPr>
          <w:noProof/>
        </w:rPr>
        <w:fldChar w:fldCharType="begin"/>
      </w:r>
      <w:r>
        <w:rPr>
          <w:noProof/>
        </w:rPr>
        <w:instrText xml:space="preserve"> PAGEREF _Toc30 \h </w:instrText>
      </w:r>
      <w:r w:rsidR="003A20BC">
        <w:rPr>
          <w:noProof/>
        </w:rPr>
      </w:r>
      <w:r w:rsidR="003A20BC">
        <w:rPr>
          <w:noProof/>
        </w:rPr>
        <w:fldChar w:fldCharType="separate"/>
      </w:r>
      <w:r w:rsidR="006378C8">
        <w:rPr>
          <w:noProof/>
        </w:rPr>
        <w:t>32</w:t>
      </w:r>
      <w:r w:rsidR="003A20BC">
        <w:rPr>
          <w:noProof/>
        </w:rPr>
        <w:fldChar w:fldCharType="end"/>
      </w:r>
    </w:p>
    <w:p w:rsidR="00BC3515" w:rsidRDefault="00BC3515" w14:paraId="35419F77" w14:textId="640DE3E2">
      <w:pPr>
        <w:pStyle w:val="TOC11"/>
        <w:numPr>
          <w:ilvl w:val="0"/>
          <w:numId w:val="10"/>
        </w:numPr>
        <w:pBdr>
          <w:top w:val="none" w:color="auto" w:sz="0" w:space="0"/>
          <w:left w:val="none" w:color="auto" w:sz="0" w:space="0"/>
          <w:bottom w:val="none" w:color="auto" w:sz="0" w:space="0"/>
          <w:right w:val="none" w:color="auto" w:sz="0" w:space="0"/>
          <w:bar w:val="none" w:color="auto" w:sz="0"/>
        </w:pBdr>
        <w:tabs>
          <w:tab w:val="clear" w:pos="480"/>
        </w:tabs>
        <w:rPr>
          <w:noProof/>
        </w:rPr>
      </w:pPr>
      <w:r>
        <w:rPr>
          <w:rFonts w:cs="Arial Unicode MS"/>
          <w:noProof/>
        </w:rPr>
        <w:t>Stock Simulations</w:t>
      </w:r>
      <w:r>
        <w:rPr>
          <w:rFonts w:cs="Arial Unicode MS"/>
          <w:noProof/>
        </w:rPr>
        <w:tab/>
      </w:r>
      <w:r w:rsidR="003A20BC">
        <w:rPr>
          <w:noProof/>
        </w:rPr>
        <w:fldChar w:fldCharType="begin"/>
      </w:r>
      <w:r>
        <w:rPr>
          <w:noProof/>
        </w:rPr>
        <w:instrText xml:space="preserve"> PAGEREF _Toc31 \h </w:instrText>
      </w:r>
      <w:r w:rsidR="003A20BC">
        <w:rPr>
          <w:noProof/>
        </w:rPr>
      </w:r>
      <w:r w:rsidR="003A20BC">
        <w:rPr>
          <w:noProof/>
        </w:rPr>
        <w:fldChar w:fldCharType="separate"/>
      </w:r>
      <w:r w:rsidR="006378C8">
        <w:rPr>
          <w:noProof/>
        </w:rPr>
        <w:t>37</w:t>
      </w:r>
      <w:r w:rsidR="003A20BC">
        <w:rPr>
          <w:noProof/>
        </w:rPr>
        <w:fldChar w:fldCharType="end"/>
      </w:r>
    </w:p>
    <w:p w:rsidR="00BC3515" w:rsidRDefault="00BC3515" w14:paraId="318F73A5" w14:textId="01A1EE33">
      <w:pPr>
        <w:pStyle w:val="TOC21"/>
        <w:numPr>
          <w:ilvl w:val="1"/>
          <w:numId w:val="1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Short term predictions</w:t>
      </w:r>
      <w:r>
        <w:rPr>
          <w:rFonts w:cs="Arial Unicode MS"/>
          <w:noProof/>
        </w:rPr>
        <w:tab/>
      </w:r>
      <w:r w:rsidR="003A20BC">
        <w:rPr>
          <w:noProof/>
        </w:rPr>
        <w:fldChar w:fldCharType="begin"/>
      </w:r>
      <w:r>
        <w:rPr>
          <w:noProof/>
        </w:rPr>
        <w:instrText xml:space="preserve"> PAGEREF _Toc32 \h </w:instrText>
      </w:r>
      <w:r w:rsidR="003A20BC">
        <w:rPr>
          <w:noProof/>
        </w:rPr>
      </w:r>
      <w:r w:rsidR="003A20BC">
        <w:rPr>
          <w:noProof/>
        </w:rPr>
        <w:fldChar w:fldCharType="separate"/>
      </w:r>
      <w:r w:rsidR="006378C8">
        <w:rPr>
          <w:noProof/>
        </w:rPr>
        <w:t>37</w:t>
      </w:r>
      <w:r w:rsidR="003A20BC">
        <w:rPr>
          <w:noProof/>
        </w:rPr>
        <w:fldChar w:fldCharType="end"/>
      </w:r>
    </w:p>
    <w:p w:rsidR="00BC3515" w:rsidRDefault="00BC3515" w14:paraId="67544B7E" w14:textId="53A77F8A">
      <w:pPr>
        <w:pStyle w:val="TOC21"/>
        <w:numPr>
          <w:ilvl w:val="1"/>
          <w:numId w:val="1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Medium term predictions</w:t>
      </w:r>
      <w:r>
        <w:rPr>
          <w:rFonts w:cs="Arial Unicode MS"/>
          <w:noProof/>
        </w:rPr>
        <w:tab/>
      </w:r>
      <w:r w:rsidR="003A20BC">
        <w:rPr>
          <w:noProof/>
        </w:rPr>
        <w:fldChar w:fldCharType="begin"/>
      </w:r>
      <w:r>
        <w:rPr>
          <w:noProof/>
        </w:rPr>
        <w:instrText xml:space="preserve"> PAGEREF _Toc33 \h </w:instrText>
      </w:r>
      <w:r w:rsidR="003A20BC">
        <w:rPr>
          <w:noProof/>
        </w:rPr>
      </w:r>
      <w:r w:rsidR="003A20BC">
        <w:rPr>
          <w:noProof/>
        </w:rPr>
        <w:fldChar w:fldCharType="separate"/>
      </w:r>
      <w:r w:rsidR="006378C8">
        <w:rPr>
          <w:noProof/>
        </w:rPr>
        <w:t>37</w:t>
      </w:r>
      <w:r w:rsidR="003A20BC">
        <w:rPr>
          <w:noProof/>
        </w:rPr>
        <w:fldChar w:fldCharType="end"/>
      </w:r>
    </w:p>
    <w:p w:rsidR="00BC3515" w:rsidRDefault="00BC3515" w14:paraId="27E116B6" w14:textId="73EB3492">
      <w:pPr>
        <w:pStyle w:val="TOC21"/>
        <w:numPr>
          <w:ilvl w:val="1"/>
          <w:numId w:val="11"/>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Long term predictions</w:t>
      </w:r>
      <w:r>
        <w:rPr>
          <w:rFonts w:cs="Arial Unicode MS"/>
          <w:noProof/>
        </w:rPr>
        <w:tab/>
      </w:r>
      <w:r w:rsidR="003A20BC">
        <w:rPr>
          <w:noProof/>
        </w:rPr>
        <w:fldChar w:fldCharType="begin"/>
      </w:r>
      <w:r>
        <w:rPr>
          <w:noProof/>
        </w:rPr>
        <w:instrText xml:space="preserve"> PAGEREF _Toc34 \h </w:instrText>
      </w:r>
      <w:r w:rsidR="003A20BC">
        <w:rPr>
          <w:noProof/>
        </w:rPr>
      </w:r>
      <w:r w:rsidR="003A20BC">
        <w:rPr>
          <w:noProof/>
        </w:rPr>
        <w:fldChar w:fldCharType="separate"/>
      </w:r>
      <w:r w:rsidR="006378C8">
        <w:rPr>
          <w:noProof/>
        </w:rPr>
        <w:t>37</w:t>
      </w:r>
      <w:r w:rsidR="003A20BC">
        <w:rPr>
          <w:noProof/>
        </w:rPr>
        <w:fldChar w:fldCharType="end"/>
      </w:r>
    </w:p>
    <w:p w:rsidR="00BC3515" w:rsidRDefault="00BC3515" w14:paraId="01311A37" w14:textId="05C4DAA4">
      <w:pPr>
        <w:pStyle w:val="TOC11"/>
        <w:numPr>
          <w:ilvl w:val="0"/>
          <w:numId w:val="12"/>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Draft scientific advice</w:t>
      </w:r>
      <w:r>
        <w:rPr>
          <w:rFonts w:cs="Arial Unicode MS"/>
          <w:noProof/>
        </w:rPr>
        <w:tab/>
      </w:r>
      <w:r w:rsidR="003A20BC">
        <w:rPr>
          <w:noProof/>
        </w:rPr>
        <w:fldChar w:fldCharType="begin"/>
      </w:r>
      <w:r>
        <w:rPr>
          <w:noProof/>
        </w:rPr>
        <w:instrText xml:space="preserve"> PAGEREF _Toc35 \h </w:instrText>
      </w:r>
      <w:r w:rsidR="003A20BC">
        <w:rPr>
          <w:noProof/>
        </w:rPr>
      </w:r>
      <w:r w:rsidR="003A20BC">
        <w:rPr>
          <w:noProof/>
        </w:rPr>
        <w:fldChar w:fldCharType="separate"/>
      </w:r>
      <w:r w:rsidR="006378C8">
        <w:rPr>
          <w:noProof/>
        </w:rPr>
        <w:t>38</w:t>
      </w:r>
      <w:r w:rsidR="003A20BC">
        <w:rPr>
          <w:noProof/>
        </w:rPr>
        <w:fldChar w:fldCharType="end"/>
      </w:r>
    </w:p>
    <w:p w:rsidR="00BC3515" w:rsidRDefault="00BC3515" w14:paraId="53C75824" w14:textId="5B28838C">
      <w:pPr>
        <w:pStyle w:val="TOC21"/>
        <w:numPr>
          <w:ilvl w:val="1"/>
          <w:numId w:val="12"/>
        </w:numPr>
        <w:pBdr>
          <w:top w:val="none" w:color="auto" w:sz="0" w:space="0"/>
          <w:left w:val="none" w:color="auto" w:sz="0" w:space="0"/>
          <w:bottom w:val="none" w:color="auto" w:sz="0" w:space="0"/>
          <w:right w:val="none" w:color="auto" w:sz="0" w:space="0"/>
          <w:bar w:val="none" w:color="auto" w:sz="0"/>
        </w:pBdr>
        <w:rPr>
          <w:noProof/>
        </w:rPr>
      </w:pPr>
      <w:r>
        <w:rPr>
          <w:rFonts w:cs="Arial Unicode MS"/>
          <w:noProof/>
        </w:rPr>
        <w:t>Explanation of codes</w:t>
      </w:r>
      <w:r>
        <w:rPr>
          <w:rFonts w:cs="Arial Unicode MS"/>
          <w:noProof/>
        </w:rPr>
        <w:tab/>
      </w:r>
      <w:r w:rsidR="003A20BC">
        <w:rPr>
          <w:noProof/>
        </w:rPr>
        <w:fldChar w:fldCharType="begin"/>
      </w:r>
      <w:r>
        <w:rPr>
          <w:noProof/>
        </w:rPr>
        <w:instrText xml:space="preserve"> PAGEREF _Toc36 \h </w:instrText>
      </w:r>
      <w:r w:rsidR="003A20BC">
        <w:rPr>
          <w:noProof/>
        </w:rPr>
      </w:r>
      <w:r w:rsidR="003A20BC">
        <w:rPr>
          <w:noProof/>
        </w:rPr>
        <w:fldChar w:fldCharType="separate"/>
      </w:r>
      <w:r w:rsidR="006378C8">
        <w:rPr>
          <w:noProof/>
        </w:rPr>
        <w:t>39</w:t>
      </w:r>
      <w:r w:rsidR="003A20BC">
        <w:rPr>
          <w:noProof/>
        </w:rPr>
        <w:fldChar w:fldCharType="end"/>
      </w:r>
    </w:p>
    <w:p w:rsidR="00BC3515" w:rsidRDefault="003A20BC" w14:paraId="218D44B5" w14:textId="77777777">
      <w:pPr>
        <w:pStyle w:val="BodyA"/>
        <w:pBdr>
          <w:top w:val="none" w:color="auto" w:sz="0" w:space="0"/>
          <w:left w:val="none" w:color="auto" w:sz="0" w:space="0"/>
          <w:bottom w:val="none" w:color="auto" w:sz="0" w:space="0"/>
          <w:right w:val="none" w:color="auto" w:sz="0" w:space="0"/>
          <w:bar w:val="none" w:color="auto" w:sz="0"/>
        </w:pBdr>
        <w:jc w:val="center"/>
      </w:pPr>
      <w:r>
        <w:fldChar w:fldCharType="end"/>
      </w:r>
    </w:p>
    <w:p w:rsidR="00BC3515" w:rsidRDefault="00BC3515" w14:paraId="43919AB6" w14:textId="77777777">
      <w:pPr>
        <w:pStyle w:val="SubtitleA"/>
        <w:pBdr>
          <w:top w:val="none" w:color="auto" w:sz="0" w:space="0"/>
          <w:left w:val="none" w:color="auto" w:sz="0" w:space="0"/>
          <w:bottom w:val="none" w:color="auto" w:sz="0" w:space="0"/>
          <w:right w:val="none" w:color="auto" w:sz="0" w:space="0"/>
          <w:bar w:val="none" w:color="auto" w:sz="0"/>
        </w:pBdr>
        <w:rPr>
          <w:i w:val="0"/>
          <w:iCs w:val="0"/>
          <w:sz w:val="24"/>
          <w:szCs w:val="24"/>
        </w:rPr>
      </w:pPr>
    </w:p>
    <w:p w:rsidR="00BC3515" w:rsidRDefault="00BC3515" w14:paraId="43E9127B" w14:textId="77777777">
      <w:pPr>
        <w:pStyle w:val="Heading"/>
        <w:pBdr>
          <w:top w:val="none" w:color="auto" w:sz="0" w:space="0"/>
          <w:left w:val="none" w:color="auto" w:sz="0" w:space="0"/>
          <w:bottom w:val="none" w:color="auto" w:sz="0" w:space="0"/>
          <w:right w:val="none" w:color="auto" w:sz="0" w:space="0"/>
          <w:bar w:val="none" w:color="auto" w:sz="0"/>
        </w:pBdr>
      </w:pPr>
      <w:r>
        <w:rPr>
          <w:rFonts w:ascii="Arial Unicode MS" w:cs="Arial Unicode MS"/>
          <w:b w:val="0"/>
          <w:bCs w:val="0"/>
        </w:rPr>
        <w:br w:type="page"/>
      </w:r>
    </w:p>
    <w:p w:rsidR="00BC3515" w:rsidRDefault="00BC3515" w14:paraId="5F76D4C5" w14:textId="77777777">
      <w:pPr>
        <w:pStyle w:val="Heading"/>
        <w:numPr>
          <w:ilvl w:val="0"/>
          <w:numId w:val="14"/>
        </w:numPr>
        <w:pBdr>
          <w:top w:val="none" w:color="auto" w:sz="0" w:space="0"/>
          <w:left w:val="none" w:color="auto" w:sz="0" w:space="0"/>
          <w:bottom w:val="none" w:color="auto" w:sz="0" w:space="0"/>
          <w:right w:val="none" w:color="auto" w:sz="0" w:space="0"/>
          <w:bar w:val="none" w:color="auto" w:sz="0"/>
        </w:pBdr>
        <w:rPr>
          <w:rFonts w:ascii="Calibri" w:hAnsi="Calibri" w:cs="Calibri"/>
        </w:rPr>
      </w:pPr>
      <w:bookmarkStart w:name="_Toc" w:id="0"/>
      <w:r>
        <w:rPr>
          <w:rFonts w:ascii="Calibri" w:hAnsi="Calibri"/>
        </w:rPr>
        <w:lastRenderedPageBreak/>
        <w:t>Basic Identification Data</w:t>
      </w:r>
      <w:bookmarkEnd w:id="0"/>
    </w:p>
    <w:p w:rsidR="00BC3515" w:rsidRDefault="00BC3515" w14:paraId="6CCD6C78" w14:textId="77777777">
      <w:pPr>
        <w:pStyle w:val="BodyA"/>
        <w:pBdr>
          <w:top w:val="none" w:color="auto" w:sz="0" w:space="0"/>
          <w:left w:val="none" w:color="auto" w:sz="0" w:space="0"/>
          <w:bottom w:val="none" w:color="auto" w:sz="0" w:space="0"/>
          <w:right w:val="none" w:color="auto" w:sz="0" w:space="0"/>
          <w:bar w:val="none" w:color="auto" w:sz="0"/>
        </w:pBdr>
        <w:rPr>
          <w:color w:val="FF0000"/>
          <w:u w:color="FF0000"/>
        </w:rPr>
      </w:pPr>
    </w:p>
    <w:tbl>
      <w:tblPr>
        <w:tblW w:w="9632"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3227"/>
        <w:gridCol w:w="3190"/>
        <w:gridCol w:w="3215"/>
      </w:tblGrid>
      <w:tr w:rsidR="00BC3515" w:rsidTr="5089C570" w14:paraId="084D8426"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1FC72EC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Scientific name:</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375B6E60"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Common name:</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49A6350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ISCAAP Group:</w:t>
            </w:r>
          </w:p>
        </w:tc>
      </w:tr>
      <w:tr w:rsidR="00BC3515" w:rsidTr="5089C570" w14:paraId="4D3B6686"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P="00342B79" w:rsidRDefault="00BC3515" w14:paraId="20D34C2C"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proofErr w:type="spellStart"/>
            <w:r w:rsidRPr="00342B79">
              <w:rPr>
                <w:rFonts w:ascii="Calibri" w:hAnsi="Calibri"/>
                <w:i/>
                <w:iCs/>
                <w:sz w:val="22"/>
                <w:szCs w:val="22"/>
              </w:rPr>
              <w:t>Engraulis</w:t>
            </w:r>
            <w:proofErr w:type="spellEnd"/>
            <w:r w:rsidRPr="00342B79">
              <w:rPr>
                <w:rFonts w:ascii="Calibri" w:hAnsi="Calibri"/>
                <w:i/>
                <w:iCs/>
                <w:sz w:val="22"/>
                <w:szCs w:val="22"/>
              </w:rPr>
              <w:t xml:space="preserve"> </w:t>
            </w:r>
            <w:proofErr w:type="spellStart"/>
            <w:r w:rsidRPr="00342B79">
              <w:rPr>
                <w:rFonts w:ascii="Calibri" w:hAnsi="Calibri"/>
                <w:i/>
                <w:iCs/>
                <w:sz w:val="22"/>
                <w:szCs w:val="22"/>
              </w:rPr>
              <w:t>encrasicolus</w:t>
            </w:r>
            <w:proofErr w:type="spellEnd"/>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99"/>
            <w:tcMar>
              <w:top w:w="80" w:type="dxa"/>
              <w:left w:w="80" w:type="dxa"/>
              <w:bottom w:w="80" w:type="dxa"/>
              <w:right w:w="80" w:type="dxa"/>
            </w:tcMar>
          </w:tcPr>
          <w:p w:rsidR="00BC3515" w:rsidP="00342B79" w:rsidRDefault="00BC3515" w14:paraId="651DE775"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color w:val="808080"/>
                <w:u w:color="808080"/>
                <w:lang w:val="it-IT"/>
              </w:rPr>
              <w:t>Anchovy</w:t>
            </w:r>
            <w:proofErr w:type="spellEnd"/>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99"/>
            <w:tcMar>
              <w:top w:w="80" w:type="dxa"/>
              <w:left w:w="80" w:type="dxa"/>
              <w:bottom w:w="80" w:type="dxa"/>
              <w:right w:w="80" w:type="dxa"/>
            </w:tcMar>
          </w:tcPr>
          <w:p w:rsidR="00BC3515" w:rsidP="00342B79" w:rsidRDefault="00BC3515" w14:paraId="47456B8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color w:val="808080"/>
                <w:u w:color="808080"/>
              </w:rPr>
              <w:t>[ISCAAP Group]</w:t>
            </w:r>
          </w:p>
        </w:tc>
      </w:tr>
      <w:tr w:rsidR="00BC3515" w:rsidTr="5089C570" w14:paraId="201F62B8"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7AD8F0E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1</w:t>
            </w:r>
            <w:r w:rsidRPr="00342B79">
              <w:rPr>
                <w:b/>
                <w:bCs/>
                <w:vertAlign w:val="superscript"/>
              </w:rPr>
              <w:t>st</w:t>
            </w:r>
            <w:r w:rsidRPr="00342B79">
              <w:rPr>
                <w:b/>
                <w:bCs/>
              </w:rPr>
              <w:t xml:space="preserve"> Geographical sub-area:</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6F9EC00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2</w:t>
            </w:r>
            <w:r w:rsidRPr="00342B79">
              <w:rPr>
                <w:b/>
                <w:bCs/>
                <w:vertAlign w:val="superscript"/>
              </w:rPr>
              <w:t>nd</w:t>
            </w:r>
            <w:r w:rsidRPr="00342B79">
              <w:rPr>
                <w:b/>
                <w:bCs/>
              </w:rPr>
              <w:t xml:space="preserve">  Geographical sub-area:</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3839E55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3</w:t>
            </w:r>
            <w:r w:rsidRPr="00342B79">
              <w:rPr>
                <w:b/>
                <w:bCs/>
                <w:vertAlign w:val="superscript"/>
              </w:rPr>
              <w:t>rd</w:t>
            </w:r>
            <w:r w:rsidRPr="00342B79">
              <w:rPr>
                <w:b/>
                <w:bCs/>
              </w:rPr>
              <w:t xml:space="preserve"> Geographical sub-area:</w:t>
            </w:r>
          </w:p>
        </w:tc>
      </w:tr>
      <w:tr w:rsidR="00BC3515" w:rsidTr="5089C570" w14:paraId="4FB63675" w14:textId="77777777">
        <w:trPr>
          <w:trHeight w:val="30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P="00342B79" w:rsidRDefault="00BC3515" w14:paraId="6F1ADDD8" w14:textId="77777777">
            <w:pPr>
              <w:pStyle w:val="BodyA"/>
              <w:pBdr>
                <w:top w:val="none" w:color="auto" w:sz="0" w:space="0"/>
                <w:left w:val="none" w:color="auto" w:sz="0" w:space="0"/>
                <w:bottom w:val="none" w:color="auto" w:sz="0" w:space="0"/>
                <w:right w:val="none" w:color="auto" w:sz="0" w:space="0"/>
                <w:bar w:val="none" w:color="auto" w:sz="0"/>
              </w:pBdr>
              <w:tabs>
                <w:tab w:val="left" w:pos="2988"/>
              </w:tabs>
              <w:jc w:val="center"/>
            </w:pPr>
            <w:r w:rsidRPr="00342B79">
              <w:rPr>
                <w:color w:val="1F497D"/>
                <w:u w:color="1F497D"/>
                <w:lang w:val="it-IT"/>
              </w:rPr>
              <w:t>GSA17</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P="00342B79" w:rsidRDefault="00BC3515" w14:paraId="74BD9FBA" w14:textId="77777777">
            <w:pPr>
              <w:pStyle w:val="BodyA"/>
              <w:pBdr>
                <w:top w:val="none" w:color="auto" w:sz="0" w:space="0"/>
                <w:left w:val="none" w:color="auto" w:sz="0" w:space="0"/>
                <w:bottom w:val="none" w:color="auto" w:sz="0" w:space="0"/>
                <w:right w:val="none" w:color="auto" w:sz="0" w:space="0"/>
                <w:bar w:val="none" w:color="auto" w:sz="0"/>
              </w:pBdr>
              <w:tabs>
                <w:tab w:val="left" w:pos="2988"/>
              </w:tabs>
              <w:jc w:val="center"/>
            </w:pPr>
            <w:r w:rsidRPr="00342B79">
              <w:rPr>
                <w:color w:val="1F497D"/>
                <w:u w:color="1F497D"/>
                <w:lang w:val="it-IT"/>
              </w:rPr>
              <w:t>GSA18</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RDefault="00BC3515" w14:paraId="29A590F1" w14:textId="77777777">
            <w:pPr>
              <w:pBdr>
                <w:top w:val="none" w:color="auto" w:sz="0" w:space="0"/>
                <w:left w:val="none" w:color="auto" w:sz="0" w:space="0"/>
                <w:bottom w:val="none" w:color="auto" w:sz="0" w:space="0"/>
                <w:right w:val="none" w:color="auto" w:sz="0" w:space="0"/>
                <w:bar w:val="none" w:color="auto" w:sz="0"/>
              </w:pBdr>
            </w:pPr>
          </w:p>
        </w:tc>
      </w:tr>
      <w:tr w:rsidR="00BC3515" w:rsidTr="5089C570" w14:paraId="2F5FB1F2"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1C53F63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4</w:t>
            </w:r>
            <w:r w:rsidRPr="00342B79">
              <w:rPr>
                <w:b/>
                <w:bCs/>
                <w:vertAlign w:val="superscript"/>
              </w:rPr>
              <w:t>th</w:t>
            </w:r>
            <w:r w:rsidRPr="00342B79">
              <w:rPr>
                <w:b/>
                <w:bCs/>
              </w:rPr>
              <w:t xml:space="preserve">  Geographical sub-area:</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5C19F31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5</w:t>
            </w:r>
            <w:r w:rsidRPr="00342B79">
              <w:rPr>
                <w:b/>
                <w:bCs/>
                <w:vertAlign w:val="superscript"/>
              </w:rPr>
              <w:t>th</w:t>
            </w:r>
            <w:r w:rsidRPr="00342B79">
              <w:rPr>
                <w:b/>
                <w:bCs/>
              </w:rPr>
              <w:t xml:space="preserve">  Geographical sub-area:</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6A8FF2B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6</w:t>
            </w:r>
            <w:r w:rsidRPr="00342B79">
              <w:rPr>
                <w:b/>
                <w:bCs/>
                <w:vertAlign w:val="superscript"/>
              </w:rPr>
              <w:t>th</w:t>
            </w:r>
            <w:r w:rsidRPr="00342B79">
              <w:rPr>
                <w:b/>
                <w:bCs/>
              </w:rPr>
              <w:t xml:space="preserve">  Geographical sub-area:</w:t>
            </w:r>
          </w:p>
        </w:tc>
      </w:tr>
      <w:tr w:rsidR="00BC3515" w:rsidTr="5089C570" w14:paraId="47AB2C01" w14:textId="77777777">
        <w:trPr>
          <w:trHeight w:val="30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RDefault="00BC3515" w14:paraId="053A6BBB" w14:textId="77777777">
            <w:pPr>
              <w:pBdr>
                <w:top w:val="none" w:color="auto" w:sz="0" w:space="0"/>
                <w:left w:val="none" w:color="auto" w:sz="0" w:space="0"/>
                <w:bottom w:val="none" w:color="auto" w:sz="0" w:space="0"/>
                <w:right w:val="none" w:color="auto" w:sz="0" w:space="0"/>
                <w:bar w:val="none" w:color="auto" w:sz="0"/>
              </w:pBdr>
            </w:pP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RDefault="00BC3515" w14:paraId="2D439E1B" w14:textId="77777777">
            <w:pPr>
              <w:pBdr>
                <w:top w:val="none" w:color="auto" w:sz="0" w:space="0"/>
                <w:left w:val="none" w:color="auto" w:sz="0" w:space="0"/>
                <w:bottom w:val="none" w:color="auto" w:sz="0" w:space="0"/>
                <w:right w:val="none" w:color="auto" w:sz="0" w:space="0"/>
                <w:bar w:val="none" w:color="auto" w:sz="0"/>
              </w:pBdr>
            </w:pP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80" w:type="dxa"/>
              <w:left w:w="80" w:type="dxa"/>
              <w:bottom w:w="80" w:type="dxa"/>
              <w:right w:w="80" w:type="dxa"/>
            </w:tcMar>
          </w:tcPr>
          <w:p w:rsidR="00BC3515" w:rsidRDefault="00BC3515" w14:paraId="16153BFE" w14:textId="77777777">
            <w:pPr>
              <w:pBdr>
                <w:top w:val="none" w:color="auto" w:sz="0" w:space="0"/>
                <w:left w:val="none" w:color="auto" w:sz="0" w:space="0"/>
                <w:bottom w:val="none" w:color="auto" w:sz="0" w:space="0"/>
                <w:right w:val="none" w:color="auto" w:sz="0" w:space="0"/>
                <w:bar w:val="none" w:color="auto" w:sz="0"/>
              </w:pBdr>
            </w:pPr>
          </w:p>
        </w:tc>
      </w:tr>
      <w:tr w:rsidR="00BC3515" w:rsidTr="5089C570" w14:paraId="67F8463C"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0CC40D1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1</w:t>
            </w:r>
            <w:r w:rsidRPr="00342B79">
              <w:rPr>
                <w:b/>
                <w:bCs/>
                <w:vertAlign w:val="superscript"/>
              </w:rPr>
              <w:t>st</w:t>
            </w:r>
            <w:r w:rsidRPr="00342B79">
              <w:rPr>
                <w:b/>
                <w:bCs/>
              </w:rPr>
              <w:t xml:space="preserve"> Country</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5835EB7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2</w:t>
            </w:r>
            <w:r w:rsidRPr="00342B79">
              <w:rPr>
                <w:b/>
                <w:bCs/>
                <w:vertAlign w:val="superscript"/>
              </w:rPr>
              <w:t>nd</w:t>
            </w:r>
            <w:r w:rsidRPr="00342B79">
              <w:rPr>
                <w:b/>
                <w:bCs/>
              </w:rPr>
              <w:t xml:space="preserve"> Country</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2797071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3</w:t>
            </w:r>
            <w:r w:rsidRPr="00342B79">
              <w:rPr>
                <w:b/>
                <w:bCs/>
                <w:vertAlign w:val="superscript"/>
              </w:rPr>
              <w:t>rd</w:t>
            </w:r>
            <w:r w:rsidRPr="00342B79">
              <w:rPr>
                <w:b/>
                <w:bCs/>
              </w:rPr>
              <w:t xml:space="preserve"> Country</w:t>
            </w:r>
          </w:p>
        </w:tc>
      </w:tr>
      <w:tr w:rsidR="00BC3515" w:rsidTr="5089C570" w14:paraId="479EE55F"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P="00342B79" w:rsidRDefault="00BC3515" w14:paraId="3AAB6B2D"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color w:val="1F497D"/>
                <w:u w:color="1F497D"/>
                <w:lang w:val="it-IT"/>
              </w:rPr>
              <w:t>Italy</w:t>
            </w:r>
            <w:proofErr w:type="spellEnd"/>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P="00342B79" w:rsidRDefault="00BC3515" w14:paraId="5D3B6F18"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color w:val="1F497D"/>
                <w:u w:color="1F497D"/>
                <w:lang w:val="it-IT"/>
              </w:rPr>
              <w:t>Croatia</w:t>
            </w:r>
            <w:proofErr w:type="spellEnd"/>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P="00342B79" w:rsidRDefault="00BC3515" w14:paraId="4C21CC1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color w:val="1F497D"/>
                <w:u w:color="1F497D"/>
                <w:lang w:val="it-IT"/>
              </w:rPr>
              <w:t>Slovenia</w:t>
            </w:r>
          </w:p>
        </w:tc>
      </w:tr>
      <w:tr w:rsidR="00BC3515" w:rsidTr="5089C570" w14:paraId="56A79B40" w14:textId="77777777">
        <w:trPr>
          <w:trHeight w:val="28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35D239A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4</w:t>
            </w:r>
            <w:r w:rsidRPr="00342B79">
              <w:rPr>
                <w:b/>
                <w:bCs/>
                <w:vertAlign w:val="superscript"/>
              </w:rPr>
              <w:t>th</w:t>
            </w:r>
            <w:r w:rsidRPr="00342B79">
              <w:rPr>
                <w:b/>
                <w:bCs/>
              </w:rPr>
              <w:t xml:space="preserve"> Country</w:t>
            </w:r>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5CFA110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5</w:t>
            </w:r>
            <w:r w:rsidRPr="00342B79">
              <w:rPr>
                <w:b/>
                <w:bCs/>
                <w:vertAlign w:val="superscript"/>
              </w:rPr>
              <w:t>th</w:t>
            </w:r>
            <w:r w:rsidRPr="00342B79">
              <w:rPr>
                <w:b/>
                <w:bCs/>
              </w:rPr>
              <w:t xml:space="preserve"> Country</w:t>
            </w:r>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006C528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6</w:t>
            </w:r>
            <w:r w:rsidRPr="00342B79">
              <w:rPr>
                <w:b/>
                <w:bCs/>
                <w:vertAlign w:val="superscript"/>
              </w:rPr>
              <w:t>th</w:t>
            </w:r>
            <w:r w:rsidRPr="00342B79">
              <w:rPr>
                <w:b/>
                <w:bCs/>
              </w:rPr>
              <w:t xml:space="preserve"> Country</w:t>
            </w:r>
          </w:p>
        </w:tc>
      </w:tr>
      <w:tr w:rsidR="00BC3515" w:rsidTr="5089C570" w14:paraId="7F157A21" w14:textId="77777777">
        <w:trPr>
          <w:trHeight w:val="300"/>
        </w:trPr>
        <w:tc>
          <w:tcPr>
            <w:tcW w:w="322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P="00342B79" w:rsidRDefault="00BC3515" w14:paraId="76FBD0A5"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smartTag w:uri="urn:schemas-microsoft-com:office:smarttags" w:element="country-region">
              <w:smartTag w:uri="urn:schemas-microsoft-com:office:smarttags" w:element="place">
                <w:r w:rsidRPr="00342B79">
                  <w:rPr>
                    <w:rFonts w:ascii="Calibri" w:hAnsi="Calibri"/>
                    <w:color w:val="1F497D"/>
                    <w:sz w:val="22"/>
                    <w:szCs w:val="22"/>
                    <w:u w:color="1F497D"/>
                  </w:rPr>
                  <w:t>Albania</w:t>
                </w:r>
              </w:smartTag>
            </w:smartTag>
          </w:p>
        </w:tc>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P="00342B79" w:rsidRDefault="00BC3515" w14:paraId="358052E9"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smartTag w:uri="urn:schemas-microsoft-com:office:smarttags" w:element="country-region">
              <w:smartTag w:uri="urn:schemas-microsoft-com:office:smarttags" w:element="place">
                <w:r w:rsidRPr="00342B79">
                  <w:rPr>
                    <w:rFonts w:ascii="Calibri" w:hAnsi="Calibri"/>
                    <w:color w:val="1F497D"/>
                    <w:sz w:val="22"/>
                    <w:szCs w:val="22"/>
                    <w:u w:color="1F497D"/>
                  </w:rPr>
                  <w:t>Montenegro</w:t>
                </w:r>
              </w:smartTag>
            </w:smartTag>
          </w:p>
        </w:tc>
        <w:tc>
          <w:tcPr>
            <w:tcW w:w="321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00BC3515" w:rsidRDefault="00BC3515" w14:paraId="16F98FFC" w14:textId="77777777">
            <w:pPr>
              <w:pBdr>
                <w:top w:val="none" w:color="auto" w:sz="0" w:space="0"/>
                <w:left w:val="none" w:color="auto" w:sz="0" w:space="0"/>
                <w:bottom w:val="none" w:color="auto" w:sz="0" w:space="0"/>
                <w:right w:val="none" w:color="auto" w:sz="0" w:space="0"/>
                <w:bar w:val="none" w:color="auto" w:sz="0"/>
              </w:pBdr>
            </w:pPr>
          </w:p>
        </w:tc>
      </w:tr>
      <w:tr w:rsidR="00BC3515" w:rsidTr="5089C570" w14:paraId="42882827" w14:textId="77777777">
        <w:trPr>
          <w:trHeight w:val="28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75FB3E0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Stock assessment method: (direct, indirect, combined, none)</w:t>
            </w:r>
          </w:p>
        </w:tc>
      </w:tr>
      <w:tr w:rsidR="00BC3515" w:rsidTr="5089C570" w14:paraId="519671B1" w14:textId="77777777">
        <w:trPr>
          <w:trHeight w:val="28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FEC5"/>
            <w:tcMar>
              <w:top w:w="80" w:type="dxa"/>
              <w:left w:w="80" w:type="dxa"/>
              <w:bottom w:w="80" w:type="dxa"/>
              <w:right w:w="80" w:type="dxa"/>
            </w:tcMar>
          </w:tcPr>
          <w:p w:rsidR="00BC3515" w:rsidP="00342B79" w:rsidRDefault="00BC3515" w14:paraId="7C793941" w14:textId="77777777">
            <w:pPr>
              <w:pBdr>
                <w:top w:val="none" w:color="auto" w:sz="0" w:space="0"/>
                <w:left w:val="none" w:color="auto" w:sz="0" w:space="0"/>
                <w:bottom w:val="none" w:color="auto" w:sz="0" w:space="0"/>
                <w:right w:val="none" w:color="auto" w:sz="0" w:space="0"/>
                <w:bar w:val="none" w:color="auto" w:sz="0"/>
              </w:pBdr>
              <w:tabs>
                <w:tab w:val="left" w:pos="5880"/>
              </w:tabs>
              <w:spacing w:after="200" w:line="276" w:lineRule="auto"/>
              <w:jc w:val="center"/>
            </w:pPr>
            <w:r w:rsidRPr="00342B79">
              <w:rPr>
                <w:rFonts w:ascii="Calibri" w:hAnsi="Calibri"/>
                <w:b/>
                <w:bCs/>
                <w:color w:val="1F497D"/>
                <w:sz w:val="22"/>
                <w:szCs w:val="22"/>
                <w:u w:color="1F497D"/>
              </w:rPr>
              <w:t>SAM</w:t>
            </w:r>
          </w:p>
        </w:tc>
      </w:tr>
      <w:tr w:rsidR="00BC3515" w:rsidTr="5089C570" w14:paraId="4087CB9D" w14:textId="77777777">
        <w:trPr>
          <w:trHeight w:val="28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13946F8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Authors:</w:t>
            </w:r>
          </w:p>
        </w:tc>
      </w:tr>
      <w:tr w:rsidRPr="00247DA5" w:rsidR="00BC3515" w:rsidTr="5089C570" w14:paraId="3B8D83CB" w14:textId="77777777">
        <w:trPr>
          <w:trHeight w:val="28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Pr="00247DA5" w:rsidR="00247DA5" w:rsidP="5089C570" w:rsidRDefault="00247DA5" w14:paraId="349B0EA4" w14:textId="5CDFDCC1">
            <w:pPr>
              <w:pStyle w:val="BodyA"/>
              <w:pBdr>
                <w:top w:val="none" w:color="auto" w:sz="0" w:space="0"/>
                <w:left w:val="none" w:color="auto" w:sz="0" w:space="0"/>
                <w:bottom w:val="none" w:color="auto" w:sz="0" w:space="0"/>
                <w:right w:val="none" w:color="auto" w:sz="0" w:space="0"/>
                <w:bar w:val="none" w:color="auto" w:sz="0"/>
              </w:pBdr>
              <w:jc w:val="both"/>
              <w:rPr>
                <w:lang w:val="it-IT"/>
              </w:rPr>
            </w:pPr>
            <w:bookmarkStart w:name="_GoBack" w:id="1"/>
            <w:r w:rsidRPr="5089C570" w:rsidR="5089C570">
              <w:rPr>
                <w:lang w:val="it-IT"/>
              </w:rPr>
              <w:t>Angelini S.</w:t>
            </w:r>
            <w:r w:rsidRPr="5089C570" w:rsidR="5089C570">
              <w:rPr>
                <w:vertAlign w:val="superscript"/>
                <w:lang w:val="it-IT"/>
              </w:rPr>
              <w:t>1</w:t>
            </w:r>
            <w:r w:rsidRPr="5089C570" w:rsidR="5089C570">
              <w:rPr>
                <w:lang w:val="it-IT"/>
              </w:rPr>
              <w:t xml:space="preserve">, </w:t>
            </w:r>
            <w:proofErr w:type="spellStart"/>
            <w:r w:rsidRPr="5089C570" w:rsidR="5089C570">
              <w:rPr>
                <w:lang w:val="it-IT"/>
              </w:rPr>
              <w:t>Arneri</w:t>
            </w:r>
            <w:proofErr w:type="spellEnd"/>
            <w:r w:rsidRPr="5089C570" w:rsidR="5089C570">
              <w:rPr>
                <w:lang w:val="it-IT"/>
              </w:rPr>
              <w:t xml:space="preserve"> E.</w:t>
            </w:r>
            <w:r w:rsidRPr="5089C570" w:rsidR="5089C570">
              <w:rPr>
                <w:vertAlign w:val="superscript"/>
                <w:lang w:val="it-IT"/>
              </w:rPr>
              <w:t>2</w:t>
            </w:r>
            <w:r w:rsidRPr="5089C570" w:rsidR="5089C570">
              <w:rPr>
                <w:lang w:val="it-IT"/>
              </w:rPr>
              <w:t>, Belardinelli A.</w:t>
            </w:r>
            <w:r w:rsidRPr="5089C570" w:rsidR="5089C570">
              <w:rPr>
                <w:vertAlign w:val="superscript"/>
                <w:lang w:val="it-IT"/>
              </w:rPr>
              <w:t>1</w:t>
            </w:r>
            <w:r w:rsidRPr="5089C570" w:rsidR="5089C570">
              <w:rPr>
                <w:lang w:val="it-IT"/>
              </w:rPr>
              <w:t>, Biagiotti I.</w:t>
            </w:r>
            <w:r w:rsidRPr="5089C570" w:rsidR="5089C570">
              <w:rPr>
                <w:vertAlign w:val="superscript"/>
                <w:lang w:val="it-IT"/>
              </w:rPr>
              <w:t>1</w:t>
            </w:r>
            <w:r w:rsidRPr="5089C570" w:rsidR="5089C570">
              <w:rPr>
                <w:lang w:val="it-IT"/>
              </w:rPr>
              <w:t xml:space="preserve">, </w:t>
            </w:r>
            <w:proofErr w:type="spellStart"/>
            <w:r w:rsidRPr="5089C570" w:rsidR="5089C570">
              <w:rPr>
                <w:lang w:val="it-IT"/>
              </w:rPr>
              <w:t>Bratina</w:t>
            </w:r>
            <w:proofErr w:type="spellEnd"/>
            <w:r w:rsidRPr="5089C570" w:rsidR="5089C570">
              <w:rPr>
                <w:lang w:val="it-IT"/>
              </w:rPr>
              <w:t xml:space="preserve"> P.</w:t>
            </w:r>
            <w:r w:rsidRPr="5089C570" w:rsidR="5089C570">
              <w:rPr>
                <w:vertAlign w:val="superscript"/>
                <w:lang w:val="it-IT"/>
              </w:rPr>
              <w:t>5</w:t>
            </w:r>
            <w:r w:rsidRPr="5089C570" w:rsidR="5089C570">
              <w:rPr>
                <w:lang w:val="it-IT"/>
              </w:rPr>
              <w:t xml:space="preserve">, </w:t>
            </w:r>
            <w:proofErr w:type="spellStart"/>
            <w:r w:rsidRPr="5089C570" w:rsidR="5089C570">
              <w:rPr>
                <w:lang w:val="it-IT"/>
              </w:rPr>
              <w:t>Canduci</w:t>
            </w:r>
            <w:proofErr w:type="spellEnd"/>
            <w:r w:rsidRPr="5089C570" w:rsidR="5089C570">
              <w:rPr>
                <w:lang w:val="it-IT"/>
              </w:rPr>
              <w:t xml:space="preserve"> G.</w:t>
            </w:r>
            <w:r w:rsidRPr="5089C570" w:rsidR="5089C570">
              <w:rPr>
                <w:vertAlign w:val="superscript"/>
                <w:lang w:val="it-IT"/>
              </w:rPr>
              <w:t>1</w:t>
            </w:r>
            <w:r w:rsidRPr="5089C570" w:rsidR="5089C570">
              <w:rPr>
                <w:lang w:val="it-IT"/>
              </w:rPr>
              <w:t>, Colella S.</w:t>
            </w:r>
            <w:r w:rsidRPr="5089C570" w:rsidR="5089C570">
              <w:rPr>
                <w:vertAlign w:val="superscript"/>
                <w:lang w:val="it-IT"/>
              </w:rPr>
              <w:t>1</w:t>
            </w:r>
            <w:r w:rsidRPr="5089C570" w:rsidR="5089C570">
              <w:rPr>
                <w:lang w:val="it-IT"/>
              </w:rPr>
              <w:t>, Costantini I.</w:t>
            </w:r>
            <w:r w:rsidRPr="5089C570" w:rsidR="5089C570">
              <w:rPr>
                <w:vertAlign w:val="superscript"/>
                <w:lang w:val="it-IT"/>
              </w:rPr>
              <w:t>1</w:t>
            </w:r>
            <w:r w:rsidRPr="5089C570" w:rsidR="5089C570">
              <w:rPr>
                <w:lang w:val="it-IT"/>
              </w:rPr>
              <w:t>, Croci C.</w:t>
            </w:r>
            <w:r w:rsidRPr="5089C570" w:rsidR="5089C570">
              <w:rPr>
                <w:vertAlign w:val="superscript"/>
                <w:lang w:val="it-IT"/>
              </w:rPr>
              <w:t>1</w:t>
            </w:r>
            <w:r w:rsidRPr="5089C570" w:rsidR="5089C570">
              <w:rPr>
                <w:lang w:val="it-IT"/>
              </w:rPr>
              <w:t>, De Felice A.</w:t>
            </w:r>
            <w:r w:rsidRPr="5089C570" w:rsidR="5089C570">
              <w:rPr>
                <w:vertAlign w:val="superscript"/>
                <w:lang w:val="it-IT"/>
              </w:rPr>
              <w:t>1</w:t>
            </w:r>
            <w:r w:rsidRPr="5089C570" w:rsidR="5089C570">
              <w:rPr>
                <w:lang w:val="it-IT"/>
              </w:rPr>
              <w:t>, Domenichetti F.</w:t>
            </w:r>
            <w:r w:rsidRPr="5089C570" w:rsidR="5089C570">
              <w:rPr>
                <w:vertAlign w:val="superscript"/>
                <w:lang w:val="it-IT"/>
              </w:rPr>
              <w:t>1</w:t>
            </w:r>
            <w:r w:rsidRPr="5089C570" w:rsidR="5089C570">
              <w:rPr>
                <w:lang w:val="it-IT"/>
              </w:rPr>
              <w:t>, Donato F.</w:t>
            </w:r>
            <w:r w:rsidRPr="5089C570" w:rsidR="5089C570">
              <w:rPr>
                <w:vertAlign w:val="superscript"/>
                <w:lang w:val="it-IT"/>
              </w:rPr>
              <w:t>1</w:t>
            </w:r>
            <w:r w:rsidRPr="5089C570" w:rsidR="5089C570">
              <w:rPr>
                <w:lang w:val="it-IT"/>
              </w:rPr>
              <w:t xml:space="preserve">, </w:t>
            </w:r>
            <w:proofErr w:type="spellStart"/>
            <w:r w:rsidRPr="5089C570" w:rsidR="5089C570">
              <w:rPr>
                <w:lang w:val="it-IT"/>
              </w:rPr>
              <w:t>Ga</w:t>
            </w:r>
            <w:r w:rsidRPr="5089C570" w:rsidR="5089C570">
              <w:rPr>
                <w:rFonts w:cs="Calibri"/>
                <w:lang w:val="it-IT"/>
              </w:rPr>
              <w:t>š</w:t>
            </w:r>
            <w:r w:rsidRPr="5089C570" w:rsidR="5089C570">
              <w:rPr>
                <w:lang w:val="it-IT"/>
              </w:rPr>
              <w:t>parevi</w:t>
            </w:r>
            <w:r w:rsidRPr="5089C570" w:rsidR="5089C570">
              <w:rPr>
                <w:rFonts w:cs="Calibri"/>
                <w:lang w:val="it-IT"/>
              </w:rPr>
              <w:t>ć</w:t>
            </w:r>
            <w:proofErr w:type="spellEnd"/>
            <w:r w:rsidRPr="5089C570" w:rsidR="5089C570">
              <w:rPr>
                <w:lang w:val="it-IT"/>
              </w:rPr>
              <w:t xml:space="preserve"> D.</w:t>
            </w:r>
            <w:r w:rsidRPr="5089C570" w:rsidR="5089C570">
              <w:rPr>
                <w:vertAlign w:val="superscript"/>
                <w:lang w:val="it-IT"/>
              </w:rPr>
              <w:t>3</w:t>
            </w:r>
            <w:r w:rsidRPr="5089C570" w:rsidR="5089C570">
              <w:rPr>
                <w:lang w:val="it-IT"/>
              </w:rPr>
              <w:t xml:space="preserve">, </w:t>
            </w:r>
            <w:proofErr w:type="spellStart"/>
            <w:r w:rsidRPr="5089C570" w:rsidR="5089C570">
              <w:rPr>
                <w:lang w:val="it-IT"/>
              </w:rPr>
              <w:t>Juretic</w:t>
            </w:r>
            <w:proofErr w:type="spellEnd"/>
            <w:r w:rsidRPr="5089C570" w:rsidR="5089C570">
              <w:rPr>
                <w:lang w:val="it-IT"/>
              </w:rPr>
              <w:t xml:space="preserve"> T.</w:t>
            </w:r>
            <w:r w:rsidRPr="5089C570" w:rsidR="5089C570">
              <w:rPr>
                <w:vertAlign w:val="superscript"/>
                <w:lang w:val="it-IT"/>
              </w:rPr>
              <w:t>3</w:t>
            </w:r>
            <w:r w:rsidRPr="5089C570" w:rsidR="5089C570">
              <w:rPr>
                <w:lang w:val="it-IT"/>
              </w:rPr>
              <w:t xml:space="preserve">, </w:t>
            </w:r>
            <w:r w:rsidRPr="5089C570" w:rsidR="5089C570">
              <w:rPr>
                <w:lang w:val="it-IT"/>
              </w:rPr>
              <w:t>Leonori I.</w:t>
            </w:r>
            <w:r w:rsidRPr="5089C570" w:rsidR="5089C570">
              <w:rPr>
                <w:vertAlign w:val="superscript"/>
                <w:lang w:val="it-IT"/>
              </w:rPr>
              <w:t>1</w:t>
            </w:r>
            <w:r w:rsidRPr="5089C570" w:rsidR="5089C570">
              <w:rPr>
                <w:lang w:val="it-IT"/>
              </w:rPr>
              <w:t>, Martinelli M.</w:t>
            </w:r>
            <w:r w:rsidRPr="5089C570" w:rsidR="5089C570">
              <w:rPr>
                <w:vertAlign w:val="superscript"/>
                <w:lang w:val="it-IT"/>
              </w:rPr>
              <w:t>1</w:t>
            </w:r>
            <w:r w:rsidRPr="5089C570" w:rsidR="5089C570">
              <w:rPr>
                <w:lang w:val="it-IT"/>
              </w:rPr>
              <w:t>, Milone N.</w:t>
            </w:r>
            <w:r w:rsidRPr="5089C570" w:rsidR="5089C570">
              <w:rPr>
                <w:vertAlign w:val="superscript"/>
                <w:lang w:val="it-IT"/>
              </w:rPr>
              <w:t>2</w:t>
            </w:r>
            <w:r w:rsidRPr="5089C570" w:rsidR="5089C570">
              <w:rPr>
                <w:lang w:val="it-IT"/>
              </w:rPr>
              <w:t xml:space="preserve">, </w:t>
            </w:r>
            <w:proofErr w:type="spellStart"/>
            <w:r w:rsidRPr="5089C570" w:rsidR="5089C570">
              <w:rPr>
                <w:lang w:val="it-IT"/>
              </w:rPr>
              <w:t>Modic</w:t>
            </w:r>
            <w:proofErr w:type="spellEnd"/>
            <w:r w:rsidRPr="5089C570" w:rsidR="5089C570">
              <w:rPr>
                <w:lang w:val="it-IT"/>
              </w:rPr>
              <w:t xml:space="preserve"> T.</w:t>
            </w:r>
            <w:r w:rsidRPr="5089C570" w:rsidR="5089C570">
              <w:rPr>
                <w:vertAlign w:val="superscript"/>
                <w:lang w:val="it-IT"/>
              </w:rPr>
              <w:t>5</w:t>
            </w:r>
            <w:r w:rsidRPr="5089C570" w:rsidR="5089C570">
              <w:rPr>
                <w:lang w:val="it-IT"/>
              </w:rPr>
              <w:t xml:space="preserve">, </w:t>
            </w:r>
            <w:proofErr w:type="spellStart"/>
            <w:r w:rsidRPr="5089C570" w:rsidR="5089C570">
              <w:rPr>
                <w:lang w:val="it-IT"/>
              </w:rPr>
              <w:t>Pallaoro</w:t>
            </w:r>
            <w:proofErr w:type="spellEnd"/>
            <w:r w:rsidRPr="5089C570" w:rsidR="5089C570">
              <w:rPr>
                <w:lang w:val="it-IT"/>
              </w:rPr>
              <w:t xml:space="preserve"> A.</w:t>
            </w:r>
            <w:r w:rsidRPr="5089C570" w:rsidR="5089C570">
              <w:rPr>
                <w:vertAlign w:val="superscript"/>
                <w:lang w:val="it-IT"/>
              </w:rPr>
              <w:t>3</w:t>
            </w:r>
            <w:r w:rsidRPr="5089C570" w:rsidR="5089C570">
              <w:rPr>
                <w:lang w:val="it-IT"/>
              </w:rPr>
              <w:t xml:space="preserve">, </w:t>
            </w:r>
            <w:r w:rsidRPr="5089C570" w:rsidR="5089C570">
              <w:rPr>
                <w:lang w:val="it-IT"/>
              </w:rPr>
              <w:t>Panfili M.</w:t>
            </w:r>
            <w:r w:rsidRPr="5089C570" w:rsidR="5089C570">
              <w:rPr>
                <w:vertAlign w:val="superscript"/>
                <w:lang w:val="it-IT"/>
              </w:rPr>
              <w:t>1</w:t>
            </w:r>
            <w:r w:rsidRPr="5089C570" w:rsidR="5089C570">
              <w:rPr>
                <w:lang w:val="it-IT"/>
              </w:rPr>
              <w:t xml:space="preserve">, </w:t>
            </w:r>
            <w:proofErr w:type="spellStart"/>
            <w:r w:rsidRPr="5089C570" w:rsidR="5089C570">
              <w:rPr>
                <w:lang w:val="it-IT"/>
              </w:rPr>
              <w:t>Pesic</w:t>
            </w:r>
            <w:proofErr w:type="spellEnd"/>
            <w:r w:rsidRPr="5089C570" w:rsidR="5089C570">
              <w:rPr>
                <w:lang w:val="it-IT"/>
              </w:rPr>
              <w:t xml:space="preserve"> A.</w:t>
            </w:r>
            <w:r w:rsidRPr="5089C570" w:rsidR="5089C570">
              <w:rPr>
                <w:vertAlign w:val="superscript"/>
                <w:lang w:val="it-IT"/>
              </w:rPr>
              <w:t>4</w:t>
            </w:r>
            <w:r w:rsidRPr="5089C570" w:rsidR="5089C570">
              <w:rPr>
                <w:lang w:val="it-IT"/>
              </w:rPr>
              <w:t xml:space="preserve">,  </w:t>
            </w:r>
            <w:proofErr w:type="spellStart"/>
            <w:r w:rsidRPr="5089C570" w:rsidR="5089C570">
              <w:rPr>
                <w:lang w:val="it-IT"/>
              </w:rPr>
              <w:t>Ikica</w:t>
            </w:r>
            <w:proofErr w:type="spellEnd"/>
            <w:r w:rsidRPr="5089C570" w:rsidR="5089C570">
              <w:rPr>
                <w:lang w:val="it-IT"/>
              </w:rPr>
              <w:t xml:space="preserve"> Z.</w:t>
            </w:r>
            <w:r w:rsidRPr="5089C570" w:rsidR="5089C570">
              <w:rPr>
                <w:vertAlign w:val="superscript"/>
                <w:lang w:val="it-IT"/>
              </w:rPr>
              <w:t>4</w:t>
            </w:r>
            <w:r w:rsidRPr="5089C570" w:rsidR="5089C570">
              <w:rPr>
                <w:lang w:val="it-IT"/>
              </w:rPr>
              <w:t xml:space="preserve">, </w:t>
            </w:r>
            <w:proofErr w:type="spellStart"/>
            <w:r w:rsidRPr="5089C570" w:rsidR="5089C570">
              <w:rPr>
                <w:lang w:val="it-IT"/>
              </w:rPr>
              <w:t>Santojanni</w:t>
            </w:r>
            <w:proofErr w:type="spellEnd"/>
            <w:r w:rsidRPr="5089C570" w:rsidR="5089C570">
              <w:rPr>
                <w:lang w:val="it-IT"/>
              </w:rPr>
              <w:t xml:space="preserve"> A.</w:t>
            </w:r>
            <w:r w:rsidRPr="5089C570" w:rsidR="5089C570">
              <w:rPr>
                <w:vertAlign w:val="superscript"/>
                <w:lang w:val="it-IT"/>
              </w:rPr>
              <w:t>1</w:t>
            </w:r>
            <w:r w:rsidRPr="5089C570" w:rsidR="5089C570">
              <w:rPr>
                <w:lang w:val="it-IT"/>
              </w:rPr>
              <w:t>,</w:t>
            </w:r>
            <w:r w:rsidRPr="5089C570" w:rsidR="5089C570">
              <w:rPr>
                <w:vertAlign w:val="superscript"/>
                <w:lang w:val="it-IT"/>
              </w:rPr>
              <w:t xml:space="preserve"> </w:t>
            </w:r>
            <w:r w:rsidRPr="5089C570" w:rsidR="5089C570">
              <w:rPr>
                <w:lang w:val="it-IT"/>
              </w:rPr>
              <w:t>Tesauro C.</w:t>
            </w:r>
            <w:r w:rsidRPr="5089C570" w:rsidR="5089C570">
              <w:rPr>
                <w:vertAlign w:val="superscript"/>
                <w:lang w:val="it-IT"/>
              </w:rPr>
              <w:t>1</w:t>
            </w:r>
            <w:r w:rsidRPr="5089C570" w:rsidR="5089C570">
              <w:rPr>
                <w:lang w:val="it-IT"/>
              </w:rPr>
              <w:t xml:space="preserve">, </w:t>
            </w:r>
            <w:proofErr w:type="spellStart"/>
            <w:r w:rsidRPr="5089C570" w:rsidR="5089C570">
              <w:rPr>
                <w:lang w:val="it-IT"/>
              </w:rPr>
              <w:t>Ticina</w:t>
            </w:r>
            <w:proofErr w:type="spellEnd"/>
            <w:r w:rsidRPr="5089C570" w:rsidR="5089C570">
              <w:rPr>
                <w:lang w:val="it-IT"/>
              </w:rPr>
              <w:t xml:space="preserve"> V.</w:t>
            </w:r>
            <w:r w:rsidRPr="5089C570" w:rsidR="5089C570">
              <w:rPr>
                <w:vertAlign w:val="superscript"/>
                <w:lang w:val="it-IT"/>
              </w:rPr>
              <w:t>3</w:t>
            </w:r>
            <w:bookmarkEnd w:id="1"/>
          </w:p>
        </w:tc>
      </w:tr>
      <w:tr w:rsidR="00BC3515" w:rsidTr="5089C570" w14:paraId="5D2BCC56" w14:textId="77777777">
        <w:trPr>
          <w:trHeight w:val="28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DB3E2" w:themeFill="text2" w:themeFillTint="66"/>
            <w:tcMar>
              <w:top w:w="80" w:type="dxa"/>
              <w:left w:w="80" w:type="dxa"/>
              <w:bottom w:w="80" w:type="dxa"/>
              <w:right w:w="80" w:type="dxa"/>
            </w:tcMar>
          </w:tcPr>
          <w:p w:rsidR="00BC3515" w:rsidP="00342B79" w:rsidRDefault="00BC3515" w14:paraId="3F05D0E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b/>
                <w:bCs/>
              </w:rPr>
              <w:t>Affiliation:</w:t>
            </w:r>
          </w:p>
        </w:tc>
      </w:tr>
      <w:tr w:rsidR="00BC3515" w:rsidTr="5089C570" w14:paraId="07AF5681" w14:textId="77777777">
        <w:trPr>
          <w:trHeight w:val="300"/>
        </w:trPr>
        <w:tc>
          <w:tcPr>
            <w:tcW w:w="9632"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80" w:type="dxa"/>
              <w:left w:w="80" w:type="dxa"/>
              <w:bottom w:w="80" w:type="dxa"/>
              <w:right w:w="80" w:type="dxa"/>
            </w:tcMar>
          </w:tcPr>
          <w:p w:rsidRPr="00342B79" w:rsidR="00BC3515" w:rsidP="00AB4A68" w:rsidRDefault="00BC3515" w14:paraId="744AF5B3" w14:textId="77777777">
            <w:pPr>
              <w:pStyle w:val="Nessunaspaziatura"/>
              <w:rPr>
                <w:rFonts w:ascii="Calibri" w:hAnsi="Calibri" w:cs="Calibri"/>
                <w:sz w:val="20"/>
                <w:szCs w:val="20"/>
                <w:lang w:val="en-GB"/>
              </w:rPr>
            </w:pPr>
            <w:r w:rsidRPr="00342B79">
              <w:rPr>
                <w:rFonts w:ascii="Calibri" w:hAnsi="Calibri" w:cs="Calibri"/>
                <w:sz w:val="20"/>
                <w:szCs w:val="20"/>
                <w:vertAlign w:val="superscript"/>
                <w:lang w:val="en-GB"/>
              </w:rPr>
              <w:t>1</w:t>
            </w:r>
            <w:r w:rsidRPr="00342B79">
              <w:rPr>
                <w:rFonts w:ascii="Calibri" w:hAnsi="Calibri" w:cs="Calibri"/>
                <w:sz w:val="20"/>
                <w:szCs w:val="20"/>
                <w:lang w:val="en-GB"/>
              </w:rPr>
              <w:t xml:space="preserve"> CNR – ISMAR (National Research Council - Institute of Marine Science), Italy</w:t>
            </w:r>
          </w:p>
          <w:p w:rsidRPr="00342B79" w:rsidR="00BC3515" w:rsidP="00AB4A68" w:rsidRDefault="00BC3515" w14:paraId="7AC0DAE5" w14:textId="77777777">
            <w:pPr>
              <w:pStyle w:val="Nessunaspaziatura"/>
              <w:rPr>
                <w:rFonts w:ascii="Calibri" w:hAnsi="Calibri" w:cs="Calibri"/>
                <w:sz w:val="20"/>
                <w:szCs w:val="20"/>
                <w:lang w:val="en-GB"/>
              </w:rPr>
            </w:pPr>
            <w:r w:rsidRPr="00342B79">
              <w:rPr>
                <w:rFonts w:ascii="Calibri" w:hAnsi="Calibri" w:cs="Calibri"/>
                <w:sz w:val="20"/>
                <w:szCs w:val="20"/>
                <w:vertAlign w:val="superscript"/>
                <w:lang w:val="en-GB"/>
              </w:rPr>
              <w:t>2</w:t>
            </w:r>
            <w:r w:rsidRPr="00342B79">
              <w:rPr>
                <w:rFonts w:ascii="Calibri" w:hAnsi="Calibri" w:cs="Calibri"/>
                <w:sz w:val="20"/>
                <w:szCs w:val="20"/>
                <w:lang w:val="en-GB"/>
              </w:rPr>
              <w:t xml:space="preserve"> FAO-</w:t>
            </w:r>
            <w:proofErr w:type="spellStart"/>
            <w:r w:rsidRPr="00342B79">
              <w:rPr>
                <w:rFonts w:ascii="Calibri" w:hAnsi="Calibri" w:cs="Calibri"/>
                <w:sz w:val="20"/>
                <w:szCs w:val="20"/>
                <w:lang w:val="en-GB"/>
              </w:rPr>
              <w:t>AdriaMed</w:t>
            </w:r>
            <w:proofErr w:type="spellEnd"/>
            <w:r w:rsidRPr="00342B79">
              <w:rPr>
                <w:rFonts w:ascii="Calibri" w:hAnsi="Calibri" w:cs="Calibri"/>
                <w:sz w:val="20"/>
                <w:szCs w:val="20"/>
                <w:lang w:val="en-GB"/>
              </w:rPr>
              <w:t>, Rome, Italy</w:t>
            </w:r>
          </w:p>
          <w:p w:rsidRPr="00342B79" w:rsidR="00BC3515" w:rsidP="00AB4A68" w:rsidRDefault="00BC3515" w14:paraId="539A8198" w14:textId="77777777">
            <w:pPr>
              <w:pStyle w:val="Nessunaspaziatura"/>
              <w:rPr>
                <w:rFonts w:ascii="Calibri" w:hAnsi="Calibri" w:cs="Calibri"/>
                <w:sz w:val="20"/>
                <w:szCs w:val="20"/>
                <w:lang w:val="en-GB"/>
              </w:rPr>
            </w:pPr>
            <w:r w:rsidRPr="00342B79">
              <w:rPr>
                <w:rFonts w:ascii="Calibri" w:hAnsi="Calibri" w:cs="Calibri"/>
                <w:sz w:val="20"/>
                <w:szCs w:val="20"/>
                <w:vertAlign w:val="superscript"/>
                <w:lang w:val="en-GB"/>
              </w:rPr>
              <w:t>3</w:t>
            </w:r>
            <w:r w:rsidRPr="00342B79">
              <w:rPr>
                <w:rFonts w:ascii="Calibri" w:hAnsi="Calibri" w:cs="Calibri"/>
                <w:sz w:val="20"/>
                <w:szCs w:val="20"/>
                <w:lang w:val="en-GB"/>
              </w:rPr>
              <w:t xml:space="preserve"> Institute of Oceanography and Fisheries, Croatia</w:t>
            </w:r>
          </w:p>
          <w:p w:rsidRPr="00342B79" w:rsidR="00BC3515" w:rsidP="00AB4A68" w:rsidRDefault="00BC3515" w14:paraId="696A8E8A" w14:textId="77777777">
            <w:pPr>
              <w:pStyle w:val="Nessunaspaziatura"/>
              <w:rPr>
                <w:rFonts w:ascii="Calibri" w:hAnsi="Calibri" w:cs="Calibri"/>
                <w:sz w:val="20"/>
                <w:szCs w:val="20"/>
                <w:lang w:val="en-US"/>
              </w:rPr>
            </w:pPr>
            <w:r w:rsidRPr="00342B79">
              <w:rPr>
                <w:rFonts w:ascii="Calibri" w:hAnsi="Calibri" w:cs="Calibri"/>
                <w:sz w:val="20"/>
                <w:szCs w:val="20"/>
                <w:vertAlign w:val="superscript"/>
                <w:lang w:val="en-GB"/>
              </w:rPr>
              <w:t>4</w:t>
            </w:r>
            <w:r w:rsidRPr="00342B79">
              <w:rPr>
                <w:rFonts w:ascii="Calibri" w:hAnsi="Calibri" w:cs="Calibri"/>
                <w:sz w:val="20"/>
                <w:szCs w:val="20"/>
                <w:lang w:val="en-GB"/>
              </w:rPr>
              <w:t xml:space="preserve"> </w:t>
            </w:r>
            <w:r w:rsidRPr="00342B79">
              <w:rPr>
                <w:rFonts w:ascii="Calibri" w:hAnsi="Calibri" w:cs="Calibri"/>
                <w:sz w:val="20"/>
                <w:szCs w:val="20"/>
                <w:lang w:val="en-US"/>
              </w:rPr>
              <w:t>Institute of Marine Biology, University of Montenegro, Kotor, Montenegro</w:t>
            </w:r>
          </w:p>
          <w:p w:rsidRPr="00342B79" w:rsidR="00BC3515" w:rsidP="00AB4A68" w:rsidRDefault="00BC3515" w14:paraId="37EB3AAC" w14:textId="77777777">
            <w:pPr>
              <w:pStyle w:val="Nessunaspaziatura"/>
              <w:rPr>
                <w:rFonts w:ascii="Calibri" w:hAnsi="Calibri" w:cs="Calibri"/>
                <w:sz w:val="20"/>
                <w:szCs w:val="20"/>
                <w:lang w:val="en-US"/>
              </w:rPr>
            </w:pPr>
            <w:r w:rsidRPr="00342B79">
              <w:rPr>
                <w:rFonts w:ascii="Calibri" w:hAnsi="Calibri" w:cs="Calibri"/>
                <w:sz w:val="20"/>
                <w:szCs w:val="20"/>
                <w:vertAlign w:val="superscript"/>
                <w:lang w:val="en-US"/>
              </w:rPr>
              <w:t>5</w:t>
            </w:r>
            <w:r w:rsidRPr="00342B79">
              <w:rPr>
                <w:rFonts w:ascii="Calibri" w:hAnsi="Calibri" w:cs="Calibri"/>
                <w:sz w:val="20"/>
                <w:szCs w:val="20"/>
                <w:lang w:val="en-US"/>
              </w:rPr>
              <w:t xml:space="preserve"> Fisheries Research Institute of Slovenia</w:t>
            </w:r>
          </w:p>
          <w:p w:rsidR="00BC3515" w:rsidP="00AB4A68" w:rsidRDefault="00BC3515" w14:paraId="56369999" w14:textId="77777777">
            <w:pPr>
              <w:pStyle w:val="Nessunaspaziatura"/>
            </w:pPr>
          </w:p>
        </w:tc>
      </w:tr>
    </w:tbl>
    <w:p w:rsidR="00BC3515" w:rsidRDefault="00BC3515" w14:paraId="6C96571F" w14:textId="77777777">
      <w:pPr>
        <w:pStyle w:val="BodyA"/>
        <w:widowControl w:val="0"/>
        <w:pBdr>
          <w:top w:val="none" w:color="auto" w:sz="0" w:space="0"/>
          <w:left w:val="none" w:color="auto" w:sz="0" w:space="0"/>
          <w:bottom w:val="none" w:color="auto" w:sz="0" w:space="0"/>
          <w:right w:val="none" w:color="auto" w:sz="0" w:space="0"/>
          <w:bar w:val="none" w:color="auto" w:sz="0"/>
        </w:pBdr>
        <w:spacing w:line="240" w:lineRule="auto"/>
        <w:ind w:left="108" w:hanging="108"/>
        <w:rPr>
          <w:color w:val="FF0000"/>
          <w:u w:color="FF0000"/>
        </w:rPr>
      </w:pPr>
    </w:p>
    <w:p w:rsidR="00BC3515" w:rsidRDefault="00BC3515" w14:paraId="5E992C4F" w14:textId="77777777">
      <w:pPr>
        <w:pStyle w:val="BodyA"/>
        <w:widowControl w:val="0"/>
        <w:pBdr>
          <w:top w:val="none" w:color="auto" w:sz="0" w:space="0"/>
          <w:left w:val="none" w:color="auto" w:sz="0" w:space="0"/>
          <w:bottom w:val="none" w:color="auto" w:sz="0" w:space="0"/>
          <w:right w:val="none" w:color="auto" w:sz="0" w:space="0"/>
          <w:bar w:val="none" w:color="auto" w:sz="0"/>
        </w:pBdr>
        <w:spacing w:line="240" w:lineRule="auto"/>
        <w:rPr>
          <w:color w:val="FF0000"/>
          <w:u w:color="FF0000"/>
        </w:rPr>
      </w:pPr>
    </w:p>
    <w:p w:rsidR="00BC3515" w:rsidRDefault="00BC3515" w14:paraId="3545A9D8" w14:textId="77777777">
      <w:pPr>
        <w:pStyle w:val="BodyA"/>
        <w:pBdr>
          <w:top w:val="none" w:color="auto" w:sz="0" w:space="0"/>
          <w:left w:val="none" w:color="auto" w:sz="0" w:space="0"/>
          <w:bottom w:val="none" w:color="auto" w:sz="0" w:space="0"/>
          <w:right w:val="none" w:color="auto" w:sz="0" w:space="0"/>
          <w:bar w:val="none" w:color="auto" w:sz="0"/>
        </w:pBdr>
        <w:spacing w:before="120" w:after="120"/>
        <w:jc w:val="both"/>
      </w:pPr>
      <w:r>
        <w:lastRenderedPageBreak/>
        <w:t>The ISSCAAP code is assigned according to the FAO 'International Standard Statistical Classification for Aquatic Animals and Plants' (ISSCAAP) which divides commercial species into 50 groups on the basis of their taxonomic, ecological and economic characteristics. This can be provided by the GFCM secretariat if needed. A list of groups can be found here:</w:t>
      </w:r>
    </w:p>
    <w:p w:rsidR="00BC3515" w:rsidRDefault="00CD5E25" w14:paraId="4C918076" w14:textId="77777777">
      <w:pPr>
        <w:pStyle w:val="BodyA"/>
        <w:pBdr>
          <w:top w:val="none" w:color="auto" w:sz="0" w:space="0"/>
          <w:left w:val="none" w:color="auto" w:sz="0" w:space="0"/>
          <w:bottom w:val="none" w:color="auto" w:sz="0" w:space="0"/>
          <w:right w:val="none" w:color="auto" w:sz="0" w:space="0"/>
          <w:bar w:val="none" w:color="auto" w:sz="0"/>
        </w:pBdr>
        <w:spacing w:before="120" w:after="120"/>
      </w:pPr>
      <w:hyperlink w:history="1" r:id="rId10">
        <w:r w:rsidR="00BC3515">
          <w:rPr>
            <w:rStyle w:val="Hyperlink0"/>
            <w:rFonts w:cs="Arial Unicode MS"/>
          </w:rPr>
          <w:t>http://www.fao.org/fishery/collection/asfis/en</w:t>
        </w:r>
      </w:hyperlink>
    </w:p>
    <w:p w:rsidR="00BC3515" w:rsidRDefault="00BC3515" w14:paraId="04FA032A" w14:textId="77777777">
      <w:pPr>
        <w:pStyle w:val="BodyA"/>
        <w:pBdr>
          <w:top w:val="none" w:color="auto" w:sz="0" w:space="0"/>
          <w:left w:val="none" w:color="auto" w:sz="0" w:space="0"/>
          <w:bottom w:val="none" w:color="auto" w:sz="0" w:space="0"/>
          <w:right w:val="none" w:color="auto" w:sz="0" w:space="0"/>
          <w:bar w:val="none" w:color="auto" w:sz="0"/>
        </w:pBdr>
        <w:spacing w:before="120" w:after="120"/>
      </w:pPr>
      <w:r>
        <w:rPr>
          <w:rStyle w:val="None"/>
        </w:rPr>
        <w:t>Indirect method (you can choose more than one):</w:t>
      </w:r>
    </w:p>
    <w:p w:rsidR="00BC3515" w:rsidRDefault="00BC3515" w14:paraId="06582300" w14:textId="77777777">
      <w:pPr>
        <w:pStyle w:val="Paragrafoelenco"/>
        <w:widowControl w:val="0"/>
        <w:numPr>
          <w:ilvl w:val="0"/>
          <w:numId w:val="16"/>
        </w:numPr>
        <w:pBdr>
          <w:top w:val="none" w:color="auto" w:sz="0" w:space="0"/>
          <w:left w:val="none" w:color="auto" w:sz="0" w:space="0"/>
          <w:bottom w:val="none" w:color="auto" w:sz="0" w:space="0"/>
          <w:right w:val="none" w:color="auto" w:sz="0" w:space="0"/>
          <w:bar w:val="none" w:color="auto" w:sz="0"/>
        </w:pBdr>
        <w:suppressAutoHyphens/>
        <w:spacing w:before="120" w:after="120"/>
        <w:rPr>
          <w:rStyle w:val="None"/>
          <w:lang w:val="en-US"/>
        </w:rPr>
      </w:pPr>
      <w:r>
        <w:rPr>
          <w:rStyle w:val="None"/>
          <w:lang w:val="it-IT"/>
        </w:rPr>
        <w:t>SAM</w:t>
      </w:r>
    </w:p>
    <w:p w:rsidR="00BC3515" w:rsidRDefault="00BC3515" w14:paraId="7E436813" w14:textId="77777777">
      <w:pPr>
        <w:pStyle w:val="Heading"/>
        <w:pBdr>
          <w:top w:val="none" w:color="auto" w:sz="0" w:space="0"/>
          <w:left w:val="none" w:color="auto" w:sz="0" w:space="0"/>
          <w:bottom w:val="none" w:color="auto" w:sz="0" w:space="0"/>
          <w:right w:val="none" w:color="auto" w:sz="0" w:space="0"/>
          <w:bar w:val="none" w:color="auto" w:sz="0"/>
        </w:pBdr>
      </w:pPr>
      <w:r>
        <w:rPr>
          <w:rStyle w:val="None"/>
          <w:rFonts w:ascii="Arial Unicode MS" w:cs="Arial Unicode MS"/>
          <w:b w:val="0"/>
          <w:bCs w:val="0"/>
        </w:rPr>
        <w:br w:type="page"/>
      </w:r>
    </w:p>
    <w:p w:rsidR="00BC3515" w:rsidRDefault="00BC3515" w14:paraId="7AFCA021" w14:textId="77777777">
      <w:pPr>
        <w:pStyle w:val="Heading"/>
        <w:numPr>
          <w:ilvl w:val="0"/>
          <w:numId w:val="17"/>
        </w:numPr>
        <w:pBdr>
          <w:top w:val="none" w:color="auto" w:sz="0" w:space="0"/>
          <w:left w:val="none" w:color="auto" w:sz="0" w:space="0"/>
          <w:bottom w:val="none" w:color="auto" w:sz="0" w:space="0"/>
          <w:right w:val="none" w:color="auto" w:sz="0" w:space="0"/>
          <w:bar w:val="none" w:color="auto" w:sz="0"/>
        </w:pBdr>
        <w:rPr>
          <w:rStyle w:val="None"/>
        </w:rPr>
      </w:pPr>
      <w:bookmarkStart w:name="_Toc1" w:id="2"/>
      <w:r>
        <w:rPr>
          <w:rStyle w:val="None"/>
          <w:rFonts w:ascii="Calibri" w:hAnsi="Calibri"/>
        </w:rPr>
        <w:lastRenderedPageBreak/>
        <w:t>Stock identification and biological information</w:t>
      </w:r>
      <w:bookmarkEnd w:id="2"/>
    </w:p>
    <w:p w:rsidR="00BC3515" w:rsidRDefault="00BC3515" w14:paraId="4897FC50" w14:textId="77777777">
      <w:pPr>
        <w:pStyle w:val="Titolo2"/>
        <w:numPr>
          <w:ilvl w:val="1"/>
          <w:numId w:val="14"/>
        </w:numPr>
        <w:pBdr>
          <w:top w:val="none" w:color="auto" w:sz="0" w:space="0"/>
          <w:left w:val="none" w:color="auto" w:sz="0" w:space="0"/>
          <w:bottom w:val="none" w:color="auto" w:sz="0" w:space="0"/>
          <w:right w:val="none" w:color="auto" w:sz="0" w:space="0"/>
          <w:bar w:val="none" w:color="auto" w:sz="0"/>
        </w:pBdr>
        <w:rPr>
          <w:rStyle w:val="None"/>
          <w:i w:val="0"/>
          <w:iCs w:val="0"/>
        </w:rPr>
      </w:pPr>
      <w:bookmarkStart w:name="_Toc2" w:id="3"/>
      <w:r>
        <w:rPr>
          <w:rStyle w:val="None"/>
          <w:rFonts w:ascii="Calibri" w:hAnsi="Calibri"/>
          <w:lang w:val="sv-SE"/>
        </w:rPr>
        <w:t>Stock unit</w:t>
      </w:r>
      <w:bookmarkEnd w:id="3"/>
    </w:p>
    <w:p w:rsidRPr="00F72176" w:rsidR="00F72176" w:rsidP="00F72176" w:rsidRDefault="00F72176" w14:paraId="74F6DA57"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ascii="Calibri" w:hAnsi="Calibri"/>
        </w:rPr>
      </w:pPr>
      <w:r w:rsidRPr="00F72176">
        <w:rPr>
          <w:rStyle w:val="None"/>
          <w:rFonts w:ascii="Calibri" w:hAnsi="Calibri"/>
        </w:rPr>
        <w:t xml:space="preserve">Many studies have been carried out regarding the presence of a unique stock or different sub-populations of anchovy in the Adriatic Sea (GSAs 17 and 18). This has several implications for the management, i.e. differences in the growth features between sub-populations imply the necessity of ad hoc strategies in the management. The hypothesis of two distinct populations claims the evidence of morphometric differences between northern and southern Adriatic anchovy, such as </w:t>
      </w:r>
      <w:proofErr w:type="spellStart"/>
      <w:r w:rsidRPr="00F72176">
        <w:rPr>
          <w:rStyle w:val="None"/>
          <w:rFonts w:ascii="Calibri" w:hAnsi="Calibri"/>
        </w:rPr>
        <w:t>colour</w:t>
      </w:r>
      <w:proofErr w:type="spellEnd"/>
      <w:r w:rsidRPr="00F72176">
        <w:rPr>
          <w:rStyle w:val="None"/>
          <w:rFonts w:ascii="Calibri" w:hAnsi="Calibri"/>
        </w:rPr>
        <w:t xml:space="preserve"> and length, and some variability in their genetic structure (</w:t>
      </w:r>
      <w:proofErr w:type="spellStart"/>
      <w:r w:rsidRPr="00F72176">
        <w:rPr>
          <w:rStyle w:val="None"/>
          <w:rFonts w:ascii="Calibri" w:hAnsi="Calibri"/>
        </w:rPr>
        <w:t>Bembo</w:t>
      </w:r>
      <w:proofErr w:type="spellEnd"/>
      <w:r w:rsidRPr="00F72176">
        <w:rPr>
          <w:rStyle w:val="None"/>
          <w:rFonts w:ascii="Calibri" w:hAnsi="Calibri"/>
        </w:rPr>
        <w:t xml:space="preserve"> et al., 1996). Nevertheless, many authors warn against the use of morphological data in studies on population structure (</w:t>
      </w:r>
      <w:proofErr w:type="spellStart"/>
      <w:r w:rsidRPr="00F72176">
        <w:rPr>
          <w:rStyle w:val="None"/>
          <w:rFonts w:ascii="Calibri" w:hAnsi="Calibri"/>
        </w:rPr>
        <w:t>Tudela</w:t>
      </w:r>
      <w:proofErr w:type="spellEnd"/>
      <w:r w:rsidRPr="00F72176">
        <w:rPr>
          <w:rStyle w:val="None"/>
          <w:rFonts w:ascii="Calibri" w:hAnsi="Calibri"/>
        </w:rPr>
        <w:t xml:space="preserve">, 1999) and, a recent study from </w:t>
      </w:r>
      <w:proofErr w:type="spellStart"/>
      <w:r w:rsidRPr="00F72176">
        <w:rPr>
          <w:rStyle w:val="None"/>
          <w:rFonts w:ascii="Calibri" w:hAnsi="Calibri"/>
        </w:rPr>
        <w:t>Magoulas</w:t>
      </w:r>
      <w:proofErr w:type="spellEnd"/>
      <w:r w:rsidRPr="00F72176">
        <w:rPr>
          <w:rStyle w:val="None"/>
          <w:rFonts w:ascii="Calibri" w:hAnsi="Calibri"/>
        </w:rPr>
        <w:t xml:space="preserve"> et al. (2006), revealed the presence of two different clades in the Mediterranean, one of those is characterized by a high frequency in the Adriatic Sea (higher than 85%) with a low nucleotide diversity (around 1%). Also, outcomes of EU project STOCKMED indicated existence of one single stock of anchovy in GSA17 and western part of GSA18 (</w:t>
      </w:r>
      <w:proofErr w:type="spellStart"/>
      <w:r w:rsidRPr="00F72176">
        <w:rPr>
          <w:rStyle w:val="None"/>
          <w:rFonts w:ascii="Calibri" w:hAnsi="Calibri"/>
        </w:rPr>
        <w:t>Fiorentino</w:t>
      </w:r>
      <w:proofErr w:type="spellEnd"/>
      <w:r w:rsidRPr="00F72176">
        <w:rPr>
          <w:rStyle w:val="None"/>
          <w:rFonts w:ascii="Calibri" w:hAnsi="Calibri"/>
        </w:rPr>
        <w:t xml:space="preserve"> et al., 2014).</w:t>
      </w:r>
    </w:p>
    <w:p w:rsidR="00BC3515" w:rsidP="00F72176" w:rsidRDefault="00F72176" w14:paraId="09B75950" w14:textId="2C152C2A">
      <w:pPr>
        <w:pStyle w:val="Textbody"/>
        <w:pBdr>
          <w:top w:val="none" w:color="auto" w:sz="0" w:space="0"/>
          <w:left w:val="none" w:color="auto" w:sz="0" w:space="0"/>
          <w:bottom w:val="none" w:color="auto" w:sz="0" w:space="0"/>
          <w:right w:val="none" w:color="auto" w:sz="0" w:space="0"/>
          <w:bar w:val="none" w:color="auto" w:sz="0"/>
        </w:pBdr>
        <w:jc w:val="both"/>
        <w:rPr>
          <w:rStyle w:val="None"/>
          <w:rFonts w:eastAsia="Times New Roman" w:cs="Arial"/>
          <w:b/>
          <w:bCs/>
          <w:i/>
          <w:iCs/>
          <w:sz w:val="28"/>
          <w:szCs w:val="28"/>
        </w:rPr>
      </w:pPr>
      <w:r w:rsidRPr="00F72176">
        <w:rPr>
          <w:rStyle w:val="None"/>
          <w:rFonts w:ascii="Calibri" w:hAnsi="Calibri"/>
        </w:rPr>
        <w:t xml:space="preserve">More recently Ruggeri et al. (2016) </w:t>
      </w:r>
      <w:proofErr w:type="spellStart"/>
      <w:r w:rsidRPr="00F72176">
        <w:rPr>
          <w:rStyle w:val="None"/>
          <w:rFonts w:ascii="Calibri" w:hAnsi="Calibri"/>
        </w:rPr>
        <w:t>analysed</w:t>
      </w:r>
      <w:proofErr w:type="spellEnd"/>
      <w:r w:rsidRPr="00F72176">
        <w:rPr>
          <w:rStyle w:val="None"/>
          <w:rFonts w:ascii="Calibri" w:hAnsi="Calibri"/>
        </w:rPr>
        <w:t xml:space="preserve"> genetic markers from anchovy samples from Adriatic Sea and Tyrrhenian Sea and didn’t find clear evidence of two distinct anchovy populations in these areas, even if in the northern Adriatic Sea geographic gradients in sea temperature, salinity and dissolved oxygen appear to drive adaptive differences in spawning time and early larval development among populations. Moreover, recent outcomes of EU project STOCKMED and EWG 17-02 indicated existence of one single stock of anchovy in the Adriatic Sea also. Therefore, also according to the fact that a lot of vessels registered in GSA 18 fish in GSA 17, it was decided to merge the two GSAs and thus carry out an assessment for anchovy in GSA 17-18. (Figure 2.1.1.).</w:t>
      </w:r>
    </w:p>
    <w:p w:rsidR="00BC3515" w:rsidRDefault="003536F2" w14:paraId="59EA1A24"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r>
        <w:rPr>
          <w:rFonts w:ascii="Calibri" w:hAnsi="Calibri" w:cs="Calibri"/>
          <w:noProof/>
          <w:lang w:val="it-IT"/>
        </w:rPr>
        <w:drawing>
          <wp:inline distT="0" distB="0" distL="0" distR="0" wp14:anchorId="31BB86BE" wp14:editId="022D06B6">
            <wp:extent cx="4657725" cy="3171825"/>
            <wp:effectExtent l="0" t="0" r="9525" b="9525"/>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3171825"/>
                    </a:xfrm>
                    <a:prstGeom prst="rect">
                      <a:avLst/>
                    </a:prstGeom>
                    <a:noFill/>
                    <a:ln>
                      <a:noFill/>
                    </a:ln>
                  </pic:spPr>
                </pic:pic>
              </a:graphicData>
            </a:graphic>
          </wp:inline>
        </w:drawing>
      </w:r>
    </w:p>
    <w:p w:rsidRPr="00E46463" w:rsidR="00BC3515" w:rsidRDefault="00BC3515" w14:paraId="04F9CD3E" w14:textId="77777777">
      <w:pPr>
        <w:pStyle w:val="Default"/>
        <w:pBdr>
          <w:top w:val="none" w:color="auto" w:sz="0" w:space="0"/>
          <w:left w:val="none" w:color="auto" w:sz="0" w:space="0"/>
          <w:bottom w:val="none" w:color="auto" w:sz="0" w:space="0"/>
          <w:right w:val="none" w:color="auto" w:sz="0" w:space="0"/>
          <w:bar w:val="none" w:color="auto" w:sz="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rPr>
          <w:rStyle w:val="None"/>
          <w:rFonts w:ascii="Arial" w:hAnsi="Arial"/>
          <w:kern w:val="3"/>
          <w:sz w:val="24"/>
          <w:szCs w:val="24"/>
        </w:rPr>
      </w:pPr>
      <w:r w:rsidRPr="00E46463">
        <w:rPr>
          <w:rStyle w:val="None"/>
          <w:rFonts w:ascii="Calibri" w:hAnsi="Calibri"/>
          <w:b/>
          <w:bCs/>
          <w:i/>
          <w:sz w:val="24"/>
          <w:szCs w:val="18"/>
        </w:rPr>
        <w:t xml:space="preserve">Figure </w:t>
      </w:r>
      <w:r>
        <w:rPr>
          <w:rStyle w:val="None"/>
          <w:rFonts w:ascii="Calibri" w:hAnsi="Calibri"/>
          <w:b/>
          <w:bCs/>
          <w:i/>
          <w:sz w:val="24"/>
          <w:szCs w:val="18"/>
        </w:rPr>
        <w:t>2.</w:t>
      </w:r>
      <w:r w:rsidRPr="00E46463">
        <w:rPr>
          <w:rStyle w:val="None"/>
          <w:rFonts w:ascii="Calibri" w:hAnsi="Calibri"/>
          <w:b/>
          <w:bCs/>
          <w:i/>
          <w:sz w:val="24"/>
          <w:szCs w:val="18"/>
        </w:rPr>
        <w:t>1</w:t>
      </w:r>
      <w:r>
        <w:rPr>
          <w:rStyle w:val="None"/>
          <w:rFonts w:ascii="Calibri" w:hAnsi="Calibri"/>
          <w:b/>
          <w:bCs/>
          <w:i/>
          <w:sz w:val="24"/>
          <w:szCs w:val="18"/>
        </w:rPr>
        <w:t>.1</w:t>
      </w:r>
      <w:r w:rsidRPr="00E46463">
        <w:rPr>
          <w:rStyle w:val="None"/>
          <w:rFonts w:ascii="Calibri" w:hAnsi="Calibri"/>
          <w:i/>
          <w:sz w:val="24"/>
          <w:szCs w:val="18"/>
        </w:rPr>
        <w:t xml:space="preserve">: Geographical location of GSAs </w:t>
      </w:r>
      <w:r w:rsidRPr="00941778">
        <w:rPr>
          <w:rStyle w:val="None"/>
          <w:rFonts w:ascii="Calibri" w:hAnsi="Calibri"/>
          <w:i/>
          <w:sz w:val="24"/>
          <w:szCs w:val="18"/>
        </w:rPr>
        <w:t xml:space="preserve">17 and 18. </w:t>
      </w:r>
    </w:p>
    <w:p w:rsidR="00BC3515" w:rsidRDefault="00BC3515" w14:paraId="7E438827"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7FCB4F0D"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35A4B4E9"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0ABD2CFC"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167366F6"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6441B3AC"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4796B230"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7B3EBA12"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30752E30" w14:textId="77777777">
      <w:pPr>
        <w:pStyle w:val="Titolo2"/>
        <w:numPr>
          <w:ilvl w:val="1"/>
          <w:numId w:val="14"/>
        </w:numPr>
        <w:pBdr>
          <w:top w:val="none" w:color="auto" w:sz="0" w:space="0"/>
          <w:left w:val="none" w:color="auto" w:sz="0" w:space="0"/>
          <w:bottom w:val="none" w:color="auto" w:sz="0" w:space="0"/>
          <w:right w:val="none" w:color="auto" w:sz="0" w:space="0"/>
          <w:bar w:val="none" w:color="auto" w:sz="0"/>
        </w:pBdr>
        <w:rPr>
          <w:rStyle w:val="None"/>
          <w:rFonts w:cs="Arial Unicode MS"/>
          <w:b w:val="0"/>
          <w:bCs w:val="0"/>
          <w:i w:val="0"/>
          <w:iCs w:val="0"/>
          <w:sz w:val="24"/>
          <w:szCs w:val="24"/>
        </w:rPr>
      </w:pPr>
      <w:bookmarkStart w:name="_Toc3" w:id="4"/>
      <w:r>
        <w:rPr>
          <w:rStyle w:val="None"/>
          <w:rFonts w:ascii="Calibri" w:hAnsi="Calibri"/>
        </w:rPr>
        <w:t>Growth and maturity</w:t>
      </w:r>
      <w:bookmarkEnd w:id="4"/>
    </w:p>
    <w:p w:rsidR="00BC3515" w:rsidRDefault="00BC3515" w14:paraId="1A79C5C6"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rPr>
        <w:t>The growth parameters used for the estimation of natural mortality are the same already used in past assessments and are shown in Table 2.2.1 and 2.2.3.</w:t>
      </w:r>
    </w:p>
    <w:p w:rsidR="00BC3515" w:rsidRDefault="00BC3515" w14:paraId="4CA50AB4" w14:textId="77777777">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cs="Calibri"/>
        </w:rPr>
      </w:pPr>
    </w:p>
    <w:p w:rsidR="00BC3515" w:rsidRDefault="00BC3515" w14:paraId="72988A0F"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i w:val="0"/>
          <w:iCs w:val="0"/>
        </w:rPr>
      </w:pPr>
      <w:r>
        <w:rPr>
          <w:rStyle w:val="None"/>
          <w:rFonts w:ascii="Calibri" w:hAnsi="Calibri"/>
        </w:rPr>
        <w:t>Table 2.2.1: Maximum size, size at first maturity and size at recruitment.</w:t>
      </w:r>
    </w:p>
    <w:tbl>
      <w:tblPr>
        <w:tblW w:w="9627"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241"/>
        <w:gridCol w:w="904"/>
        <w:gridCol w:w="1127"/>
        <w:gridCol w:w="1263"/>
        <w:gridCol w:w="1499"/>
        <w:gridCol w:w="1985"/>
        <w:gridCol w:w="289"/>
        <w:gridCol w:w="871"/>
        <w:gridCol w:w="232"/>
        <w:gridCol w:w="216"/>
      </w:tblGrid>
      <w:tr w:rsidR="00BC3515" w:rsidTr="00342B79" w14:paraId="6024C8DE" w14:textId="77777777">
        <w:trPr>
          <w:trHeight w:val="784"/>
        </w:trPr>
        <w:tc>
          <w:tcPr>
            <w:tcW w:w="3272"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Pr="00342B79" w:rsidR="00BC3515" w:rsidP="00342B79" w:rsidRDefault="00BC3515" w14:paraId="60F54627" w14:textId="77777777">
            <w:pPr>
              <w:pStyle w:val="BodyA"/>
              <w:pBdr>
                <w:top w:val="none" w:color="auto" w:sz="0" w:space="0"/>
                <w:left w:val="none" w:color="auto" w:sz="0" w:space="0"/>
                <w:bottom w:val="none" w:color="auto" w:sz="0" w:space="0"/>
                <w:right w:val="none" w:color="auto" w:sz="0" w:space="0"/>
                <w:bar w:val="none" w:color="auto" w:sz="0"/>
              </w:pBdr>
              <w:jc w:val="center"/>
              <w:rPr>
                <w:rStyle w:val="None"/>
                <w:rFonts w:ascii="Arial" w:hAnsi="Arial"/>
                <w:i/>
                <w:iCs/>
                <w:kern w:val="3"/>
                <w:sz w:val="24"/>
                <w:szCs w:val="24"/>
              </w:rPr>
            </w:pPr>
            <w:r w:rsidRPr="00342B79">
              <w:rPr>
                <w:rStyle w:val="None"/>
                <w:b/>
                <w:bCs/>
              </w:rPr>
              <w:t>Somatic magnitude measured</w:t>
            </w:r>
          </w:p>
          <w:p w:rsidR="00BC3515" w:rsidP="00342B79" w:rsidRDefault="00BC3515" w14:paraId="3C9124C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 xml:space="preserve"> (LT, LC, </w:t>
            </w:r>
            <w:proofErr w:type="spellStart"/>
            <w:r w:rsidRPr="00342B79">
              <w:rPr>
                <w:rStyle w:val="None"/>
                <w:b/>
                <w:bCs/>
              </w:rPr>
              <w:t>etc</w:t>
            </w:r>
            <w:proofErr w:type="spellEnd"/>
            <w:r w:rsidRPr="00342B79">
              <w:rPr>
                <w:rStyle w:val="None"/>
                <w:b/>
                <w:bCs/>
              </w:rPr>
              <w:t>)</w:t>
            </w:r>
          </w:p>
        </w:tc>
        <w:tc>
          <w:tcPr>
            <w:tcW w:w="126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273DB620" w14:textId="77777777">
            <w:pPr>
              <w:pBdr>
                <w:top w:val="none" w:color="auto" w:sz="0" w:space="0"/>
                <w:left w:val="none" w:color="auto" w:sz="0" w:space="0"/>
                <w:bottom w:val="none" w:color="auto" w:sz="0" w:space="0"/>
                <w:right w:val="none" w:color="auto" w:sz="0" w:space="0"/>
                <w:bar w:val="none" w:color="auto" w:sz="0"/>
              </w:pBdr>
            </w:pPr>
          </w:p>
        </w:tc>
        <w:tc>
          <w:tcPr>
            <w:tcW w:w="1499"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0580A17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Units</w:t>
            </w:r>
          </w:p>
        </w:tc>
        <w:tc>
          <w:tcPr>
            <w:tcW w:w="198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32BE789E" w14:textId="77777777">
            <w:pPr>
              <w:pBdr>
                <w:top w:val="none" w:color="auto" w:sz="0" w:space="0"/>
                <w:left w:val="none" w:color="auto" w:sz="0" w:space="0"/>
                <w:bottom w:val="none" w:color="auto" w:sz="0" w:space="0"/>
                <w:right w:val="none" w:color="auto" w:sz="0" w:space="0"/>
                <w:bar w:val="none" w:color="auto" w:sz="0"/>
              </w:pBdr>
            </w:pPr>
          </w:p>
        </w:tc>
        <w:tc>
          <w:tcPr>
            <w:tcW w:w="1608" w:type="dxa"/>
            <w:gridSpan w:val="4"/>
            <w:tcBorders>
              <w:top w:val="nil"/>
              <w:left w:val="single" w:color="000000" w:sz="4" w:space="0"/>
              <w:bottom w:val="nil"/>
              <w:right w:val="nil"/>
            </w:tcBorders>
            <w:tcMar>
              <w:top w:w="80" w:type="dxa"/>
              <w:left w:w="80" w:type="dxa"/>
              <w:bottom w:w="80" w:type="dxa"/>
              <w:right w:w="80" w:type="dxa"/>
            </w:tcMar>
          </w:tcPr>
          <w:p w:rsidR="00BC3515" w:rsidRDefault="00BC3515" w14:paraId="502615F2"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4A3CAA41" w14:textId="77777777">
        <w:trPr>
          <w:trHeight w:val="589"/>
        </w:trPr>
        <w:tc>
          <w:tcPr>
            <w:tcW w:w="124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7E3AD25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Sex</w:t>
            </w:r>
          </w:p>
        </w:tc>
        <w:tc>
          <w:tcPr>
            <w:tcW w:w="904"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1A3A6A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Fem</w:t>
            </w:r>
          </w:p>
        </w:tc>
        <w:tc>
          <w:tcPr>
            <w:tcW w:w="1127"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6E3D08B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Mal</w:t>
            </w:r>
          </w:p>
        </w:tc>
        <w:tc>
          <w:tcPr>
            <w:tcW w:w="1263"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685441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Combined</w:t>
            </w:r>
          </w:p>
        </w:tc>
        <w:tc>
          <w:tcPr>
            <w:tcW w:w="1499"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3191923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Reproduction season</w:t>
            </w:r>
          </w:p>
        </w:tc>
        <w:tc>
          <w:tcPr>
            <w:tcW w:w="19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P="00342B79" w:rsidRDefault="00BC3515" w14:paraId="38A28DB0"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b/>
                <w:bCs/>
                <w:color w:val="FF0000"/>
                <w:sz w:val="22"/>
                <w:szCs w:val="22"/>
                <w:u w:color="FF0000"/>
              </w:rPr>
              <w:t>April-October</w:t>
            </w:r>
          </w:p>
        </w:tc>
        <w:tc>
          <w:tcPr>
            <w:tcW w:w="289" w:type="dxa"/>
            <w:tcBorders>
              <w:top w:val="nil"/>
              <w:left w:val="single" w:color="000000" w:sz="4" w:space="0"/>
              <w:bottom w:val="nil"/>
              <w:right w:val="nil"/>
            </w:tcBorders>
            <w:shd w:val="clear" w:color="auto" w:fill="FFFFFF"/>
            <w:tcMar>
              <w:top w:w="80" w:type="dxa"/>
              <w:left w:w="80" w:type="dxa"/>
              <w:bottom w:w="80" w:type="dxa"/>
              <w:right w:w="80" w:type="dxa"/>
            </w:tcMar>
            <w:vAlign w:val="bottom"/>
          </w:tcPr>
          <w:p w:rsidR="00BC3515" w:rsidRDefault="00BC3515" w14:paraId="4F2266A3" w14:textId="77777777">
            <w:pPr>
              <w:pBdr>
                <w:top w:val="none" w:color="auto" w:sz="0" w:space="0"/>
                <w:left w:val="none" w:color="auto" w:sz="0" w:space="0"/>
                <w:bottom w:val="none" w:color="auto" w:sz="0" w:space="0"/>
                <w:right w:val="none" w:color="auto" w:sz="0" w:space="0"/>
                <w:bar w:val="none" w:color="auto" w:sz="0"/>
              </w:pBdr>
            </w:pPr>
          </w:p>
        </w:tc>
        <w:tc>
          <w:tcPr>
            <w:tcW w:w="871"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75C862EA" w14:textId="77777777">
            <w:pPr>
              <w:pBdr>
                <w:top w:val="none" w:color="auto" w:sz="0" w:space="0"/>
                <w:left w:val="none" w:color="auto" w:sz="0" w:space="0"/>
                <w:bottom w:val="none" w:color="auto" w:sz="0" w:space="0"/>
                <w:right w:val="none" w:color="auto" w:sz="0" w:space="0"/>
                <w:bar w:val="none" w:color="auto" w:sz="0"/>
              </w:pBdr>
            </w:pPr>
          </w:p>
        </w:tc>
        <w:tc>
          <w:tcPr>
            <w:tcW w:w="232"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238793D6" w14:textId="77777777">
            <w:pPr>
              <w:pBdr>
                <w:top w:val="none" w:color="auto" w:sz="0" w:space="0"/>
                <w:left w:val="none" w:color="auto" w:sz="0" w:space="0"/>
                <w:bottom w:val="none" w:color="auto" w:sz="0" w:space="0"/>
                <w:right w:val="none" w:color="auto" w:sz="0" w:space="0"/>
                <w:bar w:val="none" w:color="auto" w:sz="0"/>
              </w:pBdr>
            </w:pPr>
          </w:p>
        </w:tc>
        <w:tc>
          <w:tcPr>
            <w:tcW w:w="216"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233F30B7"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624188B" w14:textId="77777777">
        <w:trPr>
          <w:trHeight w:val="883"/>
        </w:trPr>
        <w:tc>
          <w:tcPr>
            <w:tcW w:w="124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145C6E4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Maximum size observed</w:t>
            </w:r>
          </w:p>
        </w:tc>
        <w:tc>
          <w:tcPr>
            <w:tcW w:w="90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38FFA4DC" w14:textId="77777777">
            <w:pPr>
              <w:pBdr>
                <w:top w:val="none" w:color="auto" w:sz="0" w:space="0"/>
                <w:left w:val="none" w:color="auto" w:sz="0" w:space="0"/>
                <w:bottom w:val="none" w:color="auto" w:sz="0" w:space="0"/>
                <w:right w:val="none" w:color="auto" w:sz="0" w:space="0"/>
                <w:bar w:val="none" w:color="auto" w:sz="0"/>
              </w:pBdr>
            </w:pPr>
          </w:p>
        </w:tc>
        <w:tc>
          <w:tcPr>
            <w:tcW w:w="112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42646A8E" w14:textId="77777777">
            <w:pPr>
              <w:pBdr>
                <w:top w:val="none" w:color="auto" w:sz="0" w:space="0"/>
                <w:left w:val="none" w:color="auto" w:sz="0" w:space="0"/>
                <w:bottom w:val="none" w:color="auto" w:sz="0" w:space="0"/>
                <w:right w:val="none" w:color="auto" w:sz="0" w:space="0"/>
                <w:bar w:val="none" w:color="auto" w:sz="0"/>
              </w:pBdr>
            </w:pPr>
          </w:p>
        </w:tc>
        <w:tc>
          <w:tcPr>
            <w:tcW w:w="126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2158B33D"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20"/>
                <w:szCs w:val="20"/>
              </w:rPr>
              <w:t>19 cm</w:t>
            </w:r>
          </w:p>
        </w:tc>
        <w:tc>
          <w:tcPr>
            <w:tcW w:w="1499"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62E0E2F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Recruitment season</w:t>
            </w:r>
          </w:p>
        </w:tc>
        <w:tc>
          <w:tcPr>
            <w:tcW w:w="198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68709D62" w14:textId="77777777">
            <w:pPr>
              <w:pBdr>
                <w:top w:val="none" w:color="auto" w:sz="0" w:space="0"/>
                <w:left w:val="none" w:color="auto" w:sz="0" w:space="0"/>
                <w:bottom w:val="none" w:color="auto" w:sz="0" w:space="0"/>
                <w:right w:val="none" w:color="auto" w:sz="0" w:space="0"/>
                <w:bar w:val="none" w:color="auto" w:sz="0"/>
              </w:pBdr>
            </w:pPr>
          </w:p>
        </w:tc>
        <w:tc>
          <w:tcPr>
            <w:tcW w:w="1608" w:type="dxa"/>
            <w:gridSpan w:val="4"/>
            <w:tcBorders>
              <w:top w:val="nil"/>
              <w:left w:val="single" w:color="000000" w:sz="4" w:space="0"/>
              <w:bottom w:val="nil"/>
              <w:right w:val="nil"/>
            </w:tcBorders>
            <w:tcMar>
              <w:top w:w="80" w:type="dxa"/>
              <w:left w:w="80" w:type="dxa"/>
              <w:bottom w:w="80" w:type="dxa"/>
              <w:right w:w="80" w:type="dxa"/>
            </w:tcMar>
          </w:tcPr>
          <w:p w:rsidR="00BC3515" w:rsidRDefault="00BC3515" w14:paraId="4352AF83"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3CB88DB8" w14:textId="77777777">
        <w:trPr>
          <w:trHeight w:val="579"/>
        </w:trPr>
        <w:tc>
          <w:tcPr>
            <w:tcW w:w="124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41CE722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Size at first maturity</w:t>
            </w:r>
          </w:p>
        </w:tc>
        <w:tc>
          <w:tcPr>
            <w:tcW w:w="90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27FEEE7B" w14:textId="77777777">
            <w:pPr>
              <w:pBdr>
                <w:top w:val="none" w:color="auto" w:sz="0" w:space="0"/>
                <w:left w:val="none" w:color="auto" w:sz="0" w:space="0"/>
                <w:bottom w:val="none" w:color="auto" w:sz="0" w:space="0"/>
                <w:right w:val="none" w:color="auto" w:sz="0" w:space="0"/>
                <w:bar w:val="none" w:color="auto" w:sz="0"/>
              </w:pBdr>
            </w:pPr>
          </w:p>
        </w:tc>
        <w:tc>
          <w:tcPr>
            <w:tcW w:w="112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7A0FBF1E" w14:textId="77777777">
            <w:pPr>
              <w:pBdr>
                <w:top w:val="none" w:color="auto" w:sz="0" w:space="0"/>
                <w:left w:val="none" w:color="auto" w:sz="0" w:space="0"/>
                <w:bottom w:val="none" w:color="auto" w:sz="0" w:space="0"/>
                <w:right w:val="none" w:color="auto" w:sz="0" w:space="0"/>
                <w:bar w:val="none" w:color="auto" w:sz="0"/>
              </w:pBdr>
            </w:pPr>
          </w:p>
        </w:tc>
        <w:tc>
          <w:tcPr>
            <w:tcW w:w="126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4923EB51"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20"/>
                <w:szCs w:val="20"/>
              </w:rPr>
              <w:t>6-8 cm</w:t>
            </w:r>
          </w:p>
        </w:tc>
        <w:tc>
          <w:tcPr>
            <w:tcW w:w="1499"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0207615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Spawning area</w:t>
            </w:r>
          </w:p>
        </w:tc>
        <w:tc>
          <w:tcPr>
            <w:tcW w:w="198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42B79" w:rsidRDefault="00BC3515" w14:paraId="702EE594" w14:textId="77777777">
            <w:pPr>
              <w:pBdr>
                <w:top w:val="none" w:color="auto" w:sz="0" w:space="0"/>
                <w:left w:val="none" w:color="auto" w:sz="0" w:space="0"/>
                <w:bottom w:val="none" w:color="auto" w:sz="0" w:space="0"/>
                <w:right w:val="none" w:color="auto" w:sz="0" w:space="0"/>
                <w:bar w:val="none" w:color="auto" w:sz="0"/>
              </w:pBdr>
              <w:spacing w:after="200" w:line="276" w:lineRule="auto"/>
            </w:pPr>
            <w:smartTag w:uri="urn:schemas-microsoft-com:office:smarttags" w:element="place">
              <w:r w:rsidRPr="00342B79">
                <w:rPr>
                  <w:rStyle w:val="None"/>
                  <w:rFonts w:ascii="Calibri" w:hAnsi="Calibri"/>
                  <w:sz w:val="20"/>
                  <w:szCs w:val="20"/>
                </w:rPr>
                <w:t>Adriatic Sea</w:t>
              </w:r>
            </w:smartTag>
            <w:r w:rsidRPr="00342B79">
              <w:rPr>
                <w:rStyle w:val="None"/>
                <w:rFonts w:ascii="Calibri" w:hAnsi="Calibri"/>
                <w:sz w:val="20"/>
                <w:szCs w:val="20"/>
              </w:rPr>
              <w:t>, over continental shelf</w:t>
            </w:r>
          </w:p>
        </w:tc>
        <w:tc>
          <w:tcPr>
            <w:tcW w:w="1608" w:type="dxa"/>
            <w:gridSpan w:val="4"/>
            <w:tcBorders>
              <w:top w:val="nil"/>
              <w:left w:val="single" w:color="000000" w:sz="4" w:space="0"/>
              <w:bottom w:val="nil"/>
              <w:right w:val="nil"/>
            </w:tcBorders>
            <w:tcMar>
              <w:top w:w="80" w:type="dxa"/>
              <w:left w:w="80" w:type="dxa"/>
              <w:bottom w:w="80" w:type="dxa"/>
              <w:right w:w="80" w:type="dxa"/>
            </w:tcMar>
          </w:tcPr>
          <w:p w:rsidR="00BC3515" w:rsidRDefault="00BC3515" w14:paraId="522A52D5"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022A22B1" w14:textId="77777777">
        <w:trPr>
          <w:trHeight w:val="878"/>
        </w:trPr>
        <w:tc>
          <w:tcPr>
            <w:tcW w:w="124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0F21AB9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Recruitment size to the fishery</w:t>
            </w:r>
          </w:p>
        </w:tc>
        <w:tc>
          <w:tcPr>
            <w:tcW w:w="90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19C11208" w14:textId="77777777">
            <w:pPr>
              <w:pBdr>
                <w:top w:val="none" w:color="auto" w:sz="0" w:space="0"/>
                <w:left w:val="none" w:color="auto" w:sz="0" w:space="0"/>
                <w:bottom w:val="none" w:color="auto" w:sz="0" w:space="0"/>
                <w:right w:val="none" w:color="auto" w:sz="0" w:space="0"/>
                <w:bar w:val="none" w:color="auto" w:sz="0"/>
              </w:pBdr>
            </w:pPr>
          </w:p>
        </w:tc>
        <w:tc>
          <w:tcPr>
            <w:tcW w:w="112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1EDD83A4" w14:textId="77777777">
            <w:pPr>
              <w:pBdr>
                <w:top w:val="none" w:color="auto" w:sz="0" w:space="0"/>
                <w:left w:val="none" w:color="auto" w:sz="0" w:space="0"/>
                <w:bottom w:val="none" w:color="auto" w:sz="0" w:space="0"/>
                <w:right w:val="none" w:color="auto" w:sz="0" w:space="0"/>
                <w:bar w:val="none" w:color="auto" w:sz="0"/>
              </w:pBdr>
            </w:pPr>
          </w:p>
        </w:tc>
        <w:tc>
          <w:tcPr>
            <w:tcW w:w="126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330FF00A"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20"/>
                <w:szCs w:val="20"/>
                <w:lang w:val="it-IT"/>
              </w:rPr>
              <w:t>7.5</w:t>
            </w:r>
            <w:r w:rsidRPr="00342B79">
              <w:rPr>
                <w:rStyle w:val="None"/>
                <w:rFonts w:ascii="Calibri" w:hAnsi="Calibri"/>
                <w:sz w:val="20"/>
                <w:szCs w:val="20"/>
              </w:rPr>
              <w:t xml:space="preserve"> cm</w:t>
            </w:r>
          </w:p>
        </w:tc>
        <w:tc>
          <w:tcPr>
            <w:tcW w:w="1499"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057871B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Nursery area</w:t>
            </w:r>
          </w:p>
        </w:tc>
        <w:tc>
          <w:tcPr>
            <w:tcW w:w="198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42B79" w:rsidRDefault="00BC3515" w14:paraId="78AF819F"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smartTag w:uri="urn:schemas-microsoft-com:office:smarttags" w:element="place">
              <w:r w:rsidRPr="00342B79">
                <w:rPr>
                  <w:rStyle w:val="None"/>
                  <w:rFonts w:ascii="Calibri" w:hAnsi="Calibri"/>
                  <w:sz w:val="20"/>
                  <w:szCs w:val="20"/>
                </w:rPr>
                <w:t>Adriatic Sea</w:t>
              </w:r>
            </w:smartTag>
          </w:p>
        </w:tc>
        <w:tc>
          <w:tcPr>
            <w:tcW w:w="1608" w:type="dxa"/>
            <w:gridSpan w:val="4"/>
            <w:tcBorders>
              <w:top w:val="nil"/>
              <w:left w:val="single" w:color="000000" w:sz="4" w:space="0"/>
              <w:bottom w:val="nil"/>
              <w:right w:val="nil"/>
            </w:tcBorders>
            <w:tcMar>
              <w:top w:w="80" w:type="dxa"/>
              <w:left w:w="80" w:type="dxa"/>
              <w:bottom w:w="80" w:type="dxa"/>
              <w:right w:w="80" w:type="dxa"/>
            </w:tcMar>
          </w:tcPr>
          <w:p w:rsidR="00BC3515" w:rsidRDefault="00BC3515" w14:paraId="000CB28B" w14:textId="77777777">
            <w:pPr>
              <w:pBdr>
                <w:top w:val="none" w:color="auto" w:sz="0" w:space="0"/>
                <w:left w:val="none" w:color="auto" w:sz="0" w:space="0"/>
                <w:bottom w:val="none" w:color="auto" w:sz="0" w:space="0"/>
                <w:right w:val="none" w:color="auto" w:sz="0" w:space="0"/>
                <w:bar w:val="none" w:color="auto" w:sz="0"/>
              </w:pBdr>
            </w:pPr>
          </w:p>
        </w:tc>
      </w:tr>
    </w:tbl>
    <w:p w:rsidR="00BC3515" w:rsidRDefault="00BC3515" w14:paraId="25818984" w14:textId="77777777">
      <w:pPr>
        <w:pStyle w:val="Didascalia"/>
        <w:keepNext/>
        <w:pBdr>
          <w:top w:val="none" w:color="auto" w:sz="0" w:space="0"/>
          <w:left w:val="none" w:color="auto" w:sz="0" w:space="0"/>
          <w:bottom w:val="none" w:color="auto" w:sz="0" w:space="0"/>
          <w:right w:val="none" w:color="auto" w:sz="0" w:space="0"/>
          <w:bar w:val="none" w:color="auto" w:sz="0"/>
        </w:pBdr>
        <w:ind w:left="108" w:hanging="108"/>
        <w:rPr>
          <w:rStyle w:val="None"/>
          <w:rFonts w:ascii="Times New Roman" w:hAnsi="Times New Roman"/>
          <w:i w:val="0"/>
          <w:iCs w:val="0"/>
          <w:kern w:val="0"/>
        </w:rPr>
      </w:pPr>
    </w:p>
    <w:p w:rsidR="00BC3515" w:rsidRDefault="00BC3515" w14:paraId="75854A56"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1581B483" w14:textId="77777777">
      <w:pPr>
        <w:pStyle w:val="Textbody"/>
        <w:pBdr>
          <w:top w:val="none" w:color="auto" w:sz="0" w:space="0"/>
          <w:left w:val="none" w:color="auto" w:sz="0" w:space="0"/>
          <w:bottom w:val="none" w:color="auto" w:sz="0" w:space="0"/>
          <w:right w:val="none" w:color="auto" w:sz="0" w:space="0"/>
          <w:bar w:val="none" w:color="auto" w:sz="0"/>
        </w:pBdr>
        <w:jc w:val="center"/>
        <w:rPr>
          <w:rFonts w:ascii="Calibri" w:hAnsi="Calibri" w:cs="Calibri"/>
        </w:rPr>
      </w:pPr>
    </w:p>
    <w:p w:rsidR="00BC3515" w:rsidRDefault="00BC3515" w14:paraId="2BF6D564" w14:textId="77777777">
      <w:pPr>
        <w:pStyle w:val="BodyA"/>
        <w:pBdr>
          <w:top w:val="none" w:color="auto" w:sz="0" w:space="0"/>
          <w:left w:val="none" w:color="auto" w:sz="0" w:space="0"/>
          <w:bottom w:val="none" w:color="auto" w:sz="0" w:space="0"/>
          <w:right w:val="none" w:color="auto" w:sz="0" w:space="0"/>
          <w:bar w:val="none" w:color="auto" w:sz="0"/>
        </w:pBdr>
      </w:pPr>
      <w:r>
        <w:rPr>
          <w:rStyle w:val="None"/>
          <w:rFonts w:ascii="Arial Unicode MS"/>
        </w:rPr>
        <w:br w:type="page"/>
      </w:r>
    </w:p>
    <w:p w:rsidR="00BC3515" w:rsidRDefault="00BC3515" w14:paraId="376521F7"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Fonts w:ascii="Calibri" w:hAnsi="Calibri"/>
          <w:i w:val="0"/>
          <w:iCs w:val="0"/>
          <w:kern w:val="0"/>
          <w:sz w:val="22"/>
          <w:szCs w:val="22"/>
        </w:rPr>
      </w:pPr>
      <w:r>
        <w:rPr>
          <w:rStyle w:val="None"/>
          <w:rFonts w:ascii="Calibri" w:hAnsi="Calibri"/>
        </w:rPr>
        <w:lastRenderedPageBreak/>
        <w:t>Table 2.2.2: M vector and proportion of matures by size or age (</w:t>
      </w:r>
      <w:r w:rsidR="002308BD">
        <w:rPr>
          <w:rStyle w:val="None"/>
          <w:rFonts w:ascii="Calibri" w:hAnsi="Calibri"/>
        </w:rPr>
        <w:t>Sex combined</w:t>
      </w:r>
      <w:r>
        <w:rPr>
          <w:rStyle w:val="None"/>
          <w:rFonts w:ascii="Calibri" w:hAnsi="Calibri"/>
        </w:rPr>
        <w:t>)</w:t>
      </w:r>
    </w:p>
    <w:tbl>
      <w:tblPr>
        <w:tblW w:w="9622"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3207"/>
        <w:gridCol w:w="3207"/>
        <w:gridCol w:w="3208"/>
      </w:tblGrid>
      <w:tr w:rsidR="00BC3515" w:rsidTr="00342B79" w14:paraId="423A9061" w14:textId="77777777">
        <w:trPr>
          <w:trHeight w:val="280"/>
        </w:trPr>
        <w:tc>
          <w:tcPr>
            <w:tcW w:w="3207"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P="00342B79" w:rsidRDefault="00BC3515" w14:paraId="3DD4C2E5"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Size/Age</w:t>
            </w:r>
          </w:p>
        </w:tc>
        <w:tc>
          <w:tcPr>
            <w:tcW w:w="3207"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P="00342B79" w:rsidRDefault="00BC3515" w14:paraId="26458D94" w14:textId="77777777">
            <w:pPr>
              <w:pStyle w:val="BodyA"/>
              <w:pBdr>
                <w:top w:val="none" w:color="auto" w:sz="0" w:space="0"/>
                <w:left w:val="none" w:color="auto" w:sz="0" w:space="0"/>
                <w:bottom w:val="none" w:color="auto" w:sz="0" w:space="0"/>
                <w:right w:val="none" w:color="auto" w:sz="0" w:space="0"/>
                <w:bar w:val="none" w:color="auto" w:sz="0"/>
              </w:pBdr>
              <w:spacing w:after="0" w:line="240" w:lineRule="auto"/>
              <w:jc w:val="center"/>
            </w:pPr>
            <w:r w:rsidRPr="00342B79">
              <w:rPr>
                <w:rStyle w:val="None"/>
                <w:b/>
                <w:bCs/>
              </w:rPr>
              <w:t>Natural mortality</w:t>
            </w:r>
          </w:p>
        </w:tc>
        <w:tc>
          <w:tcPr>
            <w:tcW w:w="3208"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P="00342B79" w:rsidRDefault="00BC3515" w14:paraId="55553E0E" w14:textId="77777777">
            <w:pPr>
              <w:pStyle w:val="BodyA"/>
              <w:pBdr>
                <w:top w:val="none" w:color="auto" w:sz="0" w:space="0"/>
                <w:left w:val="none" w:color="auto" w:sz="0" w:space="0"/>
                <w:bottom w:val="none" w:color="auto" w:sz="0" w:space="0"/>
                <w:right w:val="none" w:color="auto" w:sz="0" w:space="0"/>
                <w:bar w:val="none" w:color="auto" w:sz="0"/>
              </w:pBdr>
              <w:spacing w:after="0" w:line="240" w:lineRule="auto"/>
              <w:jc w:val="center"/>
            </w:pPr>
            <w:r w:rsidRPr="00342B79">
              <w:rPr>
                <w:rStyle w:val="None"/>
                <w:b/>
                <w:bCs/>
              </w:rPr>
              <w:t>Proportion of matures</w:t>
            </w:r>
          </w:p>
        </w:tc>
      </w:tr>
      <w:tr w:rsidR="00BC3515" w:rsidTr="00342B79" w14:paraId="1F7FB5AF" w14:textId="77777777">
        <w:trPr>
          <w:trHeight w:val="300"/>
        </w:trPr>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5BC1A54A"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0</w:t>
            </w:r>
          </w:p>
        </w:tc>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2EEEEFBC"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2.36</w:t>
            </w:r>
          </w:p>
        </w:tc>
        <w:tc>
          <w:tcPr>
            <w:tcW w:w="320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1F6FCFB2"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0.5</w:t>
            </w:r>
          </w:p>
        </w:tc>
      </w:tr>
      <w:tr w:rsidR="00BC3515" w:rsidTr="00342B79" w14:paraId="71D2CBA8" w14:textId="77777777">
        <w:trPr>
          <w:trHeight w:val="300"/>
        </w:trPr>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0169C223"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1</w:t>
            </w:r>
          </w:p>
        </w:tc>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514957BC"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1.10</w:t>
            </w:r>
          </w:p>
        </w:tc>
        <w:tc>
          <w:tcPr>
            <w:tcW w:w="320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05B7A8C9"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1</w:t>
            </w:r>
          </w:p>
        </w:tc>
      </w:tr>
      <w:tr w:rsidR="00BC3515" w:rsidTr="00342B79" w14:paraId="3A5B3652" w14:textId="77777777">
        <w:trPr>
          <w:trHeight w:val="300"/>
        </w:trPr>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3EDBE56A"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2</w:t>
            </w:r>
          </w:p>
        </w:tc>
        <w:tc>
          <w:tcPr>
            <w:tcW w:w="320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42B79" w:rsidRDefault="00BC3515" w14:paraId="14FCF73E"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0.81</w:t>
            </w:r>
          </w:p>
        </w:tc>
        <w:tc>
          <w:tcPr>
            <w:tcW w:w="320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47A5AFEF"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1</w:t>
            </w:r>
          </w:p>
        </w:tc>
      </w:tr>
      <w:tr w:rsidR="00BC3515" w:rsidTr="00342B79" w14:paraId="6B4E9A53" w14:textId="77777777">
        <w:trPr>
          <w:trHeight w:val="300"/>
        </w:trPr>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583FC11A"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3</w:t>
            </w:r>
          </w:p>
        </w:tc>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20DFF011"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0.69</w:t>
            </w:r>
          </w:p>
        </w:tc>
        <w:tc>
          <w:tcPr>
            <w:tcW w:w="320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4A098C0D"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1</w:t>
            </w:r>
          </w:p>
        </w:tc>
      </w:tr>
      <w:tr w:rsidR="00BC3515" w:rsidTr="00342B79" w14:paraId="4FFE0427" w14:textId="77777777">
        <w:trPr>
          <w:trHeight w:val="300"/>
        </w:trPr>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4183468E" w14:textId="77777777">
            <w:pPr>
              <w:pStyle w:val="Didascalia"/>
              <w:keepNext/>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lang w:val="it-IT"/>
              </w:rPr>
              <w:t>4+</w:t>
            </w:r>
          </w:p>
        </w:tc>
        <w:tc>
          <w:tcPr>
            <w:tcW w:w="320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64369EB5" w14:textId="77777777">
            <w:pPr>
              <w:keepNext/>
              <w:widowControl w:val="0"/>
              <w:pBdr>
                <w:top w:val="none" w:color="auto" w:sz="0" w:space="0"/>
                <w:left w:val="none" w:color="auto" w:sz="0" w:space="0"/>
                <w:bottom w:val="none" w:color="auto" w:sz="0" w:space="0"/>
                <w:right w:val="none" w:color="auto" w:sz="0" w:space="0"/>
                <w:bar w:val="none" w:color="auto" w:sz="0"/>
              </w:pBdr>
              <w:suppressAutoHyphens/>
              <w:spacing w:before="120" w:after="120"/>
            </w:pPr>
            <w:r w:rsidRPr="00342B79">
              <w:rPr>
                <w:rStyle w:val="None"/>
                <w:rFonts w:ascii="Calibri" w:hAnsi="Calibri"/>
                <w:i/>
                <w:iCs/>
                <w:kern w:val="3"/>
              </w:rPr>
              <w:t>0.625</w:t>
            </w:r>
          </w:p>
        </w:tc>
        <w:tc>
          <w:tcPr>
            <w:tcW w:w="320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42B79" w:rsidRDefault="00BC3515" w14:paraId="1E737FE4" w14:textId="77777777">
            <w:pPr>
              <w:pStyle w:val="Didascalia"/>
              <w:keepNext/>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lang w:val="it-IT"/>
              </w:rPr>
              <w:t>1</w:t>
            </w:r>
          </w:p>
        </w:tc>
      </w:tr>
    </w:tbl>
    <w:p w:rsidRPr="004149DF" w:rsidR="00BC3515" w:rsidP="004149DF" w:rsidRDefault="00BC3515" w14:paraId="5EF21A18" w14:textId="77777777">
      <w:pPr>
        <w:pStyle w:val="Didascalia"/>
        <w:keepNext/>
        <w:pBdr>
          <w:top w:val="none" w:color="auto" w:sz="0" w:space="0"/>
          <w:left w:val="none" w:color="auto" w:sz="0" w:space="0"/>
          <w:bottom w:val="none" w:color="auto" w:sz="0" w:space="0"/>
          <w:right w:val="none" w:color="auto" w:sz="0" w:space="0"/>
          <w:bar w:val="none" w:color="auto" w:sz="0"/>
        </w:pBdr>
        <w:ind w:left="108" w:hanging="108"/>
        <w:jc w:val="both"/>
        <w:rPr>
          <w:rFonts w:ascii="Calibri" w:hAnsi="Calibri"/>
          <w:i w:val="0"/>
          <w:iCs w:val="0"/>
          <w:kern w:val="0"/>
        </w:rPr>
      </w:pPr>
      <w:r>
        <w:rPr>
          <w:rStyle w:val="None"/>
          <w:rFonts w:ascii="Times New Roman" w:hAnsi="Times New Roman"/>
          <w:i w:val="0"/>
          <w:iCs w:val="0"/>
          <w:kern w:val="0"/>
        </w:rPr>
        <w:t xml:space="preserve"> </w:t>
      </w:r>
      <w:r>
        <w:rPr>
          <w:rStyle w:val="None"/>
          <w:rFonts w:ascii="Calibri" w:hAnsi="Calibri"/>
          <w:i w:val="0"/>
          <w:iCs w:val="0"/>
          <w:kern w:val="0"/>
        </w:rPr>
        <w:t>The natural mortality value for age 4+ is the mean value between the natural mortality vale of age 4 and 5.</w:t>
      </w:r>
    </w:p>
    <w:p w:rsidR="00BC3515" w:rsidRDefault="00BC3515" w14:paraId="08DFE0F7"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0FC619D5"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Pr>
      </w:pPr>
      <w:r>
        <w:rPr>
          <w:rStyle w:val="None"/>
          <w:rFonts w:ascii="Calibri" w:hAnsi="Calibri"/>
        </w:rPr>
        <w:t xml:space="preserve">Table 2.2.3: Growth and length weight model parameters </w:t>
      </w:r>
    </w:p>
    <w:tbl>
      <w:tblPr>
        <w:tblW w:w="9514" w:type="dxa"/>
        <w:tblInd w:w="324"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862"/>
        <w:gridCol w:w="912"/>
        <w:gridCol w:w="277"/>
        <w:gridCol w:w="900"/>
        <w:gridCol w:w="1004"/>
        <w:gridCol w:w="818"/>
        <w:gridCol w:w="954"/>
        <w:gridCol w:w="643"/>
        <w:gridCol w:w="1674"/>
        <w:gridCol w:w="690"/>
        <w:gridCol w:w="780"/>
      </w:tblGrid>
      <w:tr w:rsidR="00BC3515" w:rsidTr="00342B79" w14:paraId="54ED2016" w14:textId="77777777">
        <w:trPr>
          <w:trHeight w:val="310"/>
        </w:trPr>
        <w:tc>
          <w:tcPr>
            <w:tcW w:w="862"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3DD9B966" w14:textId="77777777">
            <w:pPr>
              <w:pBdr>
                <w:top w:val="none" w:color="auto" w:sz="0" w:space="0"/>
                <w:left w:val="none" w:color="auto" w:sz="0" w:space="0"/>
                <w:bottom w:val="none" w:color="auto" w:sz="0" w:space="0"/>
                <w:right w:val="none" w:color="auto" w:sz="0" w:space="0"/>
                <w:bar w:val="none" w:color="auto" w:sz="0"/>
              </w:pBdr>
            </w:pPr>
          </w:p>
        </w:tc>
        <w:tc>
          <w:tcPr>
            <w:tcW w:w="1189" w:type="dxa"/>
            <w:gridSpan w:val="2"/>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64AA60A9" w14:textId="77777777">
            <w:pPr>
              <w:pBdr>
                <w:top w:val="none" w:color="auto" w:sz="0" w:space="0"/>
                <w:left w:val="none" w:color="auto" w:sz="0" w:space="0"/>
                <w:bottom w:val="none" w:color="auto" w:sz="0" w:space="0"/>
                <w:right w:val="none" w:color="auto" w:sz="0" w:space="0"/>
                <w:bar w:val="none" w:color="auto" w:sz="0"/>
              </w:pBdr>
            </w:pPr>
          </w:p>
        </w:tc>
        <w:tc>
          <w:tcPr>
            <w:tcW w:w="900"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774B0EBB" w14:textId="77777777">
            <w:pPr>
              <w:pBdr>
                <w:top w:val="none" w:color="auto" w:sz="0" w:space="0"/>
                <w:left w:val="none" w:color="auto" w:sz="0" w:space="0"/>
                <w:bottom w:val="none" w:color="auto" w:sz="0" w:space="0"/>
                <w:right w:val="none" w:color="auto" w:sz="0" w:space="0"/>
                <w:bar w:val="none" w:color="auto" w:sz="0"/>
              </w:pBdr>
            </w:pPr>
          </w:p>
        </w:tc>
        <w:tc>
          <w:tcPr>
            <w:tcW w:w="1003" w:type="dxa"/>
            <w:tcBorders>
              <w:top w:val="nil"/>
              <w:left w:val="nil"/>
              <w:bottom w:val="nil"/>
              <w:right w:val="nil"/>
            </w:tcBorders>
            <w:tcMar>
              <w:top w:w="80" w:type="dxa"/>
              <w:left w:w="80" w:type="dxa"/>
              <w:bottom w:w="80" w:type="dxa"/>
              <w:right w:w="80" w:type="dxa"/>
            </w:tcMar>
            <w:vAlign w:val="bottom"/>
          </w:tcPr>
          <w:p w:rsidR="00BC3515" w:rsidRDefault="00BC3515" w14:paraId="158105E3" w14:textId="77777777">
            <w:pPr>
              <w:pBdr>
                <w:top w:val="none" w:color="auto" w:sz="0" w:space="0"/>
                <w:left w:val="none" w:color="auto" w:sz="0" w:space="0"/>
                <w:bottom w:val="none" w:color="auto" w:sz="0" w:space="0"/>
                <w:right w:val="none" w:color="auto" w:sz="0" w:space="0"/>
                <w:bar w:val="none" w:color="auto" w:sz="0"/>
              </w:pBdr>
            </w:pPr>
          </w:p>
        </w:tc>
        <w:tc>
          <w:tcPr>
            <w:tcW w:w="818" w:type="dxa"/>
            <w:tcBorders>
              <w:top w:val="nil"/>
              <w:left w:val="nil"/>
              <w:bottom w:val="single" w:color="000000" w:sz="4" w:space="0"/>
              <w:right w:val="single" w:color="000000" w:sz="4" w:space="0"/>
            </w:tcBorders>
            <w:tcMar>
              <w:top w:w="80" w:type="dxa"/>
              <w:left w:w="80" w:type="dxa"/>
              <w:bottom w:w="80" w:type="dxa"/>
              <w:right w:w="80" w:type="dxa"/>
            </w:tcMar>
            <w:vAlign w:val="bottom"/>
          </w:tcPr>
          <w:p w:rsidR="00BC3515" w:rsidRDefault="00BC3515" w14:paraId="11CB82F3" w14:textId="77777777">
            <w:pPr>
              <w:pBdr>
                <w:top w:val="none" w:color="auto" w:sz="0" w:space="0"/>
                <w:left w:val="none" w:color="auto" w:sz="0" w:space="0"/>
                <w:bottom w:val="none" w:color="auto" w:sz="0" w:space="0"/>
                <w:right w:val="none" w:color="auto" w:sz="0" w:space="0"/>
                <w:bar w:val="none" w:color="auto" w:sz="0"/>
              </w:pBdr>
            </w:pPr>
          </w:p>
        </w:tc>
        <w:tc>
          <w:tcPr>
            <w:tcW w:w="3961" w:type="dxa"/>
            <w:gridSpan w:val="4"/>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P="00342B79" w:rsidRDefault="00BC3515" w14:paraId="476B619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Sex</w:t>
            </w: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7D8AE7D7"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12A9D67D" w14:textId="77777777">
        <w:trPr>
          <w:trHeight w:val="310"/>
        </w:trPr>
        <w:tc>
          <w:tcPr>
            <w:tcW w:w="862" w:type="dxa"/>
            <w:tcBorders>
              <w:top w:val="nil"/>
              <w:left w:val="nil"/>
              <w:bottom w:val="single" w:color="000000" w:sz="4" w:space="0"/>
              <w:right w:val="nil"/>
            </w:tcBorders>
            <w:shd w:val="clear" w:color="auto" w:fill="FFFFFF"/>
            <w:tcMar>
              <w:top w:w="80" w:type="dxa"/>
              <w:left w:w="80" w:type="dxa"/>
              <w:bottom w:w="80" w:type="dxa"/>
              <w:right w:w="80" w:type="dxa"/>
            </w:tcMar>
            <w:vAlign w:val="bottom"/>
          </w:tcPr>
          <w:p w:rsidR="00BC3515" w:rsidRDefault="00BC3515" w14:paraId="27F4C4EF" w14:textId="77777777">
            <w:pPr>
              <w:pBdr>
                <w:top w:val="none" w:color="auto" w:sz="0" w:space="0"/>
                <w:left w:val="none" w:color="auto" w:sz="0" w:space="0"/>
                <w:bottom w:val="none" w:color="auto" w:sz="0" w:space="0"/>
                <w:right w:val="none" w:color="auto" w:sz="0" w:space="0"/>
                <w:bar w:val="none" w:color="auto" w:sz="0"/>
              </w:pBdr>
            </w:pPr>
          </w:p>
        </w:tc>
        <w:tc>
          <w:tcPr>
            <w:tcW w:w="2089" w:type="dxa"/>
            <w:gridSpan w:val="3"/>
            <w:tcBorders>
              <w:top w:val="nil"/>
              <w:left w:val="nil"/>
              <w:bottom w:val="single" w:color="000000" w:sz="4" w:space="0"/>
              <w:right w:val="nil"/>
            </w:tcBorders>
            <w:shd w:val="clear" w:color="auto" w:fill="FFFFFF"/>
            <w:tcMar>
              <w:top w:w="80" w:type="dxa"/>
              <w:left w:w="80" w:type="dxa"/>
              <w:bottom w:w="80" w:type="dxa"/>
              <w:right w:w="80" w:type="dxa"/>
            </w:tcMar>
          </w:tcPr>
          <w:p w:rsidR="00BC3515" w:rsidRDefault="00BC3515" w14:paraId="7433CF9A" w14:textId="77777777">
            <w:pPr>
              <w:pBdr>
                <w:top w:val="none" w:color="auto" w:sz="0" w:space="0"/>
                <w:left w:val="none" w:color="auto" w:sz="0" w:space="0"/>
                <w:bottom w:val="none" w:color="auto" w:sz="0" w:space="0"/>
                <w:right w:val="none" w:color="auto" w:sz="0" w:space="0"/>
                <w:bar w:val="none" w:color="auto" w:sz="0"/>
              </w:pBdr>
            </w:pPr>
          </w:p>
        </w:tc>
        <w:tc>
          <w:tcPr>
            <w:tcW w:w="1003" w:type="dxa"/>
            <w:tcBorders>
              <w:top w:val="nil"/>
              <w:left w:val="nil"/>
              <w:bottom w:val="single" w:color="000000" w:sz="4" w:space="0"/>
              <w:right w:val="single" w:color="000000" w:sz="4" w:space="0"/>
            </w:tcBorders>
            <w:tcMar>
              <w:top w:w="80" w:type="dxa"/>
              <w:left w:w="80" w:type="dxa"/>
              <w:bottom w:w="80" w:type="dxa"/>
              <w:right w:w="80" w:type="dxa"/>
            </w:tcMar>
            <w:vAlign w:val="bottom"/>
          </w:tcPr>
          <w:p w:rsidR="00BC3515" w:rsidRDefault="00BC3515" w14:paraId="02B02B6E" w14:textId="77777777">
            <w:pPr>
              <w:pBdr>
                <w:top w:val="none" w:color="auto" w:sz="0" w:space="0"/>
                <w:left w:val="none" w:color="auto" w:sz="0" w:space="0"/>
                <w:bottom w:val="none" w:color="auto" w:sz="0" w:space="0"/>
                <w:right w:val="none" w:color="auto" w:sz="0" w:space="0"/>
                <w:bar w:val="none" w:color="auto" w:sz="0"/>
              </w:pBdr>
            </w:pPr>
          </w:p>
        </w:tc>
        <w:tc>
          <w:tcPr>
            <w:tcW w:w="818"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B7EBE6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Units</w:t>
            </w:r>
          </w:p>
        </w:tc>
        <w:tc>
          <w:tcPr>
            <w:tcW w:w="954"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085B4C0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female</w:t>
            </w:r>
          </w:p>
        </w:tc>
        <w:tc>
          <w:tcPr>
            <w:tcW w:w="643"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180E53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male</w:t>
            </w:r>
          </w:p>
        </w:tc>
        <w:tc>
          <w:tcPr>
            <w:tcW w:w="1674"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8E630B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Combined</w:t>
            </w:r>
          </w:p>
        </w:tc>
        <w:tc>
          <w:tcPr>
            <w:tcW w:w="690"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71E6DB9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Years</w:t>
            </w: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408392F7"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F96FA92" w14:textId="77777777">
        <w:trPr>
          <w:trHeight w:val="310"/>
        </w:trPr>
        <w:tc>
          <w:tcPr>
            <w:tcW w:w="1774" w:type="dxa"/>
            <w:gridSpan w:val="2"/>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18963B3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Growth model</w:t>
            </w: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5669D96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L</w:t>
            </w:r>
            <w:r w:rsidRPr="00342B79">
              <w:rPr>
                <w:rStyle w:val="None"/>
                <w:rFonts w:ascii="Arial" w:hAnsi="Arial"/>
                <w:b/>
                <w:bCs/>
                <w:vertAlign w:val="subscript"/>
              </w:rPr>
              <w:t>∞</w:t>
            </w:r>
          </w:p>
        </w:tc>
        <w:tc>
          <w:tcPr>
            <w:tcW w:w="818"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35C76339"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cm</w:t>
            </w: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3D364AC3"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66DEF880"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12F0224A"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19.4</w:t>
            </w:r>
          </w:p>
        </w:tc>
        <w:tc>
          <w:tcPr>
            <w:tcW w:w="69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216037EB" w14:textId="77777777">
            <w:pPr>
              <w:pBdr>
                <w:top w:val="none" w:color="auto" w:sz="0" w:space="0"/>
                <w:left w:val="none" w:color="auto" w:sz="0" w:space="0"/>
                <w:bottom w:val="none" w:color="auto" w:sz="0" w:space="0"/>
                <w:right w:val="none" w:color="auto" w:sz="0" w:space="0"/>
                <w:bar w:val="none" w:color="auto" w:sz="0"/>
              </w:pBdr>
            </w:pP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034DED58"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1476AFDA" w14:textId="77777777">
        <w:trPr>
          <w:trHeight w:val="31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3E179652"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29EEAC1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K</w:t>
            </w:r>
          </w:p>
        </w:tc>
        <w:tc>
          <w:tcPr>
            <w:tcW w:w="818"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444DDD0E"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y</w:t>
            </w:r>
            <w:r w:rsidRPr="00342B79">
              <w:rPr>
                <w:rStyle w:val="None"/>
                <w:rFonts w:ascii="Calibri" w:hAnsi="Calibri"/>
                <w:color w:val="1F497D"/>
                <w:sz w:val="20"/>
                <w:szCs w:val="20"/>
                <w:u w:color="1F497D"/>
                <w:vertAlign w:val="superscript"/>
              </w:rPr>
              <w:t>-1</w:t>
            </w: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7A2639F9"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278B0822"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1BC3D1CD"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0.57</w:t>
            </w:r>
          </w:p>
        </w:tc>
        <w:tc>
          <w:tcPr>
            <w:tcW w:w="69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425469F5" w14:textId="77777777">
            <w:pPr>
              <w:pBdr>
                <w:top w:val="none" w:color="auto" w:sz="0" w:space="0"/>
                <w:left w:val="none" w:color="auto" w:sz="0" w:space="0"/>
                <w:bottom w:val="none" w:color="auto" w:sz="0" w:space="0"/>
                <w:right w:val="none" w:color="auto" w:sz="0" w:space="0"/>
                <w:bar w:val="none" w:color="auto" w:sz="0"/>
              </w:pBdr>
            </w:pP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3B71B698"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E8AA566" w14:textId="77777777">
        <w:trPr>
          <w:trHeight w:val="31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2844EE60"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7779AAD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t</w:t>
            </w:r>
            <w:r w:rsidRPr="00342B79">
              <w:rPr>
                <w:rStyle w:val="None"/>
                <w:b/>
                <w:bCs/>
                <w:vertAlign w:val="subscript"/>
              </w:rPr>
              <w:t>0</w:t>
            </w:r>
          </w:p>
        </w:tc>
        <w:tc>
          <w:tcPr>
            <w:tcW w:w="81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P="00342B79" w:rsidRDefault="00BC3515" w14:paraId="119C15BC"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y</w:t>
            </w: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2BFA8B1D"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45B7ABC1"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3244EB3F"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-0.5</w:t>
            </w:r>
          </w:p>
        </w:tc>
        <w:tc>
          <w:tcPr>
            <w:tcW w:w="69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1901AB74" w14:textId="77777777">
            <w:pPr>
              <w:pBdr>
                <w:top w:val="none" w:color="auto" w:sz="0" w:space="0"/>
                <w:left w:val="none" w:color="auto" w:sz="0" w:space="0"/>
                <w:bottom w:val="none" w:color="auto" w:sz="0" w:space="0"/>
                <w:right w:val="none" w:color="auto" w:sz="0" w:space="0"/>
                <w:bar w:val="none" w:color="auto" w:sz="0"/>
              </w:pBdr>
            </w:pP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701B3344"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4FDC08E5" w14:textId="77777777">
        <w:trPr>
          <w:trHeight w:val="310"/>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07F810E6"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52AD0F0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Data source</w:t>
            </w:r>
          </w:p>
        </w:tc>
        <w:tc>
          <w:tcPr>
            <w:tcW w:w="4779" w:type="dxa"/>
            <w:gridSpan w:val="5"/>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P="00342B79" w:rsidRDefault="00BC3515" w14:paraId="5426B10C"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proofErr w:type="spellStart"/>
            <w:r w:rsidRPr="00342B79">
              <w:rPr>
                <w:rStyle w:val="None"/>
                <w:rFonts w:ascii="Calibri" w:hAnsi="Calibri"/>
                <w:color w:val="1F497D"/>
                <w:sz w:val="20"/>
                <w:szCs w:val="20"/>
                <w:u w:color="1F497D"/>
              </w:rPr>
              <w:t>Sinovcic</w:t>
            </w:r>
            <w:proofErr w:type="spellEnd"/>
            <w:r w:rsidRPr="00342B79">
              <w:rPr>
                <w:rStyle w:val="None"/>
                <w:rFonts w:ascii="Calibri" w:hAnsi="Calibri"/>
                <w:color w:val="1F497D"/>
                <w:sz w:val="20"/>
                <w:szCs w:val="20"/>
                <w:u w:color="1F497D"/>
              </w:rPr>
              <w:t>, 2000</w:t>
            </w: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6B62FEF6"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334EF84" w14:textId="77777777">
        <w:trPr>
          <w:trHeight w:val="310"/>
        </w:trPr>
        <w:tc>
          <w:tcPr>
            <w:tcW w:w="1774" w:type="dxa"/>
            <w:gridSpan w:val="2"/>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474E17D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Length weight</w:t>
            </w:r>
            <w:r w:rsidRPr="00342B79">
              <w:rPr>
                <w:rStyle w:val="None"/>
                <w:rFonts w:ascii="Arial Unicode MS"/>
              </w:rPr>
              <w:br/>
            </w:r>
            <w:r w:rsidRPr="00342B79">
              <w:rPr>
                <w:rStyle w:val="None"/>
                <w:b/>
                <w:bCs/>
              </w:rPr>
              <w:t>relationship</w:t>
            </w: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19F4E34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a</w:t>
            </w:r>
          </w:p>
        </w:tc>
        <w:tc>
          <w:tcPr>
            <w:tcW w:w="81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62C0DF28" w14:textId="77777777">
            <w:pPr>
              <w:pBdr>
                <w:top w:val="none" w:color="auto" w:sz="0" w:space="0"/>
                <w:left w:val="none" w:color="auto" w:sz="0" w:space="0"/>
                <w:bottom w:val="none" w:color="auto" w:sz="0" w:space="0"/>
                <w:right w:val="none" w:color="auto" w:sz="0" w:space="0"/>
                <w:bar w:val="none" w:color="auto" w:sz="0"/>
              </w:pBdr>
            </w:pP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1C3DE7BC"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0DEFE7D9"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P="00342B79" w:rsidRDefault="00BC3515" w14:paraId="479E2D6C"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0.0032</w:t>
            </w:r>
          </w:p>
        </w:tc>
        <w:tc>
          <w:tcPr>
            <w:tcW w:w="69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1A416DEA" w14:textId="77777777">
            <w:pPr>
              <w:pBdr>
                <w:top w:val="none" w:color="auto" w:sz="0" w:space="0"/>
                <w:left w:val="none" w:color="auto" w:sz="0" w:space="0"/>
                <w:bottom w:val="none" w:color="auto" w:sz="0" w:space="0"/>
                <w:right w:val="none" w:color="auto" w:sz="0" w:space="0"/>
                <w:bar w:val="none" w:color="auto" w:sz="0"/>
              </w:pBdr>
            </w:pPr>
          </w:p>
        </w:tc>
        <w:tc>
          <w:tcPr>
            <w:tcW w:w="780" w:type="dxa"/>
            <w:tcBorders>
              <w:top w:val="nil"/>
              <w:left w:val="single" w:color="000000" w:sz="4" w:space="0"/>
              <w:bottom w:val="nil"/>
              <w:right w:val="nil"/>
            </w:tcBorders>
            <w:tcMar>
              <w:top w:w="80" w:type="dxa"/>
              <w:left w:w="80" w:type="dxa"/>
              <w:bottom w:w="80" w:type="dxa"/>
              <w:right w:w="80" w:type="dxa"/>
            </w:tcMar>
          </w:tcPr>
          <w:p w:rsidR="00BC3515" w:rsidRDefault="00BC3515" w14:paraId="5B227024"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2309E94D" w14:textId="77777777">
        <w:trPr>
          <w:trHeight w:val="305"/>
        </w:trPr>
        <w:tc>
          <w:tcPr>
            <w:tcW w:w="1774" w:type="dxa"/>
            <w:gridSpan w:val="2"/>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30D57E02"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094FF18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b</w:t>
            </w:r>
          </w:p>
        </w:tc>
        <w:tc>
          <w:tcPr>
            <w:tcW w:w="81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5AF0FFD0" w14:textId="77777777">
            <w:pPr>
              <w:pBdr>
                <w:top w:val="none" w:color="auto" w:sz="0" w:space="0"/>
                <w:left w:val="none" w:color="auto" w:sz="0" w:space="0"/>
                <w:bottom w:val="none" w:color="auto" w:sz="0" w:space="0"/>
                <w:right w:val="none" w:color="auto" w:sz="0" w:space="0"/>
                <w:bar w:val="none" w:color="auto" w:sz="0"/>
              </w:pBdr>
            </w:pP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6A92A481"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16BDCFD1"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P="00342B79" w:rsidRDefault="00BC3515" w14:paraId="0ADA4E6F"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3.2339</w:t>
            </w:r>
          </w:p>
        </w:tc>
        <w:tc>
          <w:tcPr>
            <w:tcW w:w="690"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73FFB311" w14:textId="77777777">
            <w:pPr>
              <w:pBdr>
                <w:top w:val="none" w:color="auto" w:sz="0" w:space="0"/>
                <w:left w:val="none" w:color="auto" w:sz="0" w:space="0"/>
                <w:bottom w:val="none" w:color="auto" w:sz="0" w:space="0"/>
                <w:right w:val="none" w:color="auto" w:sz="0" w:space="0"/>
                <w:bar w:val="none" w:color="auto" w:sz="0"/>
              </w:pBdr>
            </w:pPr>
          </w:p>
        </w:tc>
        <w:tc>
          <w:tcPr>
            <w:tcW w:w="780" w:type="dxa"/>
            <w:tcBorders>
              <w:top w:val="nil"/>
              <w:left w:val="single" w:color="000000" w:sz="4" w:space="0"/>
              <w:bottom w:val="single" w:color="000000" w:sz="4" w:space="0"/>
              <w:right w:val="nil"/>
            </w:tcBorders>
            <w:tcMar>
              <w:top w:w="80" w:type="dxa"/>
              <w:left w:w="80" w:type="dxa"/>
              <w:bottom w:w="80" w:type="dxa"/>
              <w:right w:w="80" w:type="dxa"/>
            </w:tcMar>
          </w:tcPr>
          <w:p w:rsidR="00BC3515" w:rsidRDefault="00BC3515" w14:paraId="33857C9A"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773CE7A9" w14:textId="77777777">
        <w:trPr>
          <w:trHeight w:val="620"/>
        </w:trPr>
        <w:tc>
          <w:tcPr>
            <w:tcW w:w="862" w:type="dxa"/>
            <w:tcBorders>
              <w:top w:val="single" w:color="000000" w:sz="4" w:space="0"/>
              <w:left w:val="nil"/>
              <w:bottom w:val="nil"/>
              <w:right w:val="nil"/>
            </w:tcBorders>
            <w:shd w:val="clear" w:color="auto" w:fill="FFFFFF"/>
            <w:tcMar>
              <w:top w:w="80" w:type="dxa"/>
              <w:left w:w="80" w:type="dxa"/>
              <w:bottom w:w="80" w:type="dxa"/>
              <w:right w:w="80" w:type="dxa"/>
            </w:tcMar>
            <w:vAlign w:val="bottom"/>
          </w:tcPr>
          <w:p w:rsidR="00BC3515" w:rsidRDefault="00BC3515" w14:paraId="4E480224" w14:textId="77777777">
            <w:pPr>
              <w:pBdr>
                <w:top w:val="none" w:color="auto" w:sz="0" w:space="0"/>
                <w:left w:val="none" w:color="auto" w:sz="0" w:space="0"/>
                <w:bottom w:val="none" w:color="auto" w:sz="0" w:space="0"/>
                <w:right w:val="none" w:color="auto" w:sz="0" w:space="0"/>
                <w:bar w:val="none" w:color="auto" w:sz="0"/>
              </w:pBdr>
            </w:pPr>
          </w:p>
        </w:tc>
        <w:tc>
          <w:tcPr>
            <w:tcW w:w="912" w:type="dxa"/>
            <w:tcBorders>
              <w:top w:val="single" w:color="000000" w:sz="4" w:space="0"/>
              <w:left w:val="nil"/>
              <w:bottom w:val="nil"/>
              <w:right w:val="single" w:color="000000" w:sz="4" w:space="0"/>
            </w:tcBorders>
            <w:shd w:val="clear" w:color="auto" w:fill="FFFFFF"/>
            <w:tcMar>
              <w:top w:w="80" w:type="dxa"/>
              <w:left w:w="80" w:type="dxa"/>
              <w:bottom w:w="80" w:type="dxa"/>
              <w:right w:w="80" w:type="dxa"/>
            </w:tcMar>
            <w:vAlign w:val="bottom"/>
          </w:tcPr>
          <w:p w:rsidR="00BC3515" w:rsidRDefault="00BC3515" w14:paraId="3B8710BF"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479A37E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 xml:space="preserve">M </w:t>
            </w:r>
            <w:r w:rsidRPr="00342B79">
              <w:rPr>
                <w:rStyle w:val="None"/>
                <w:rFonts w:ascii="Arial Unicode MS"/>
              </w:rPr>
              <w:br/>
            </w:r>
            <w:r w:rsidRPr="00342B79">
              <w:rPr>
                <w:rStyle w:val="None"/>
                <w:sz w:val="20"/>
                <w:szCs w:val="20"/>
              </w:rPr>
              <w:t>(scalar)</w:t>
            </w:r>
          </w:p>
        </w:tc>
        <w:tc>
          <w:tcPr>
            <w:tcW w:w="818"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0260059F" w14:textId="77777777">
            <w:pPr>
              <w:pBdr>
                <w:top w:val="none" w:color="auto" w:sz="0" w:space="0"/>
                <w:left w:val="none" w:color="auto" w:sz="0" w:space="0"/>
                <w:bottom w:val="none" w:color="auto" w:sz="0" w:space="0"/>
                <w:right w:val="none" w:color="auto" w:sz="0" w:space="0"/>
                <w:bar w:val="none" w:color="auto" w:sz="0"/>
              </w:pBdr>
            </w:pPr>
          </w:p>
        </w:tc>
        <w:tc>
          <w:tcPr>
            <w:tcW w:w="95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38C450AC"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center"/>
          </w:tcPr>
          <w:p w:rsidR="00BC3515" w:rsidRDefault="00BC3515" w14:paraId="5E579AE5"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61DE2DD0" w14:textId="77777777">
            <w:pPr>
              <w:pBdr>
                <w:top w:val="none" w:color="auto" w:sz="0" w:space="0"/>
                <w:left w:val="none" w:color="auto" w:sz="0" w:space="0"/>
                <w:bottom w:val="none" w:color="auto" w:sz="0" w:space="0"/>
                <w:right w:val="none" w:color="auto" w:sz="0" w:space="0"/>
                <w:bar w:val="none" w:color="auto" w:sz="0"/>
              </w:pBdr>
            </w:pPr>
          </w:p>
        </w:tc>
        <w:tc>
          <w:tcPr>
            <w:tcW w:w="1470" w:type="dxa"/>
            <w:gridSpan w:val="2"/>
            <w:tcBorders>
              <w:top w:val="single" w:color="000000" w:sz="4" w:space="0"/>
              <w:left w:val="single" w:color="000000" w:sz="4" w:space="0"/>
              <w:bottom w:val="nil"/>
              <w:right w:val="nil"/>
            </w:tcBorders>
            <w:tcMar>
              <w:top w:w="80" w:type="dxa"/>
              <w:left w:w="80" w:type="dxa"/>
              <w:bottom w:w="80" w:type="dxa"/>
              <w:right w:w="80" w:type="dxa"/>
            </w:tcMar>
          </w:tcPr>
          <w:p w:rsidR="00BC3515" w:rsidRDefault="00BC3515" w14:paraId="2390709C"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B7004BA" w14:textId="77777777">
        <w:trPr>
          <w:trHeight w:val="625"/>
        </w:trPr>
        <w:tc>
          <w:tcPr>
            <w:tcW w:w="862" w:type="dxa"/>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76903A2C" w14:textId="77777777">
            <w:pPr>
              <w:pBdr>
                <w:top w:val="none" w:color="auto" w:sz="0" w:space="0"/>
                <w:left w:val="none" w:color="auto" w:sz="0" w:space="0"/>
                <w:bottom w:val="none" w:color="auto" w:sz="0" w:space="0"/>
                <w:right w:val="none" w:color="auto" w:sz="0" w:space="0"/>
                <w:bar w:val="none" w:color="auto" w:sz="0"/>
              </w:pBdr>
            </w:pPr>
          </w:p>
        </w:tc>
        <w:tc>
          <w:tcPr>
            <w:tcW w:w="912" w:type="dxa"/>
            <w:tcBorders>
              <w:top w:val="nil"/>
              <w:left w:val="nil"/>
              <w:bottom w:val="nil"/>
              <w:right w:val="single" w:color="000000" w:sz="4" w:space="0"/>
            </w:tcBorders>
            <w:shd w:val="clear" w:color="auto" w:fill="FFFFFF"/>
            <w:tcMar>
              <w:top w:w="80" w:type="dxa"/>
              <w:left w:w="80" w:type="dxa"/>
              <w:bottom w:w="80" w:type="dxa"/>
              <w:right w:w="80" w:type="dxa"/>
            </w:tcMar>
            <w:vAlign w:val="bottom"/>
          </w:tcPr>
          <w:p w:rsidR="00BC3515" w:rsidRDefault="00BC3515" w14:paraId="1614ACE3" w14:textId="77777777">
            <w:pPr>
              <w:pBdr>
                <w:top w:val="none" w:color="auto" w:sz="0" w:space="0"/>
                <w:left w:val="none" w:color="auto" w:sz="0" w:space="0"/>
                <w:bottom w:val="none" w:color="auto" w:sz="0" w:space="0"/>
                <w:right w:val="none" w:color="auto" w:sz="0" w:space="0"/>
                <w:bar w:val="none" w:color="auto" w:sz="0"/>
              </w:pBdr>
            </w:pPr>
          </w:p>
        </w:tc>
        <w:tc>
          <w:tcPr>
            <w:tcW w:w="2181" w:type="dxa"/>
            <w:gridSpan w:val="3"/>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32394088" w14:textId="77777777">
            <w:pPr>
              <w:pStyle w:val="BodyA"/>
              <w:pBdr>
                <w:top w:val="none" w:color="auto" w:sz="0" w:space="0"/>
                <w:left w:val="none" w:color="auto" w:sz="0" w:space="0"/>
                <w:bottom w:val="none" w:color="auto" w:sz="0" w:space="0"/>
                <w:right w:val="none" w:color="auto" w:sz="0" w:space="0"/>
                <w:between w:val="pyramids" w:color="auto" w:sz="96" w:space="2" w:shadow="1" w:frame="1"/>
                <w:bar w:val="none" w:color="auto" w:sz="0"/>
              </w:pBdr>
              <w:shd w:val="clear" w:color="auto" w:fill="8DB3E2"/>
              <w:jc w:val="center"/>
            </w:pPr>
            <w:r w:rsidRPr="00342B79">
              <w:rPr>
                <w:rStyle w:val="None"/>
                <w:b/>
                <w:bCs/>
                <w:shd w:val="clear" w:color="auto" w:fill="8DB3E2"/>
              </w:rPr>
              <w:t>sex ratio</w:t>
            </w:r>
            <w:r w:rsidRPr="00342B79">
              <w:rPr>
                <w:rStyle w:val="None"/>
                <w:rFonts w:ascii="Arial Unicode MS"/>
                <w:shd w:val="clear" w:color="auto" w:fill="8DB3E2"/>
              </w:rPr>
              <w:br/>
            </w:r>
            <w:r w:rsidRPr="00342B79">
              <w:rPr>
                <w:rStyle w:val="None"/>
                <w:sz w:val="20"/>
                <w:szCs w:val="20"/>
                <w:shd w:val="clear" w:color="auto" w:fill="8DB3E2"/>
              </w:rPr>
              <w:t>(% females</w:t>
            </w:r>
            <w:r w:rsidRPr="00342B79">
              <w:rPr>
                <w:rStyle w:val="None"/>
                <w:sz w:val="20"/>
                <w:szCs w:val="20"/>
              </w:rPr>
              <w:t>/total)</w:t>
            </w:r>
          </w:p>
        </w:tc>
        <w:tc>
          <w:tcPr>
            <w:tcW w:w="818"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596D607F" w14:textId="77777777">
            <w:pPr>
              <w:pBdr>
                <w:top w:val="none" w:color="auto" w:sz="0" w:space="0"/>
                <w:left w:val="none" w:color="auto" w:sz="0" w:space="0"/>
                <w:bottom w:val="none" w:color="auto" w:sz="0" w:space="0"/>
                <w:right w:val="none" w:color="auto" w:sz="0" w:space="0"/>
                <w:bar w:val="none" w:color="auto" w:sz="0"/>
              </w:pBdr>
            </w:pPr>
          </w:p>
        </w:tc>
        <w:tc>
          <w:tcPr>
            <w:tcW w:w="954" w:type="dxa"/>
            <w:tcBorders>
              <w:top w:val="single" w:color="000000" w:sz="4" w:space="0"/>
              <w:left w:val="single" w:color="000000" w:sz="4" w:space="0"/>
              <w:bottom w:val="nil"/>
              <w:right w:val="nil"/>
            </w:tcBorders>
            <w:shd w:val="clear" w:color="auto" w:fill="FFFFFF"/>
            <w:tcMar>
              <w:top w:w="80" w:type="dxa"/>
              <w:left w:w="80" w:type="dxa"/>
              <w:bottom w:w="80" w:type="dxa"/>
              <w:right w:w="80" w:type="dxa"/>
            </w:tcMar>
            <w:vAlign w:val="bottom"/>
          </w:tcPr>
          <w:p w:rsidR="00BC3515" w:rsidRDefault="00BC3515" w14:paraId="541BBFBA" w14:textId="77777777">
            <w:pPr>
              <w:pBdr>
                <w:top w:val="none" w:color="auto" w:sz="0" w:space="0"/>
                <w:left w:val="none" w:color="auto" w:sz="0" w:space="0"/>
                <w:bottom w:val="none" w:color="auto" w:sz="0" w:space="0"/>
                <w:right w:val="none" w:color="auto" w:sz="0" w:space="0"/>
                <w:bar w:val="none" w:color="auto" w:sz="0"/>
              </w:pBdr>
            </w:pPr>
          </w:p>
        </w:tc>
        <w:tc>
          <w:tcPr>
            <w:tcW w:w="643" w:type="dxa"/>
            <w:tcBorders>
              <w:top w:val="single" w:color="000000" w:sz="4" w:space="0"/>
              <w:left w:val="nil"/>
              <w:bottom w:val="nil"/>
              <w:right w:val="nil"/>
            </w:tcBorders>
            <w:shd w:val="clear" w:color="auto" w:fill="FFFFFF"/>
            <w:tcMar>
              <w:top w:w="80" w:type="dxa"/>
              <w:left w:w="80" w:type="dxa"/>
              <w:bottom w:w="80" w:type="dxa"/>
              <w:right w:w="80" w:type="dxa"/>
            </w:tcMar>
            <w:vAlign w:val="bottom"/>
          </w:tcPr>
          <w:p w:rsidR="00BC3515" w:rsidRDefault="00BC3515" w14:paraId="4797295F" w14:textId="77777777">
            <w:pPr>
              <w:pBdr>
                <w:top w:val="none" w:color="auto" w:sz="0" w:space="0"/>
                <w:left w:val="none" w:color="auto" w:sz="0" w:space="0"/>
                <w:bottom w:val="none" w:color="auto" w:sz="0" w:space="0"/>
                <w:right w:val="none" w:color="auto" w:sz="0" w:space="0"/>
                <w:bar w:val="none" w:color="auto" w:sz="0"/>
              </w:pBdr>
            </w:pPr>
          </w:p>
        </w:tc>
        <w:tc>
          <w:tcPr>
            <w:tcW w:w="1674" w:type="dxa"/>
            <w:tcBorders>
              <w:top w:val="single" w:color="000000" w:sz="4" w:space="0"/>
              <w:left w:val="nil"/>
              <w:bottom w:val="nil"/>
              <w:right w:val="nil"/>
            </w:tcBorders>
            <w:shd w:val="clear" w:color="auto" w:fill="FFFFFF"/>
            <w:tcMar>
              <w:top w:w="80" w:type="dxa"/>
              <w:left w:w="80" w:type="dxa"/>
              <w:bottom w:w="80" w:type="dxa"/>
              <w:right w:w="80" w:type="dxa"/>
            </w:tcMar>
            <w:vAlign w:val="bottom"/>
          </w:tcPr>
          <w:p w:rsidR="00BC3515" w:rsidRDefault="00BC3515" w14:paraId="0D1B0372" w14:textId="77777777">
            <w:pPr>
              <w:pBdr>
                <w:top w:val="none" w:color="auto" w:sz="0" w:space="0"/>
                <w:left w:val="none" w:color="auto" w:sz="0" w:space="0"/>
                <w:bottom w:val="none" w:color="auto" w:sz="0" w:space="0"/>
                <w:right w:val="none" w:color="auto" w:sz="0" w:space="0"/>
                <w:bar w:val="none" w:color="auto" w:sz="0"/>
              </w:pBdr>
            </w:pPr>
          </w:p>
        </w:tc>
        <w:tc>
          <w:tcPr>
            <w:tcW w:w="1470" w:type="dxa"/>
            <w:gridSpan w:val="2"/>
            <w:tcBorders>
              <w:top w:val="nil"/>
              <w:left w:val="nil"/>
              <w:bottom w:val="nil"/>
              <w:right w:val="nil"/>
            </w:tcBorders>
            <w:shd w:val="clear" w:color="auto" w:fill="FFFFFF"/>
            <w:tcMar>
              <w:top w:w="80" w:type="dxa"/>
              <w:left w:w="80" w:type="dxa"/>
              <w:bottom w:w="80" w:type="dxa"/>
              <w:right w:w="80" w:type="dxa"/>
            </w:tcMar>
            <w:vAlign w:val="bottom"/>
          </w:tcPr>
          <w:p w:rsidR="00BC3515" w:rsidRDefault="00BC3515" w14:paraId="605FEF66" w14:textId="77777777">
            <w:pPr>
              <w:pBdr>
                <w:top w:val="none" w:color="auto" w:sz="0" w:space="0"/>
                <w:left w:val="none" w:color="auto" w:sz="0" w:space="0"/>
                <w:bottom w:val="none" w:color="auto" w:sz="0" w:space="0"/>
                <w:right w:val="none" w:color="auto" w:sz="0" w:space="0"/>
                <w:bar w:val="none" w:color="auto" w:sz="0"/>
              </w:pBdr>
            </w:pPr>
          </w:p>
        </w:tc>
      </w:tr>
    </w:tbl>
    <w:p w:rsidR="00BC3515" w:rsidP="00C14C07" w:rsidRDefault="00BC3515" w14:paraId="73724A41" w14:textId="77777777">
      <w:pPr>
        <w:pStyle w:val="Heading"/>
        <w:pBdr>
          <w:top w:val="none" w:color="auto" w:sz="0" w:space="0"/>
          <w:left w:val="none" w:color="auto" w:sz="0" w:space="0"/>
          <w:bottom w:val="none" w:color="auto" w:sz="0" w:space="0"/>
          <w:right w:val="none" w:color="auto" w:sz="0" w:space="0"/>
          <w:bar w:val="none" w:color="auto" w:sz="0"/>
        </w:pBdr>
      </w:pPr>
      <w:r>
        <w:rPr>
          <w:rStyle w:val="None"/>
          <w:rFonts w:ascii="Arial Unicode MS" w:cs="Arial Unicode MS"/>
          <w:b w:val="0"/>
          <w:bCs w:val="0"/>
        </w:rPr>
        <w:br w:type="page"/>
      </w:r>
      <w:bookmarkStart w:name="_Toc4" w:id="5"/>
      <w:r w:rsidRPr="001E74DE">
        <w:rPr>
          <w:rStyle w:val="None"/>
          <w:bCs w:val="0"/>
        </w:rPr>
        <w:lastRenderedPageBreak/>
        <w:t>3.</w:t>
      </w:r>
      <w:r>
        <w:rPr>
          <w:rStyle w:val="None"/>
          <w:rFonts w:ascii="Arial Unicode MS" w:hAnsi="Arial Unicode MS" w:cs="Arial Unicode MS"/>
          <w:b w:val="0"/>
          <w:bCs w:val="0"/>
        </w:rPr>
        <w:t xml:space="preserve"> </w:t>
      </w:r>
      <w:r>
        <w:rPr>
          <w:rStyle w:val="None"/>
        </w:rPr>
        <w:t>Fisheries information</w:t>
      </w:r>
      <w:bookmarkEnd w:id="5"/>
    </w:p>
    <w:p w:rsidR="00BC3515" w:rsidP="001E74DE" w:rsidRDefault="00BC3515" w14:paraId="02979508" w14:textId="77777777">
      <w:pPr>
        <w:pStyle w:val="Titolo2"/>
        <w:pBdr>
          <w:top w:val="none" w:color="auto" w:sz="0" w:space="0"/>
          <w:left w:val="none" w:color="auto" w:sz="0" w:space="0"/>
          <w:bottom w:val="none" w:color="auto" w:sz="0" w:space="0"/>
          <w:right w:val="none" w:color="auto" w:sz="0" w:space="0"/>
          <w:bar w:val="none" w:color="auto" w:sz="0"/>
        </w:pBdr>
        <w:ind w:left="284"/>
        <w:rPr>
          <w:rStyle w:val="None"/>
          <w:i w:val="0"/>
          <w:iCs w:val="0"/>
        </w:rPr>
      </w:pPr>
      <w:bookmarkStart w:name="_Toc5" w:id="6"/>
      <w:r>
        <w:rPr>
          <w:rStyle w:val="None"/>
          <w:rFonts w:ascii="Calibri" w:hAnsi="Calibri"/>
        </w:rPr>
        <w:t>3.1  Description of the fleet</w:t>
      </w:r>
      <w:bookmarkEnd w:id="6"/>
    </w:p>
    <w:p w:rsidR="00BC3515" w:rsidP="00C14C07" w:rsidRDefault="00BC3515" w14:paraId="0C3CF94D"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eastAsia="Times New Roman" w:cs="Arial"/>
          <w:b/>
          <w:bCs/>
          <w:i/>
          <w:iCs/>
          <w:sz w:val="28"/>
          <w:szCs w:val="28"/>
        </w:rPr>
      </w:pPr>
      <w:r>
        <w:rPr>
          <w:rStyle w:val="None"/>
          <w:rFonts w:ascii="Calibri" w:hAnsi="Calibri"/>
        </w:rPr>
        <w:t xml:space="preserve">Anchovy are fished by purse seiners and pelagic trawlers belonging to </w:t>
      </w:r>
      <w:smartTag w:uri="urn:schemas-microsoft-com:office:smarttags" w:element="country-region">
        <w:r>
          <w:rPr>
            <w:rStyle w:val="None"/>
            <w:rFonts w:ascii="Calibri" w:hAnsi="Calibri"/>
          </w:rPr>
          <w:t>Italy</w:t>
        </w:r>
      </w:smartTag>
      <w:r>
        <w:rPr>
          <w:rStyle w:val="None"/>
          <w:rFonts w:ascii="Calibri" w:hAnsi="Calibri"/>
        </w:rPr>
        <w:t xml:space="preserve">, </w:t>
      </w:r>
      <w:smartTag w:uri="urn:schemas-microsoft-com:office:smarttags" w:element="country-region">
        <w:r>
          <w:rPr>
            <w:rStyle w:val="None"/>
            <w:rFonts w:ascii="Calibri" w:hAnsi="Calibri"/>
          </w:rPr>
          <w:t>Croatia</w:t>
        </w:r>
      </w:smartTag>
      <w:r>
        <w:rPr>
          <w:rStyle w:val="None"/>
          <w:rFonts w:ascii="Calibri" w:hAnsi="Calibri"/>
        </w:rPr>
        <w:t xml:space="preserve"> and, to a much smaller extent, </w:t>
      </w:r>
      <w:smartTag w:uri="urn:schemas-microsoft-com:office:smarttags" w:element="country-region">
        <w:r>
          <w:rPr>
            <w:rStyle w:val="None"/>
            <w:rFonts w:ascii="Calibri" w:hAnsi="Calibri"/>
          </w:rPr>
          <w:t>Slovenia</w:t>
        </w:r>
      </w:smartTag>
      <w:r>
        <w:rPr>
          <w:rStyle w:val="None"/>
          <w:rFonts w:ascii="Calibri" w:hAnsi="Calibri"/>
        </w:rPr>
        <w:t xml:space="preserve">, </w:t>
      </w:r>
      <w:smartTag w:uri="urn:schemas-microsoft-com:office:smarttags" w:element="country-region">
        <w:r>
          <w:rPr>
            <w:rStyle w:val="None"/>
            <w:rFonts w:ascii="Calibri" w:hAnsi="Calibri"/>
          </w:rPr>
          <w:t>Albania</w:t>
        </w:r>
      </w:smartTag>
      <w:r>
        <w:rPr>
          <w:rStyle w:val="None"/>
          <w:rFonts w:ascii="Calibri" w:hAnsi="Calibri"/>
        </w:rPr>
        <w:t xml:space="preserve"> and </w:t>
      </w:r>
      <w:smartTag w:uri="urn:schemas-microsoft-com:office:smarttags" w:element="country-region">
        <w:smartTag w:uri="urn:schemas-microsoft-com:office:smarttags" w:element="place">
          <w:r>
            <w:rPr>
              <w:rStyle w:val="None"/>
              <w:rFonts w:ascii="Calibri" w:hAnsi="Calibri"/>
            </w:rPr>
            <w:t>Montenegro</w:t>
          </w:r>
        </w:smartTag>
      </w:smartTag>
      <w:r>
        <w:rPr>
          <w:rStyle w:val="None"/>
          <w:rFonts w:ascii="Calibri" w:hAnsi="Calibri"/>
        </w:rPr>
        <w:t xml:space="preserve">. </w:t>
      </w:r>
    </w:p>
    <w:p w:rsidR="00BC3515" w:rsidP="00C14C07" w:rsidRDefault="00BC3515" w14:paraId="1A34A497" w14:textId="5A292F6D">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Pr>
      </w:pPr>
      <w:r>
        <w:rPr>
          <w:rStyle w:val="None"/>
          <w:rFonts w:ascii="Calibri" w:hAnsi="Calibri"/>
        </w:rPr>
        <w:t xml:space="preserve">The Italian fleet is composed of about 65 pairs of mid-water trawlers and about 20 purse seiners (with quite different tonnage), with the former being predominant on the latter ones. Most of the Italian boats whose port of registry is located in GSA 18 actually fish and land in GSA 17. Croatia has about </w:t>
      </w:r>
      <w:r w:rsidR="002308BD">
        <w:rPr>
          <w:rStyle w:val="None"/>
          <w:rFonts w:ascii="Calibri" w:hAnsi="Calibri"/>
        </w:rPr>
        <w:t xml:space="preserve">270 </w:t>
      </w:r>
      <w:r>
        <w:rPr>
          <w:rStyle w:val="None"/>
          <w:rFonts w:ascii="Calibri" w:hAnsi="Calibri"/>
        </w:rPr>
        <w:t xml:space="preserve">active purse seiners targeting small </w:t>
      </w:r>
      <w:proofErr w:type="spellStart"/>
      <w:r>
        <w:rPr>
          <w:rStyle w:val="None"/>
          <w:rFonts w:ascii="Calibri" w:hAnsi="Calibri"/>
        </w:rPr>
        <w:t>pelagics</w:t>
      </w:r>
      <w:proofErr w:type="spellEnd"/>
      <w:r>
        <w:rPr>
          <w:rStyle w:val="None"/>
          <w:rFonts w:ascii="Calibri" w:hAnsi="Calibri"/>
        </w:rPr>
        <w:t xml:space="preserve"> (mainly sardine) while in Slovenia only </w:t>
      </w:r>
      <w:r w:rsidR="00144332">
        <w:rPr>
          <w:rStyle w:val="None"/>
          <w:rFonts w:ascii="Calibri" w:hAnsi="Calibri"/>
        </w:rPr>
        <w:t xml:space="preserve">3 </w:t>
      </w:r>
      <w:r>
        <w:rPr>
          <w:rStyle w:val="None"/>
          <w:rFonts w:ascii="Calibri" w:hAnsi="Calibri"/>
        </w:rPr>
        <w:t>purse seiners are currently active</w:t>
      </w:r>
      <w:r w:rsidR="006E236C">
        <w:rPr>
          <w:rStyle w:val="None"/>
          <w:sz w:val="22"/>
          <w:szCs w:val="22"/>
        </w:rPr>
        <w:t>.</w:t>
      </w:r>
    </w:p>
    <w:p w:rsidR="00BC3515" w:rsidP="00C14C07" w:rsidRDefault="00BC3515" w14:paraId="709B065E"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Pr>
      </w:pPr>
      <w:r>
        <w:rPr>
          <w:rStyle w:val="None"/>
          <w:rFonts w:ascii="Calibri" w:hAnsi="Calibri"/>
        </w:rPr>
        <w:t xml:space="preserve">In </w:t>
      </w:r>
      <w:smartTag w:uri="urn:schemas-microsoft-com:office:smarttags" w:element="country-region">
        <w:smartTag w:uri="urn:schemas-microsoft-com:office:smarttags" w:element="place">
          <w:r>
            <w:rPr>
              <w:rStyle w:val="None"/>
              <w:rFonts w:ascii="Calibri" w:hAnsi="Calibri"/>
            </w:rPr>
            <w:t>Montenegro</w:t>
          </w:r>
        </w:smartTag>
      </w:smartTag>
      <w:r>
        <w:rPr>
          <w:rStyle w:val="None"/>
          <w:rFonts w:ascii="Calibri" w:hAnsi="Calibri"/>
        </w:rPr>
        <w:t xml:space="preserve"> most of the catches are originated from small-scale beach seine fisheries and from small purse seiners fisheries in coastal waters (&lt; 70 m depth).</w:t>
      </w:r>
    </w:p>
    <w:p w:rsidR="00BC3515" w:rsidP="00C14C07" w:rsidRDefault="00BC3515" w14:paraId="065026B8"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Pr>
      </w:pPr>
      <w:r>
        <w:rPr>
          <w:rStyle w:val="None"/>
          <w:rFonts w:ascii="Calibri" w:hAnsi="Calibri"/>
        </w:rPr>
        <w:t>Exploitation is based on all the age classes from 0 to 4+.</w:t>
      </w:r>
    </w:p>
    <w:p w:rsidR="00BC3515" w:rsidP="00C14C07" w:rsidRDefault="00BC3515" w14:paraId="4BEA258D"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ascii="Calibri" w:hAnsi="Calibri"/>
        </w:rPr>
      </w:pPr>
      <w:r>
        <w:rPr>
          <w:rStyle w:val="None"/>
          <w:rFonts w:ascii="Calibri" w:hAnsi="Calibri"/>
        </w:rPr>
        <w:t xml:space="preserve">The Italian catches of anchovy represent the majority of the catches, while the Croatian small pelagic fishery concentrates mainly on sardine. </w:t>
      </w:r>
    </w:p>
    <w:p w:rsidR="00BC3515" w:rsidP="00C14C07" w:rsidRDefault="00BC3515" w14:paraId="70AF81B7"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i w:val="0"/>
          <w:iCs w:val="0"/>
        </w:rPr>
      </w:pPr>
      <w:r>
        <w:rPr>
          <w:rStyle w:val="None"/>
          <w:rFonts w:ascii="Calibri" w:hAnsi="Calibri"/>
        </w:rPr>
        <w:t>Table 3.1.1: Description of operational units exploiting the stock in 2016</w:t>
      </w:r>
    </w:p>
    <w:tbl>
      <w:tblPr>
        <w:tblW w:w="9500" w:type="dxa"/>
        <w:tblInd w:w="324"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658"/>
        <w:gridCol w:w="722"/>
        <w:gridCol w:w="1336"/>
        <w:gridCol w:w="962"/>
        <w:gridCol w:w="1360"/>
        <w:gridCol w:w="1675"/>
        <w:gridCol w:w="1397"/>
        <w:gridCol w:w="1390"/>
      </w:tblGrid>
      <w:tr w:rsidR="00BC3515" w:rsidTr="00342B79" w14:paraId="62D11ACE" w14:textId="77777777">
        <w:trPr>
          <w:trHeight w:val="290"/>
        </w:trPr>
        <w:tc>
          <w:tcPr>
            <w:tcW w:w="657" w:type="dxa"/>
            <w:tcBorders>
              <w:top w:val="nil"/>
              <w:left w:val="nil"/>
              <w:bottom w:val="nil"/>
              <w:right w:val="nil"/>
            </w:tcBorders>
            <w:shd w:val="clear" w:color="auto" w:fill="FFFFFF"/>
            <w:tcMar>
              <w:top w:w="80" w:type="dxa"/>
              <w:left w:w="80" w:type="dxa"/>
              <w:bottom w:w="80" w:type="dxa"/>
              <w:right w:w="80" w:type="dxa"/>
            </w:tcMar>
            <w:vAlign w:val="center"/>
          </w:tcPr>
          <w:p w:rsidR="00BC3515" w:rsidRDefault="00BC3515" w14:paraId="18102E1D"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 </w:t>
            </w:r>
          </w:p>
        </w:tc>
        <w:tc>
          <w:tcPr>
            <w:tcW w:w="722" w:type="dxa"/>
            <w:tcBorders>
              <w:top w:val="nil"/>
              <w:left w:val="nil"/>
              <w:bottom w:val="nil"/>
              <w:right w:val="single" w:color="000000" w:sz="4" w:space="0"/>
            </w:tcBorders>
            <w:shd w:val="clear" w:color="auto" w:fill="FFFFFF"/>
            <w:tcMar>
              <w:top w:w="80" w:type="dxa"/>
              <w:left w:w="80" w:type="dxa"/>
              <w:bottom w:w="80" w:type="dxa"/>
              <w:right w:w="80" w:type="dxa"/>
            </w:tcMar>
            <w:vAlign w:val="center"/>
          </w:tcPr>
          <w:p w:rsidR="00BC3515" w:rsidRDefault="00BC3515" w14:paraId="3FC5BFE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 </w:t>
            </w:r>
          </w:p>
        </w:tc>
        <w:tc>
          <w:tcPr>
            <w:tcW w:w="1336"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2060426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Country</w:t>
            </w:r>
          </w:p>
        </w:tc>
        <w:tc>
          <w:tcPr>
            <w:tcW w:w="962"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27DF834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GSA</w:t>
            </w:r>
          </w:p>
        </w:tc>
        <w:tc>
          <w:tcPr>
            <w:tcW w:w="1360"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44BC97F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Fleet Segment</w:t>
            </w:r>
          </w:p>
        </w:tc>
        <w:tc>
          <w:tcPr>
            <w:tcW w:w="1675"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121F59D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Fishing Gear Class</w:t>
            </w:r>
          </w:p>
        </w:tc>
        <w:tc>
          <w:tcPr>
            <w:tcW w:w="1397"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57C5746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Group of Target Species</w:t>
            </w:r>
          </w:p>
        </w:tc>
        <w:tc>
          <w:tcPr>
            <w:tcW w:w="1390" w:type="dxa"/>
            <w:vMerge w:val="restart"/>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4D0F663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Species</w:t>
            </w:r>
          </w:p>
        </w:tc>
      </w:tr>
      <w:tr w:rsidR="00BC3515" w:rsidTr="00342B79" w14:paraId="484E629B" w14:textId="77777777">
        <w:trPr>
          <w:trHeight w:val="443"/>
        </w:trPr>
        <w:tc>
          <w:tcPr>
            <w:tcW w:w="657" w:type="dxa"/>
            <w:tcBorders>
              <w:top w:val="nil"/>
              <w:left w:val="nil"/>
              <w:bottom w:val="single" w:color="000000" w:sz="4" w:space="0"/>
              <w:right w:val="nil"/>
            </w:tcBorders>
            <w:shd w:val="clear" w:color="auto" w:fill="FFFFFF"/>
            <w:tcMar>
              <w:top w:w="80" w:type="dxa"/>
              <w:left w:w="80" w:type="dxa"/>
              <w:bottom w:w="80" w:type="dxa"/>
              <w:right w:w="80" w:type="dxa"/>
            </w:tcMar>
            <w:vAlign w:val="center"/>
          </w:tcPr>
          <w:p w:rsidR="00BC3515" w:rsidRDefault="00BC3515" w14:paraId="0AFE2DF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sz w:val="20"/>
                <w:szCs w:val="20"/>
              </w:rPr>
              <w:t> </w:t>
            </w:r>
          </w:p>
        </w:tc>
        <w:tc>
          <w:tcPr>
            <w:tcW w:w="722" w:type="dxa"/>
            <w:tcBorders>
              <w:top w:val="nil"/>
              <w:left w:val="nil"/>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54367AD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sz w:val="20"/>
                <w:szCs w:val="20"/>
              </w:rPr>
              <w:t> </w:t>
            </w:r>
          </w:p>
        </w:tc>
        <w:tc>
          <w:tcPr>
            <w:tcW w:w="1336"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4912FAE5" w14:textId="77777777">
            <w:pPr>
              <w:pBdr>
                <w:top w:val="none" w:color="auto" w:sz="0" w:space="0"/>
                <w:left w:val="none" w:color="auto" w:sz="0" w:space="0"/>
                <w:bottom w:val="none" w:color="auto" w:sz="0" w:space="0"/>
                <w:right w:val="none" w:color="auto" w:sz="0" w:space="0"/>
                <w:bar w:val="none" w:color="auto" w:sz="0"/>
              </w:pBdr>
            </w:pPr>
          </w:p>
        </w:tc>
        <w:tc>
          <w:tcPr>
            <w:tcW w:w="962"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783001E6" w14:textId="77777777">
            <w:pPr>
              <w:pBdr>
                <w:top w:val="none" w:color="auto" w:sz="0" w:space="0"/>
                <w:left w:val="none" w:color="auto" w:sz="0" w:space="0"/>
                <w:bottom w:val="none" w:color="auto" w:sz="0" w:space="0"/>
                <w:right w:val="none" w:color="auto" w:sz="0" w:space="0"/>
                <w:bar w:val="none" w:color="auto" w:sz="0"/>
              </w:pBdr>
            </w:pPr>
          </w:p>
        </w:tc>
        <w:tc>
          <w:tcPr>
            <w:tcW w:w="1360"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64C5C52C" w14:textId="77777777">
            <w:pPr>
              <w:pBdr>
                <w:top w:val="none" w:color="auto" w:sz="0" w:space="0"/>
                <w:left w:val="none" w:color="auto" w:sz="0" w:space="0"/>
                <w:bottom w:val="none" w:color="auto" w:sz="0" w:space="0"/>
                <w:right w:val="none" w:color="auto" w:sz="0" w:space="0"/>
                <w:bar w:val="none" w:color="auto" w:sz="0"/>
              </w:pBdr>
            </w:pPr>
          </w:p>
        </w:tc>
        <w:tc>
          <w:tcPr>
            <w:tcW w:w="1675"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122A0320" w14:textId="77777777">
            <w:pPr>
              <w:pBdr>
                <w:top w:val="none" w:color="auto" w:sz="0" w:space="0"/>
                <w:left w:val="none" w:color="auto" w:sz="0" w:space="0"/>
                <w:bottom w:val="none" w:color="auto" w:sz="0" w:space="0"/>
                <w:right w:val="none" w:color="auto" w:sz="0" w:space="0"/>
                <w:bar w:val="none" w:color="auto" w:sz="0"/>
              </w:pBdr>
            </w:pPr>
          </w:p>
        </w:tc>
        <w:tc>
          <w:tcPr>
            <w:tcW w:w="1397"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70C6A9CE" w14:textId="77777777">
            <w:pPr>
              <w:pBdr>
                <w:top w:val="none" w:color="auto" w:sz="0" w:space="0"/>
                <w:left w:val="none" w:color="auto" w:sz="0" w:space="0"/>
                <w:bottom w:val="none" w:color="auto" w:sz="0" w:space="0"/>
                <w:right w:val="none" w:color="auto" w:sz="0" w:space="0"/>
                <w:bar w:val="none" w:color="auto" w:sz="0"/>
              </w:pBdr>
            </w:pPr>
          </w:p>
        </w:tc>
        <w:tc>
          <w:tcPr>
            <w:tcW w:w="1390" w:type="dxa"/>
            <w:vMerge/>
            <w:tcBorders>
              <w:top w:val="single" w:color="000000" w:sz="4" w:space="0"/>
              <w:left w:val="single" w:color="000000" w:sz="4" w:space="0"/>
              <w:bottom w:val="single" w:color="000000" w:sz="4" w:space="0"/>
              <w:right w:val="single" w:color="000000" w:sz="4" w:space="0"/>
            </w:tcBorders>
            <w:shd w:val="clear" w:color="auto" w:fill="8DB3E2"/>
          </w:tcPr>
          <w:p w:rsidR="00BC3515" w:rsidRDefault="00BC3515" w14:paraId="106D331C"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75F241F3" w14:textId="77777777">
        <w:trPr>
          <w:trHeight w:val="888"/>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0229BF4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lang w:val="it-IT"/>
              </w:rPr>
              <w:t>ITA_PTM_1718</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169CFBDD"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u w:color="1F497D"/>
                <w:lang w:val="it-IT"/>
              </w:rPr>
              <w:t>Italy</w:t>
            </w:r>
            <w:proofErr w:type="spellEnd"/>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1F770FA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GSA17-18</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35A127C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PTM_0640</w:t>
            </w: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027FE586"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sz w:val="18"/>
                <w:szCs w:val="18"/>
                <w:u w:color="1F497D"/>
                <w:lang w:val="it-IT"/>
              </w:rPr>
              <w:t>Pelagic</w:t>
            </w:r>
            <w:proofErr w:type="spellEnd"/>
            <w:r w:rsidRPr="00342B79">
              <w:rPr>
                <w:rStyle w:val="None"/>
                <w:color w:val="1F497D"/>
                <w:sz w:val="18"/>
                <w:szCs w:val="18"/>
                <w:u w:color="1F497D"/>
                <w:lang w:val="it-IT"/>
              </w:rPr>
              <w:t xml:space="preserve"> </w:t>
            </w:r>
            <w:proofErr w:type="spellStart"/>
            <w:r w:rsidRPr="00342B79">
              <w:rPr>
                <w:rStyle w:val="None"/>
                <w:color w:val="1F497D"/>
                <w:sz w:val="18"/>
                <w:szCs w:val="18"/>
                <w:u w:color="1F497D"/>
                <w:lang w:val="it-IT"/>
              </w:rPr>
              <w:t>Trawler</w:t>
            </w:r>
            <w:proofErr w:type="spellEnd"/>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7F94EC30"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0F35FB95"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rPr>
              <w:t xml:space="preserve">E. </w:t>
            </w:r>
            <w:proofErr w:type="spellStart"/>
            <w:r w:rsidRPr="00342B79">
              <w:rPr>
                <w:rStyle w:val="None"/>
                <w:rFonts w:ascii="Calibri" w:hAnsi="Calibri"/>
                <w:i/>
                <w:iCs/>
                <w:sz w:val="18"/>
                <w:szCs w:val="18"/>
              </w:rPr>
              <w:t>encrasicolus</w:t>
            </w:r>
            <w:proofErr w:type="spellEnd"/>
          </w:p>
          <w:p w:rsidR="00BC3515" w:rsidP="00342B79" w:rsidRDefault="00BC3515" w14:paraId="25013D33" w14:textId="77777777">
            <w:pPr>
              <w:pBdr>
                <w:top w:val="none" w:color="auto" w:sz="0" w:space="0"/>
                <w:left w:val="none" w:color="auto" w:sz="0" w:space="0"/>
                <w:bottom w:val="none" w:color="auto" w:sz="0" w:space="0"/>
                <w:right w:val="none" w:color="auto" w:sz="0" w:space="0"/>
                <w:bar w:val="none" w:color="auto" w:sz="0"/>
              </w:pBdr>
              <w:tabs>
                <w:tab w:val="left" w:pos="1280"/>
              </w:tabs>
              <w:jc w:val="center"/>
              <w:rPr>
                <w:rStyle w:val="None"/>
              </w:rPr>
            </w:pPr>
            <w:r w:rsidRPr="00342B79">
              <w:rPr>
                <w:rStyle w:val="None"/>
                <w:rFonts w:ascii="Calibri" w:hAnsi="Calibri"/>
                <w:i/>
                <w:iCs/>
                <w:sz w:val="18"/>
                <w:szCs w:val="18"/>
              </w:rPr>
              <w:t xml:space="preserve">S. </w:t>
            </w:r>
            <w:proofErr w:type="spellStart"/>
            <w:r w:rsidRPr="00342B79">
              <w:rPr>
                <w:rStyle w:val="None"/>
                <w:rFonts w:ascii="Calibri" w:hAnsi="Calibri"/>
                <w:i/>
                <w:iCs/>
                <w:sz w:val="18"/>
                <w:szCs w:val="18"/>
              </w:rPr>
              <w:t>pilchardus</w:t>
            </w:r>
            <w:proofErr w:type="spellEnd"/>
          </w:p>
          <w:p w:rsidR="00BC3515" w:rsidP="00342B79" w:rsidRDefault="00BC3515" w14:paraId="3B959E9A"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proofErr w:type="spellStart"/>
            <w:r w:rsidRPr="00342B79">
              <w:rPr>
                <w:rStyle w:val="None"/>
                <w:rFonts w:ascii="Calibri" w:hAnsi="Calibri"/>
                <w:i/>
                <w:iCs/>
                <w:sz w:val="18"/>
                <w:szCs w:val="18"/>
              </w:rPr>
              <w:t>Mugilidae</w:t>
            </w:r>
            <w:proofErr w:type="spellEnd"/>
            <w:r w:rsidRPr="00342B79">
              <w:rPr>
                <w:rStyle w:val="None"/>
                <w:rFonts w:ascii="Calibri" w:hAnsi="Calibri"/>
                <w:i/>
                <w:iCs/>
                <w:sz w:val="18"/>
                <w:szCs w:val="18"/>
              </w:rPr>
              <w:t xml:space="preserve"> </w:t>
            </w:r>
            <w:r w:rsidRPr="00342B79">
              <w:rPr>
                <w:rStyle w:val="None"/>
                <w:rFonts w:ascii="Calibri" w:hAnsi="Calibri"/>
                <w:sz w:val="18"/>
                <w:szCs w:val="18"/>
              </w:rPr>
              <w:t>spp.</w:t>
            </w:r>
          </w:p>
        </w:tc>
      </w:tr>
      <w:tr w:rsidR="00BC3515" w:rsidTr="00342B79" w14:paraId="3F2AB3D1" w14:textId="77777777">
        <w:trPr>
          <w:trHeight w:val="888"/>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69D8F67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lang w:val="it-IT"/>
              </w:rPr>
              <w:t>ITA_PS_1718</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437448B6"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u w:color="1F497D"/>
                <w:lang w:val="it-IT"/>
              </w:rPr>
              <w:t>Italy</w:t>
            </w:r>
            <w:proofErr w:type="spellEnd"/>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5F16564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GSA17-18</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76F85AF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PS_0640</w:t>
            </w: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30C6EE5B"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sz w:val="18"/>
                <w:szCs w:val="18"/>
                <w:u w:color="1F497D"/>
                <w:lang w:val="it-IT"/>
              </w:rPr>
              <w:t>Purse</w:t>
            </w:r>
            <w:proofErr w:type="spellEnd"/>
            <w:r w:rsidRPr="00342B79">
              <w:rPr>
                <w:rStyle w:val="None"/>
                <w:color w:val="1F497D"/>
                <w:sz w:val="18"/>
                <w:szCs w:val="18"/>
                <w:u w:color="1F497D"/>
                <w:lang w:val="it-IT"/>
              </w:rPr>
              <w:t xml:space="preserve"> </w:t>
            </w:r>
            <w:proofErr w:type="spellStart"/>
            <w:r w:rsidRPr="00342B79">
              <w:rPr>
                <w:rStyle w:val="None"/>
                <w:color w:val="1F497D"/>
                <w:sz w:val="18"/>
                <w:szCs w:val="18"/>
                <w:u w:color="1F497D"/>
                <w:lang w:val="it-IT"/>
              </w:rPr>
              <w:t>seiners</w:t>
            </w:r>
            <w:proofErr w:type="spellEnd"/>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5AB2E21D"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1B995033"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rPr>
              <w:t xml:space="preserve">E. </w:t>
            </w:r>
            <w:proofErr w:type="spellStart"/>
            <w:r w:rsidRPr="00342B79">
              <w:rPr>
                <w:rStyle w:val="None"/>
                <w:rFonts w:ascii="Calibri" w:hAnsi="Calibri"/>
                <w:i/>
                <w:iCs/>
                <w:sz w:val="18"/>
                <w:szCs w:val="18"/>
              </w:rPr>
              <w:t>encrasicolus</w:t>
            </w:r>
            <w:proofErr w:type="spellEnd"/>
          </w:p>
          <w:p w:rsidR="00BC3515" w:rsidP="00342B79" w:rsidRDefault="00BC3515" w14:paraId="63A669F3" w14:textId="77777777">
            <w:pPr>
              <w:pBdr>
                <w:top w:val="none" w:color="auto" w:sz="0" w:space="0"/>
                <w:left w:val="none" w:color="auto" w:sz="0" w:space="0"/>
                <w:bottom w:val="none" w:color="auto" w:sz="0" w:space="0"/>
                <w:right w:val="none" w:color="auto" w:sz="0" w:space="0"/>
                <w:bar w:val="none" w:color="auto" w:sz="0"/>
              </w:pBdr>
              <w:tabs>
                <w:tab w:val="left" w:pos="1280"/>
              </w:tabs>
              <w:jc w:val="center"/>
              <w:rPr>
                <w:rStyle w:val="None"/>
              </w:rPr>
            </w:pPr>
            <w:r w:rsidRPr="00342B79">
              <w:rPr>
                <w:rStyle w:val="None"/>
                <w:rFonts w:ascii="Calibri" w:hAnsi="Calibri"/>
                <w:i/>
                <w:iCs/>
                <w:sz w:val="18"/>
                <w:szCs w:val="18"/>
              </w:rPr>
              <w:t xml:space="preserve">S. </w:t>
            </w:r>
            <w:proofErr w:type="spellStart"/>
            <w:r w:rsidRPr="00342B79">
              <w:rPr>
                <w:rStyle w:val="None"/>
                <w:rFonts w:ascii="Calibri" w:hAnsi="Calibri"/>
                <w:i/>
                <w:iCs/>
                <w:sz w:val="18"/>
                <w:szCs w:val="18"/>
              </w:rPr>
              <w:t>pilchardus</w:t>
            </w:r>
            <w:proofErr w:type="spellEnd"/>
          </w:p>
          <w:p w:rsidR="00BC3515" w:rsidP="00342B79" w:rsidRDefault="00BC3515" w14:paraId="023B7CAD"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proofErr w:type="spellStart"/>
            <w:r w:rsidRPr="00342B79">
              <w:rPr>
                <w:rStyle w:val="None"/>
                <w:rFonts w:ascii="Calibri" w:hAnsi="Calibri"/>
                <w:i/>
                <w:iCs/>
                <w:sz w:val="18"/>
                <w:szCs w:val="18"/>
              </w:rPr>
              <w:t>Mugilidae</w:t>
            </w:r>
            <w:proofErr w:type="spellEnd"/>
            <w:r w:rsidRPr="00342B79">
              <w:rPr>
                <w:rStyle w:val="None"/>
                <w:rFonts w:ascii="Calibri" w:hAnsi="Calibri"/>
                <w:i/>
                <w:iCs/>
                <w:sz w:val="18"/>
                <w:szCs w:val="18"/>
              </w:rPr>
              <w:t xml:space="preserve"> </w:t>
            </w:r>
            <w:r w:rsidRPr="00342B79">
              <w:rPr>
                <w:rStyle w:val="None"/>
                <w:rFonts w:ascii="Calibri" w:hAnsi="Calibri"/>
                <w:sz w:val="18"/>
                <w:szCs w:val="18"/>
              </w:rPr>
              <w:t>spp.</w:t>
            </w:r>
          </w:p>
        </w:tc>
      </w:tr>
      <w:tr w:rsidR="00BC3515" w:rsidTr="00342B79" w14:paraId="02BF0024" w14:textId="77777777">
        <w:trPr>
          <w:trHeight w:val="888"/>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644130E4" w14:textId="77777777">
            <w:pPr>
              <w:pStyle w:val="BodyA"/>
              <w:pBdr>
                <w:top w:val="none" w:color="auto" w:sz="0" w:space="0"/>
                <w:left w:val="none" w:color="auto" w:sz="0" w:space="0"/>
                <w:bottom w:val="none" w:color="auto" w:sz="0" w:space="0"/>
                <w:right w:val="none" w:color="auto" w:sz="0" w:space="0"/>
                <w:bar w:val="none" w:color="auto" w:sz="0"/>
              </w:pBdr>
              <w:jc w:val="center"/>
            </w:pPr>
            <w:r>
              <w:rPr>
                <w:rStyle w:val="None"/>
                <w:b/>
                <w:bCs/>
                <w:lang w:val="it-IT"/>
              </w:rPr>
              <w:t>HRV</w:t>
            </w:r>
            <w:r w:rsidRPr="00342B79">
              <w:rPr>
                <w:rStyle w:val="None"/>
                <w:b/>
                <w:bCs/>
                <w:lang w:val="it-IT"/>
              </w:rPr>
              <w:t>_PS_17</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33FD951D"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u w:color="1F497D"/>
                <w:lang w:val="it-IT"/>
              </w:rPr>
              <w:t>Croatia</w:t>
            </w:r>
            <w:proofErr w:type="spellEnd"/>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224E3DCC"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GSA17</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2EA580C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PS_0640</w:t>
            </w: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1E4AC2BD"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sz w:val="18"/>
                <w:szCs w:val="18"/>
                <w:u w:color="1F497D"/>
                <w:lang w:val="it-IT"/>
              </w:rPr>
              <w:t>Purse</w:t>
            </w:r>
            <w:proofErr w:type="spellEnd"/>
            <w:r w:rsidRPr="00342B79">
              <w:rPr>
                <w:rStyle w:val="None"/>
                <w:color w:val="1F497D"/>
                <w:sz w:val="18"/>
                <w:szCs w:val="18"/>
                <w:u w:color="1F497D"/>
                <w:lang w:val="it-IT"/>
              </w:rPr>
              <w:t xml:space="preserve"> </w:t>
            </w:r>
            <w:proofErr w:type="spellStart"/>
            <w:r w:rsidRPr="00342B79">
              <w:rPr>
                <w:rStyle w:val="None"/>
                <w:color w:val="1F497D"/>
                <w:sz w:val="18"/>
                <w:szCs w:val="18"/>
                <w:u w:color="1F497D"/>
                <w:lang w:val="it-IT"/>
              </w:rPr>
              <w:t>seiners</w:t>
            </w:r>
            <w:proofErr w:type="spellEnd"/>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351DA214"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4CDFB5CD"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lang w:val="it-IT"/>
              </w:rPr>
              <w:t xml:space="preserve">E. </w:t>
            </w:r>
            <w:proofErr w:type="spellStart"/>
            <w:r w:rsidRPr="00342B79">
              <w:rPr>
                <w:rStyle w:val="None"/>
                <w:rFonts w:ascii="Calibri" w:hAnsi="Calibri"/>
                <w:i/>
                <w:iCs/>
                <w:sz w:val="18"/>
                <w:szCs w:val="18"/>
                <w:lang w:val="it-IT"/>
              </w:rPr>
              <w:t>encrasicolus</w:t>
            </w:r>
            <w:proofErr w:type="spellEnd"/>
          </w:p>
          <w:p w:rsidR="00BC3515" w:rsidP="00342B79" w:rsidRDefault="00BC3515" w14:paraId="3D4E5FD3"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r w:rsidRPr="00342B79">
              <w:rPr>
                <w:rStyle w:val="None"/>
                <w:rFonts w:ascii="Calibri" w:hAnsi="Calibri"/>
                <w:i/>
                <w:iCs/>
                <w:sz w:val="18"/>
                <w:szCs w:val="18"/>
                <w:lang w:val="it-IT"/>
              </w:rPr>
              <w:t xml:space="preserve">S. </w:t>
            </w:r>
            <w:proofErr w:type="spellStart"/>
            <w:r w:rsidRPr="00342B79">
              <w:rPr>
                <w:rStyle w:val="None"/>
                <w:rFonts w:ascii="Calibri" w:hAnsi="Calibri"/>
                <w:i/>
                <w:iCs/>
                <w:sz w:val="18"/>
                <w:szCs w:val="18"/>
                <w:lang w:val="it-IT"/>
              </w:rPr>
              <w:t>pilchardus</w:t>
            </w:r>
            <w:proofErr w:type="spellEnd"/>
          </w:p>
        </w:tc>
      </w:tr>
      <w:tr w:rsidR="00BC3515" w:rsidTr="00342B79" w14:paraId="2EBCC5F7" w14:textId="77777777">
        <w:trPr>
          <w:trHeight w:val="888"/>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74751A6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SLO_PS_17</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4B83AE0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u w:color="1F497D"/>
                <w:lang w:val="it-IT"/>
              </w:rPr>
              <w:t>Slovenia</w:t>
            </w:r>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15B818A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GSA17</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5295F3B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PS_1218</w:t>
            </w: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5DB48149"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342B79">
              <w:rPr>
                <w:rStyle w:val="None"/>
                <w:color w:val="1F497D"/>
                <w:sz w:val="18"/>
                <w:szCs w:val="18"/>
                <w:u w:color="1F497D"/>
                <w:lang w:val="it-IT"/>
              </w:rPr>
              <w:t>Purse</w:t>
            </w:r>
            <w:proofErr w:type="spellEnd"/>
            <w:r w:rsidRPr="00342B79">
              <w:rPr>
                <w:rStyle w:val="None"/>
                <w:color w:val="1F497D"/>
                <w:sz w:val="18"/>
                <w:szCs w:val="18"/>
                <w:u w:color="1F497D"/>
                <w:lang w:val="it-IT"/>
              </w:rPr>
              <w:t xml:space="preserve"> </w:t>
            </w:r>
            <w:proofErr w:type="spellStart"/>
            <w:r w:rsidRPr="00342B79">
              <w:rPr>
                <w:rStyle w:val="None"/>
                <w:color w:val="1F497D"/>
                <w:sz w:val="18"/>
                <w:szCs w:val="18"/>
                <w:u w:color="1F497D"/>
                <w:lang w:val="it-IT"/>
              </w:rPr>
              <w:t>seiners</w:t>
            </w:r>
            <w:proofErr w:type="spellEnd"/>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70D0AF60"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10E4D842"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lang w:val="it-IT"/>
              </w:rPr>
              <w:t xml:space="preserve">E. </w:t>
            </w:r>
            <w:proofErr w:type="spellStart"/>
            <w:r w:rsidRPr="00342B79">
              <w:rPr>
                <w:rStyle w:val="None"/>
                <w:rFonts w:ascii="Calibri" w:hAnsi="Calibri"/>
                <w:i/>
                <w:iCs/>
                <w:sz w:val="18"/>
                <w:szCs w:val="18"/>
                <w:lang w:val="it-IT"/>
              </w:rPr>
              <w:t>encrasicolus</w:t>
            </w:r>
            <w:proofErr w:type="spellEnd"/>
          </w:p>
          <w:p w:rsidR="00BC3515" w:rsidP="00342B79" w:rsidRDefault="00BC3515" w14:paraId="3649227C"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r w:rsidRPr="00342B79">
              <w:rPr>
                <w:rStyle w:val="None"/>
                <w:rFonts w:ascii="Calibri" w:hAnsi="Calibri"/>
                <w:i/>
                <w:iCs/>
                <w:sz w:val="18"/>
                <w:szCs w:val="18"/>
                <w:lang w:val="it-IT"/>
              </w:rPr>
              <w:t xml:space="preserve">S. </w:t>
            </w:r>
            <w:proofErr w:type="spellStart"/>
            <w:r w:rsidRPr="00342B79">
              <w:rPr>
                <w:rStyle w:val="None"/>
                <w:rFonts w:ascii="Calibri" w:hAnsi="Calibri"/>
                <w:i/>
                <w:iCs/>
                <w:sz w:val="18"/>
                <w:szCs w:val="18"/>
                <w:lang w:val="it-IT"/>
              </w:rPr>
              <w:t>pilchardus</w:t>
            </w:r>
            <w:proofErr w:type="spellEnd"/>
          </w:p>
        </w:tc>
      </w:tr>
      <w:tr w:rsidR="00BC3515" w:rsidTr="00342B79" w14:paraId="471F2740" w14:textId="77777777">
        <w:trPr>
          <w:trHeight w:val="832"/>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1B03632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lang w:val="it-IT"/>
              </w:rPr>
              <w:t>ALB_18</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6C00BC5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u w:color="1F497D"/>
              </w:rPr>
              <w:t>Albania</w:t>
            </w:r>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7347481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GSA18</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RDefault="00BC3515" w14:paraId="10A6D5B6" w14:textId="77777777">
            <w:pPr>
              <w:pBdr>
                <w:top w:val="none" w:color="auto" w:sz="0" w:space="0"/>
                <w:left w:val="none" w:color="auto" w:sz="0" w:space="0"/>
                <w:bottom w:val="none" w:color="auto" w:sz="0" w:space="0"/>
                <w:right w:val="none" w:color="auto" w:sz="0" w:space="0"/>
                <w:bar w:val="none" w:color="auto" w:sz="0"/>
              </w:pBdr>
            </w:pP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6B6151C0"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 Purse seiners</w:t>
            </w:r>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0F8A1A28"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401A171F"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lang w:val="it-IT"/>
              </w:rPr>
              <w:t xml:space="preserve">E. </w:t>
            </w:r>
            <w:proofErr w:type="spellStart"/>
            <w:r w:rsidRPr="00342B79">
              <w:rPr>
                <w:rStyle w:val="None"/>
                <w:rFonts w:ascii="Calibri" w:hAnsi="Calibri"/>
                <w:i/>
                <w:iCs/>
                <w:sz w:val="18"/>
                <w:szCs w:val="18"/>
                <w:lang w:val="it-IT"/>
              </w:rPr>
              <w:t>encrasicolus</w:t>
            </w:r>
            <w:proofErr w:type="spellEnd"/>
          </w:p>
          <w:p w:rsidR="00BC3515" w:rsidP="00342B79" w:rsidRDefault="00BC3515" w14:paraId="43F5C8A4"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r w:rsidRPr="00342B79">
              <w:rPr>
                <w:rStyle w:val="None"/>
                <w:rFonts w:ascii="Calibri" w:hAnsi="Calibri"/>
                <w:i/>
                <w:iCs/>
                <w:sz w:val="18"/>
                <w:szCs w:val="18"/>
                <w:lang w:val="it-IT"/>
              </w:rPr>
              <w:t xml:space="preserve">S. </w:t>
            </w:r>
            <w:proofErr w:type="spellStart"/>
            <w:r w:rsidRPr="00342B79">
              <w:rPr>
                <w:rStyle w:val="None"/>
                <w:rFonts w:ascii="Calibri" w:hAnsi="Calibri"/>
                <w:i/>
                <w:iCs/>
                <w:sz w:val="18"/>
                <w:szCs w:val="18"/>
                <w:lang w:val="it-IT"/>
              </w:rPr>
              <w:t>pilchardus</w:t>
            </w:r>
            <w:proofErr w:type="spellEnd"/>
          </w:p>
        </w:tc>
      </w:tr>
      <w:tr w:rsidR="00BC3515" w:rsidTr="00342B79" w14:paraId="02346B13" w14:textId="77777777">
        <w:trPr>
          <w:trHeight w:val="832"/>
        </w:trPr>
        <w:tc>
          <w:tcPr>
            <w:tcW w:w="1379" w:type="dxa"/>
            <w:gridSpan w:val="2"/>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11319CC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lang w:val="it-IT"/>
              </w:rPr>
              <w:t>MNE_18</w:t>
            </w:r>
          </w:p>
        </w:tc>
        <w:tc>
          <w:tcPr>
            <w:tcW w:w="1336"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3757CED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u w:color="1F497D"/>
              </w:rPr>
              <w:t>Montenegro</w:t>
            </w:r>
          </w:p>
        </w:tc>
        <w:tc>
          <w:tcPr>
            <w:tcW w:w="962"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3EA7CEF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GSA18</w:t>
            </w:r>
          </w:p>
        </w:tc>
        <w:tc>
          <w:tcPr>
            <w:tcW w:w="1360"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46BB11E0"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lang w:val="it-IT"/>
              </w:rPr>
              <w:t>PS_0624</w:t>
            </w:r>
          </w:p>
        </w:tc>
        <w:tc>
          <w:tcPr>
            <w:tcW w:w="1675" w:type="dxa"/>
            <w:tcBorders>
              <w:top w:val="single" w:color="000000" w:sz="4" w:space="0"/>
              <w:left w:val="single" w:color="000000" w:sz="4" w:space="0"/>
              <w:bottom w:val="single" w:color="000000" w:sz="4" w:space="0"/>
              <w:right w:val="single" w:color="000000" w:sz="4" w:space="0"/>
            </w:tcBorders>
            <w:shd w:val="clear" w:color="auto" w:fill="DBE5F1"/>
            <w:tcMar>
              <w:top w:w="80" w:type="dxa"/>
              <w:left w:w="80" w:type="dxa"/>
              <w:bottom w:w="80" w:type="dxa"/>
              <w:right w:w="80" w:type="dxa"/>
            </w:tcMar>
            <w:vAlign w:val="center"/>
          </w:tcPr>
          <w:p w:rsidR="00BC3515" w:rsidP="00342B79" w:rsidRDefault="00BC3515" w14:paraId="11A990CD"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18"/>
                <w:szCs w:val="18"/>
                <w:u w:color="1F497D"/>
              </w:rPr>
              <w:t> Purse seiners</w:t>
            </w:r>
          </w:p>
        </w:tc>
        <w:tc>
          <w:tcPr>
            <w:tcW w:w="1397"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3124B475"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sz w:val="18"/>
                <w:szCs w:val="18"/>
              </w:rPr>
              <w:t>Small pelagic</w:t>
            </w:r>
          </w:p>
        </w:tc>
        <w:tc>
          <w:tcPr>
            <w:tcW w:w="1390" w:type="dxa"/>
            <w:tcBorders>
              <w:top w:val="single" w:color="000000" w:sz="4" w:space="0"/>
              <w:left w:val="single" w:color="000000" w:sz="4" w:space="0"/>
              <w:bottom w:val="single" w:color="000000" w:sz="4" w:space="0"/>
              <w:right w:val="single" w:color="000000" w:sz="4" w:space="0"/>
            </w:tcBorders>
            <w:shd w:val="clear" w:color="auto" w:fill="FFFFCC"/>
            <w:tcMar>
              <w:top w:w="80" w:type="dxa"/>
              <w:left w:w="80" w:type="dxa"/>
              <w:bottom w:w="80" w:type="dxa"/>
              <w:right w:w="80" w:type="dxa"/>
            </w:tcMar>
            <w:vAlign w:val="center"/>
          </w:tcPr>
          <w:p w:rsidR="00BC3515" w:rsidP="00342B79" w:rsidRDefault="00BC3515" w14:paraId="682BB7E1" w14:textId="77777777">
            <w:pPr>
              <w:pBdr>
                <w:top w:val="none" w:color="auto" w:sz="0" w:space="0"/>
                <w:left w:val="none" w:color="auto" w:sz="0" w:space="0"/>
                <w:bottom w:val="none" w:color="auto" w:sz="0" w:space="0"/>
                <w:right w:val="none" w:color="auto" w:sz="0" w:space="0"/>
                <w:bar w:val="none" w:color="auto" w:sz="0"/>
              </w:pBdr>
              <w:tabs>
                <w:tab w:val="left" w:pos="1280"/>
              </w:tabs>
              <w:suppressAutoHyphens/>
              <w:jc w:val="center"/>
              <w:rPr>
                <w:rStyle w:val="None"/>
              </w:rPr>
            </w:pPr>
            <w:r w:rsidRPr="00342B79">
              <w:rPr>
                <w:rStyle w:val="None"/>
                <w:rFonts w:ascii="Calibri" w:hAnsi="Calibri"/>
                <w:i/>
                <w:iCs/>
                <w:sz w:val="18"/>
                <w:szCs w:val="18"/>
                <w:lang w:val="it-IT"/>
              </w:rPr>
              <w:t xml:space="preserve">E. </w:t>
            </w:r>
            <w:proofErr w:type="spellStart"/>
            <w:r w:rsidRPr="00342B79">
              <w:rPr>
                <w:rStyle w:val="None"/>
                <w:rFonts w:ascii="Calibri" w:hAnsi="Calibri"/>
                <w:i/>
                <w:iCs/>
                <w:sz w:val="18"/>
                <w:szCs w:val="18"/>
                <w:lang w:val="it-IT"/>
              </w:rPr>
              <w:t>encrasicolus</w:t>
            </w:r>
            <w:proofErr w:type="spellEnd"/>
          </w:p>
          <w:p w:rsidR="00BC3515" w:rsidP="00342B79" w:rsidRDefault="00BC3515" w14:paraId="703A2899" w14:textId="77777777">
            <w:pPr>
              <w:pBdr>
                <w:top w:val="none" w:color="auto" w:sz="0" w:space="0"/>
                <w:left w:val="none" w:color="auto" w:sz="0" w:space="0"/>
                <w:bottom w:val="none" w:color="auto" w:sz="0" w:space="0"/>
                <w:right w:val="none" w:color="auto" w:sz="0" w:space="0"/>
                <w:bar w:val="none" w:color="auto" w:sz="0"/>
              </w:pBdr>
              <w:tabs>
                <w:tab w:val="left" w:pos="1280"/>
              </w:tabs>
              <w:jc w:val="center"/>
            </w:pPr>
            <w:r w:rsidRPr="00342B79">
              <w:rPr>
                <w:rStyle w:val="None"/>
                <w:rFonts w:ascii="Calibri" w:hAnsi="Calibri"/>
                <w:i/>
                <w:iCs/>
                <w:sz w:val="18"/>
                <w:szCs w:val="18"/>
                <w:lang w:val="it-IT"/>
              </w:rPr>
              <w:t xml:space="preserve">S. </w:t>
            </w:r>
            <w:proofErr w:type="spellStart"/>
            <w:r w:rsidRPr="00342B79">
              <w:rPr>
                <w:rStyle w:val="None"/>
                <w:rFonts w:ascii="Calibri" w:hAnsi="Calibri"/>
                <w:i/>
                <w:iCs/>
                <w:sz w:val="18"/>
                <w:szCs w:val="18"/>
                <w:lang w:val="it-IT"/>
              </w:rPr>
              <w:t>pilchardus</w:t>
            </w:r>
            <w:proofErr w:type="spellEnd"/>
          </w:p>
        </w:tc>
      </w:tr>
    </w:tbl>
    <w:p w:rsidR="00BC3515" w:rsidRDefault="00BC3515" w14:paraId="2FFC6430" w14:textId="77777777">
      <w:pPr>
        <w:pStyle w:val="BodyA"/>
        <w:pBdr>
          <w:top w:val="none" w:color="auto" w:sz="0" w:space="0"/>
          <w:left w:val="none" w:color="auto" w:sz="0" w:space="0"/>
          <w:bottom w:val="none" w:color="auto" w:sz="0" w:space="0"/>
          <w:right w:val="none" w:color="auto" w:sz="0" w:space="0"/>
          <w:bar w:val="none" w:color="auto" w:sz="0"/>
        </w:pBdr>
      </w:pPr>
      <w:r>
        <w:rPr>
          <w:rStyle w:val="None"/>
          <w:rFonts w:ascii="Arial Unicode MS"/>
        </w:rPr>
        <w:br w:type="page"/>
      </w:r>
    </w:p>
    <w:p w:rsidR="00BC3515" w:rsidRDefault="00BC3515" w14:paraId="009C4655"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Fonts w:ascii="Calibri" w:hAnsi="Calibri"/>
          <w:i w:val="0"/>
          <w:iCs w:val="0"/>
          <w:kern w:val="0"/>
          <w:sz w:val="22"/>
          <w:szCs w:val="22"/>
        </w:rPr>
      </w:pPr>
      <w:r>
        <w:rPr>
          <w:rStyle w:val="None"/>
          <w:rFonts w:ascii="Calibri" w:hAnsi="Calibri"/>
        </w:rPr>
        <w:lastRenderedPageBreak/>
        <w:t>Table 3.1.2: Catch, bycatch, discards and effort by operational unit in the reference year (2016)</w:t>
      </w:r>
    </w:p>
    <w:tbl>
      <w:tblPr>
        <w:tblW w:w="9632" w:type="dxa"/>
        <w:tblInd w:w="31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2063"/>
        <w:gridCol w:w="941"/>
        <w:gridCol w:w="1417"/>
        <w:gridCol w:w="1417"/>
        <w:gridCol w:w="1396"/>
        <w:gridCol w:w="1022"/>
        <w:gridCol w:w="1376"/>
      </w:tblGrid>
      <w:tr w:rsidR="00BC3515" w:rsidTr="00342B79" w14:paraId="534AE9EC" w14:textId="77777777">
        <w:trPr>
          <w:trHeight w:val="1476"/>
        </w:trPr>
        <w:tc>
          <w:tcPr>
            <w:tcW w:w="2063"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0642DA8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Operational Units*</w:t>
            </w:r>
          </w:p>
        </w:tc>
        <w:tc>
          <w:tcPr>
            <w:tcW w:w="94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4DC6815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 xml:space="preserve">Fleet </w:t>
            </w:r>
            <w:r w:rsidRPr="00342B79">
              <w:rPr>
                <w:rStyle w:val="None"/>
                <w:rFonts w:ascii="Arial Unicode MS"/>
              </w:rPr>
              <w:br/>
            </w:r>
            <w:r w:rsidRPr="00342B79">
              <w:rPr>
                <w:rStyle w:val="None"/>
                <w:b/>
                <w:bCs/>
              </w:rPr>
              <w:t>(n° of boats)*</w:t>
            </w:r>
          </w:p>
        </w:tc>
        <w:tc>
          <w:tcPr>
            <w:tcW w:w="1417"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535C4465"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Catch (T or kg of the species assessed)</w:t>
            </w:r>
          </w:p>
        </w:tc>
        <w:tc>
          <w:tcPr>
            <w:tcW w:w="1417"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15B8BF3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Other species caught (names and weight )</w:t>
            </w:r>
          </w:p>
        </w:tc>
        <w:tc>
          <w:tcPr>
            <w:tcW w:w="1396"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6B8C89B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Discards</w:t>
            </w:r>
            <w:r w:rsidRPr="00342B79">
              <w:rPr>
                <w:rStyle w:val="None"/>
                <w:rFonts w:ascii="Arial Unicode MS"/>
              </w:rPr>
              <w:br/>
            </w:r>
            <w:r w:rsidRPr="00342B79">
              <w:rPr>
                <w:rStyle w:val="None"/>
                <w:b/>
                <w:bCs/>
              </w:rPr>
              <w:t>(species assessed)</w:t>
            </w:r>
          </w:p>
        </w:tc>
        <w:tc>
          <w:tcPr>
            <w:tcW w:w="1022"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tcPr>
          <w:p w:rsidR="00BC3515" w:rsidP="00342B79" w:rsidRDefault="00BC3515" w14:paraId="098CA23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Discards</w:t>
            </w:r>
            <w:r w:rsidRPr="00342B79">
              <w:rPr>
                <w:rStyle w:val="None"/>
                <w:rFonts w:ascii="Arial Unicode MS"/>
              </w:rPr>
              <w:br/>
            </w:r>
            <w:r w:rsidRPr="00342B79">
              <w:rPr>
                <w:rStyle w:val="None"/>
                <w:b/>
                <w:bCs/>
              </w:rPr>
              <w:t>(other species caught)</w:t>
            </w:r>
          </w:p>
        </w:tc>
        <w:tc>
          <w:tcPr>
            <w:tcW w:w="1376"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7338561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Effort (units)</w:t>
            </w:r>
          </w:p>
        </w:tc>
      </w:tr>
      <w:tr w:rsidR="00BC3515" w:rsidTr="00342B79" w14:paraId="47CAFADE"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tcMar>
              <w:top w:w="80" w:type="dxa"/>
              <w:left w:w="80" w:type="dxa"/>
              <w:bottom w:w="80" w:type="dxa"/>
              <w:right w:w="80" w:type="dxa"/>
            </w:tcMar>
            <w:vAlign w:val="bottom"/>
          </w:tcPr>
          <w:p w:rsidR="00BC3515" w:rsidP="00342B79" w:rsidRDefault="00BC3515" w14:paraId="7BFCE67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808080"/>
                <w:u w:color="808080"/>
                <w:lang w:val="it-IT"/>
              </w:rPr>
              <w:t>ITA_PTM_1718</w:t>
            </w:r>
          </w:p>
        </w:tc>
        <w:tc>
          <w:tcPr>
            <w:tcW w:w="941"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30223401" w14:textId="77777777">
            <w:pPr>
              <w:pBdr>
                <w:top w:val="none" w:color="auto" w:sz="0" w:space="0"/>
                <w:left w:val="none" w:color="auto" w:sz="0" w:space="0"/>
                <w:bottom w:val="none" w:color="auto" w:sz="0" w:space="0"/>
                <w:right w:val="none" w:color="auto" w:sz="0" w:space="0"/>
                <w:bar w:val="none" w:color="auto" w:sz="0"/>
              </w:pBdr>
              <w:spacing w:after="200" w:line="276" w:lineRule="auto"/>
              <w:jc w:val="right"/>
            </w:pPr>
            <w:r w:rsidRPr="00342B79">
              <w:rPr>
                <w:rStyle w:val="None"/>
                <w:rFonts w:ascii="Calibri" w:hAnsi="Calibri"/>
                <w:color w:val="1F497D"/>
                <w:sz w:val="20"/>
                <w:szCs w:val="20"/>
                <w:u w:color="1F497D"/>
              </w:rPr>
              <w:t>135*</w:t>
            </w:r>
          </w:p>
        </w:tc>
        <w:tc>
          <w:tcPr>
            <w:tcW w:w="1417" w:type="dxa"/>
            <w:vMerge w:val="restart"/>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Pr="00342B79" w:rsidR="00BC3515" w:rsidP="00342B79" w:rsidRDefault="00BC3515" w14:paraId="2B31DD03"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rPr>
                <w:rStyle w:val="None"/>
                <w:rFonts w:ascii="Calibri" w:hAnsi="Calibri"/>
                <w:color w:val="1F497D"/>
                <w:sz w:val="20"/>
                <w:szCs w:val="20"/>
                <w:u w:color="1F497D"/>
              </w:rPr>
            </w:pPr>
          </w:p>
          <w:p w:rsidR="00BC3515" w:rsidP="00342B79" w:rsidRDefault="00BC3515" w14:paraId="32F87CFB"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25,666</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01DF683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72AD3D2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7B0FC5BA"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2721692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r w:rsidR="00BC3515" w:rsidTr="00342B79" w14:paraId="797FB2DC"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vAlign w:val="bottom"/>
          </w:tcPr>
          <w:p w:rsidR="00BC3515" w:rsidP="00342B79" w:rsidRDefault="00BC3515" w14:paraId="5106F55B"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808080"/>
                <w:u w:color="808080"/>
                <w:lang w:val="it-IT"/>
              </w:rPr>
              <w:t>ITA_PS_1718</w:t>
            </w:r>
          </w:p>
        </w:tc>
        <w:tc>
          <w:tcPr>
            <w:tcW w:w="941" w:type="dxa"/>
            <w:tcBorders>
              <w:top w:val="single" w:color="000000" w:sz="4" w:space="0"/>
              <w:left w:val="single" w:color="000000" w:sz="4" w:space="0"/>
              <w:bottom w:val="single" w:color="000000" w:sz="4" w:space="0"/>
              <w:right w:val="single" w:color="000000" w:sz="4" w:space="0"/>
            </w:tcBorders>
            <w:shd w:val="clear" w:color="auto" w:fill="FFFFFF"/>
            <w:vAlign w:val="bottom"/>
          </w:tcPr>
          <w:p w:rsidR="00BC3515" w:rsidP="00342B79" w:rsidRDefault="00BC3515" w14:paraId="12FF94AE"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23*</w:t>
            </w:r>
          </w:p>
        </w:tc>
        <w:tc>
          <w:tcPr>
            <w:tcW w:w="1417" w:type="dxa"/>
            <w:vMerge/>
            <w:tcBorders>
              <w:top w:val="single" w:color="000000" w:sz="4" w:space="0"/>
              <w:left w:val="single" w:color="000000" w:sz="4" w:space="0"/>
              <w:bottom w:val="single" w:color="000000" w:sz="4" w:space="0"/>
              <w:right w:val="single" w:color="000000" w:sz="4" w:space="0"/>
            </w:tcBorders>
            <w:shd w:val="clear" w:color="auto" w:fill="FFFFFF"/>
          </w:tcPr>
          <w:p w:rsidR="00BC3515" w:rsidRDefault="00BC3515" w14:paraId="71F78AE9" w14:textId="77777777">
            <w:pPr>
              <w:pBdr>
                <w:top w:val="none" w:color="auto" w:sz="0" w:space="0"/>
                <w:left w:val="none" w:color="auto" w:sz="0" w:space="0"/>
                <w:bottom w:val="none" w:color="auto" w:sz="0" w:space="0"/>
                <w:right w:val="none" w:color="auto" w:sz="0" w:space="0"/>
                <w:bar w:val="none" w:color="auto" w:sz="0"/>
              </w:pBdr>
            </w:pP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4098F33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46B79EC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0D544185"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7462486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r w:rsidR="00BC3515" w:rsidTr="00342B79" w14:paraId="5587B667"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tcMar>
              <w:top w:w="80" w:type="dxa"/>
              <w:left w:w="80" w:type="dxa"/>
              <w:bottom w:w="80" w:type="dxa"/>
              <w:right w:w="80" w:type="dxa"/>
            </w:tcMar>
            <w:vAlign w:val="bottom"/>
          </w:tcPr>
          <w:p w:rsidR="00BC3515" w:rsidP="00342B79" w:rsidRDefault="00BC3515" w14:paraId="32FDAB6B" w14:textId="77777777">
            <w:pPr>
              <w:pStyle w:val="BodyA"/>
              <w:pBdr>
                <w:top w:val="none" w:color="auto" w:sz="0" w:space="0"/>
                <w:left w:val="none" w:color="auto" w:sz="0" w:space="0"/>
                <w:bottom w:val="none" w:color="auto" w:sz="0" w:space="0"/>
                <w:right w:val="none" w:color="auto" w:sz="0" w:space="0"/>
                <w:bar w:val="none" w:color="auto" w:sz="0"/>
              </w:pBdr>
              <w:jc w:val="center"/>
            </w:pPr>
            <w:r>
              <w:rPr>
                <w:rStyle w:val="None"/>
                <w:color w:val="808080"/>
                <w:u w:color="808080"/>
                <w:lang w:val="it-IT"/>
              </w:rPr>
              <w:t>HRV</w:t>
            </w:r>
            <w:r w:rsidRPr="00342B79">
              <w:rPr>
                <w:rStyle w:val="None"/>
                <w:color w:val="808080"/>
                <w:u w:color="808080"/>
                <w:lang w:val="it-IT"/>
              </w:rPr>
              <w:t>_PS_17</w:t>
            </w:r>
          </w:p>
        </w:tc>
        <w:tc>
          <w:tcPr>
            <w:tcW w:w="941"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48A5E756" w14:textId="77777777">
            <w:pPr>
              <w:pBdr>
                <w:top w:val="none" w:color="auto" w:sz="0" w:space="0"/>
                <w:left w:val="none" w:color="auto" w:sz="0" w:space="0"/>
                <w:bottom w:val="none" w:color="auto" w:sz="0" w:space="0"/>
                <w:right w:val="none" w:color="auto" w:sz="0" w:space="0"/>
                <w:bar w:val="none" w:color="auto" w:sz="0"/>
              </w:pBdr>
              <w:jc w:val="center"/>
            </w:pPr>
            <w:r w:rsidRPr="00342B79">
              <w:rPr>
                <w:rStyle w:val="None"/>
                <w:rFonts w:ascii="Calibri" w:hAnsi="Calibri"/>
                <w:color w:val="1F497D"/>
                <w:sz w:val="20"/>
                <w:szCs w:val="20"/>
                <w:u w:color="1F497D"/>
              </w:rPr>
              <w:t>279*</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Pr="00342B79" w:rsidR="00BC3515" w:rsidP="00342B79" w:rsidRDefault="00BC3515" w14:paraId="1FA8A250" w14:textId="77777777">
            <w:pPr>
              <w:pStyle w:val="BodyA"/>
              <w:pBdr>
                <w:top w:val="none" w:color="auto" w:sz="0" w:space="0"/>
                <w:left w:val="none" w:color="auto" w:sz="0" w:space="0"/>
                <w:bottom w:val="none" w:color="auto" w:sz="0" w:space="0"/>
                <w:right w:val="none" w:color="auto" w:sz="0" w:space="0"/>
                <w:bar w:val="none" w:color="auto" w:sz="0"/>
              </w:pBdr>
              <w:jc w:val="center"/>
              <w:rPr>
                <w:rStyle w:val="None"/>
                <w:color w:val="1F497D"/>
                <w:sz w:val="20"/>
                <w:szCs w:val="20"/>
                <w:u w:color="1F497D"/>
              </w:rPr>
            </w:pPr>
          </w:p>
          <w:p w:rsidR="00BC3515" w:rsidP="00342B79" w:rsidRDefault="00BC3515" w14:paraId="2367A94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8,228</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5AD52CC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3F23CC6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5B65336E"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5472DCA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r w:rsidR="00BC3515" w:rsidTr="00342B79" w14:paraId="60F4101B"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tcMar>
              <w:top w:w="80" w:type="dxa"/>
              <w:left w:w="80" w:type="dxa"/>
              <w:bottom w:w="80" w:type="dxa"/>
              <w:right w:w="80" w:type="dxa"/>
            </w:tcMar>
            <w:vAlign w:val="bottom"/>
          </w:tcPr>
          <w:p w:rsidR="00BC3515" w:rsidP="00342B79" w:rsidRDefault="00BC3515" w14:paraId="526D6F0C"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808080"/>
                <w:u w:color="808080"/>
                <w:lang w:val="it-IT"/>
              </w:rPr>
              <w:t>SLO_PS_17</w:t>
            </w:r>
          </w:p>
        </w:tc>
        <w:tc>
          <w:tcPr>
            <w:tcW w:w="941"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4B4A1333"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3*</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Pr="00342B79" w:rsidR="00BC3515" w:rsidP="00342B79" w:rsidRDefault="00BC3515" w14:paraId="73CF5E52" w14:textId="77777777">
            <w:pPr>
              <w:pStyle w:val="BodyA"/>
              <w:pBdr>
                <w:top w:val="none" w:color="auto" w:sz="0" w:space="0"/>
                <w:left w:val="none" w:color="auto" w:sz="0" w:space="0"/>
                <w:bottom w:val="none" w:color="auto" w:sz="0" w:space="0"/>
                <w:right w:val="none" w:color="auto" w:sz="0" w:space="0"/>
                <w:bar w:val="none" w:color="auto" w:sz="0"/>
              </w:pBdr>
              <w:jc w:val="center"/>
              <w:rPr>
                <w:rStyle w:val="None"/>
                <w:color w:val="1F497D"/>
                <w:sz w:val="20"/>
                <w:szCs w:val="20"/>
                <w:u w:color="1F497D"/>
              </w:rPr>
            </w:pPr>
          </w:p>
          <w:p w:rsidR="00BC3515" w:rsidP="00342B79" w:rsidRDefault="00BC3515" w14:paraId="756264F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5.5</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5AC8A7F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5EE0337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5A22ADA0"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7F6BADB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r w:rsidR="00BC3515" w:rsidTr="00342B79" w14:paraId="5F16331A"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tcMar>
              <w:top w:w="80" w:type="dxa"/>
              <w:left w:w="80" w:type="dxa"/>
              <w:bottom w:w="80" w:type="dxa"/>
              <w:right w:w="80" w:type="dxa"/>
            </w:tcMar>
            <w:vAlign w:val="bottom"/>
          </w:tcPr>
          <w:p w:rsidR="00BC3515" w:rsidP="00342B79" w:rsidRDefault="00BC3515" w14:paraId="0E1AD8B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808080"/>
                <w:u w:color="808080"/>
                <w:lang w:val="it-IT"/>
              </w:rPr>
              <w:t>ALB_PS_18</w:t>
            </w:r>
          </w:p>
        </w:tc>
        <w:tc>
          <w:tcPr>
            <w:tcW w:w="941"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RDefault="00BC3515" w14:paraId="36F8B674" w14:textId="77777777">
            <w:pPr>
              <w:pBdr>
                <w:top w:val="none" w:color="auto" w:sz="0" w:space="0"/>
                <w:left w:val="none" w:color="auto" w:sz="0" w:space="0"/>
                <w:bottom w:val="none" w:color="auto" w:sz="0" w:space="0"/>
                <w:right w:val="none" w:color="auto" w:sz="0" w:space="0"/>
                <w:bar w:val="none" w:color="auto" w:sz="0"/>
              </w:pBdr>
            </w:pP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Pr="00342B79" w:rsidR="00BC3515" w:rsidP="00342B79" w:rsidRDefault="00BC3515" w14:paraId="7E7C4F09"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rPr>
                <w:rStyle w:val="None"/>
                <w:rFonts w:ascii="Calibri" w:hAnsi="Calibri"/>
                <w:color w:val="1F497D"/>
                <w:sz w:val="20"/>
                <w:szCs w:val="20"/>
                <w:u w:color="1F497D"/>
              </w:rPr>
            </w:pPr>
          </w:p>
          <w:p w:rsidR="00BC3515" w:rsidP="00342B79" w:rsidRDefault="00BC3515" w14:paraId="01F116BE"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280</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19021DE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014257E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693304BE"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6549E655"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r w:rsidR="00BC3515" w:rsidTr="00342B79" w14:paraId="37947DD3"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FFFFBF"/>
            <w:tcMar>
              <w:top w:w="80" w:type="dxa"/>
              <w:left w:w="80" w:type="dxa"/>
              <w:bottom w:w="80" w:type="dxa"/>
              <w:right w:w="80" w:type="dxa"/>
            </w:tcMar>
            <w:vAlign w:val="bottom"/>
          </w:tcPr>
          <w:p w:rsidR="00BC3515" w:rsidP="00342B79" w:rsidRDefault="00BC3515" w14:paraId="71B35FA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808080"/>
                <w:u w:color="808080"/>
                <w:lang w:val="it-IT"/>
              </w:rPr>
              <w:t>MNE_PS_18</w:t>
            </w:r>
          </w:p>
        </w:tc>
        <w:tc>
          <w:tcPr>
            <w:tcW w:w="941"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RDefault="00BC3515" w14:paraId="096AA45B" w14:textId="77777777">
            <w:pPr>
              <w:pBdr>
                <w:top w:val="none" w:color="auto" w:sz="0" w:space="0"/>
                <w:left w:val="none" w:color="auto" w:sz="0" w:space="0"/>
                <w:bottom w:val="none" w:color="auto" w:sz="0" w:space="0"/>
                <w:right w:val="none" w:color="auto" w:sz="0" w:space="0"/>
                <w:bar w:val="none" w:color="auto" w:sz="0"/>
              </w:pBdr>
            </w:pP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Pr="00342B79" w:rsidR="00BC3515" w:rsidP="00342B79" w:rsidRDefault="00BC3515" w14:paraId="5B2FDA33" w14:textId="77777777">
            <w:pPr>
              <w:pStyle w:val="BodyA"/>
              <w:pBdr>
                <w:top w:val="none" w:color="auto" w:sz="0" w:space="0"/>
                <w:left w:val="none" w:color="auto" w:sz="0" w:space="0"/>
                <w:bottom w:val="none" w:color="auto" w:sz="0" w:space="0"/>
                <w:right w:val="none" w:color="auto" w:sz="0" w:space="0"/>
                <w:bar w:val="none" w:color="auto" w:sz="0"/>
              </w:pBdr>
              <w:jc w:val="center"/>
              <w:rPr>
                <w:rStyle w:val="None"/>
                <w:color w:val="1F497D"/>
                <w:sz w:val="20"/>
                <w:szCs w:val="20"/>
                <w:u w:color="1F497D"/>
              </w:rPr>
            </w:pPr>
          </w:p>
          <w:p w:rsidR="00BC3515" w:rsidP="00342B79" w:rsidRDefault="00BC3515" w14:paraId="55D2B7A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72.5</w:t>
            </w:r>
          </w:p>
        </w:tc>
        <w:tc>
          <w:tcPr>
            <w:tcW w:w="1417"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0FDBAB4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sz w:val="20"/>
                <w:szCs w:val="20"/>
              </w:rPr>
              <w:t> </w:t>
            </w:r>
          </w:p>
        </w:tc>
        <w:tc>
          <w:tcPr>
            <w:tcW w:w="139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79468C1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&lt; 1%</w:t>
            </w:r>
          </w:p>
        </w:tc>
        <w:tc>
          <w:tcPr>
            <w:tcW w:w="1022"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2278811B"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bottom"/>
          </w:tcPr>
          <w:p w:rsidR="00BC3515" w:rsidP="00342B79" w:rsidRDefault="00BC3515" w14:paraId="03FDB850"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sz w:val="20"/>
                <w:szCs w:val="20"/>
              </w:rPr>
              <w:t> </w:t>
            </w:r>
          </w:p>
        </w:tc>
      </w:tr>
      <w:tr w:rsidR="00BC3515" w:rsidTr="00342B79" w14:paraId="7A6097F1" w14:textId="77777777">
        <w:trPr>
          <w:trHeight w:val="300"/>
        </w:trPr>
        <w:tc>
          <w:tcPr>
            <w:tcW w:w="2063"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56ABDA4C" w14:textId="77777777">
            <w:pPr>
              <w:pStyle w:val="BodyA"/>
              <w:pBdr>
                <w:top w:val="none" w:color="auto" w:sz="0" w:space="0"/>
                <w:left w:val="none" w:color="auto" w:sz="0" w:space="0"/>
                <w:bottom w:val="none" w:color="auto" w:sz="0" w:space="0"/>
                <w:right w:val="none" w:color="auto" w:sz="0" w:space="0"/>
                <w:bar w:val="none" w:color="auto" w:sz="0"/>
              </w:pBdr>
              <w:jc w:val="right"/>
            </w:pPr>
            <w:r w:rsidRPr="00342B79">
              <w:rPr>
                <w:rStyle w:val="None"/>
                <w:b/>
                <w:bCs/>
              </w:rPr>
              <w:t>Total</w:t>
            </w:r>
          </w:p>
        </w:tc>
        <w:tc>
          <w:tcPr>
            <w:tcW w:w="9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bottom"/>
          </w:tcPr>
          <w:p w:rsidR="00BC3515" w:rsidP="00342B79" w:rsidRDefault="00BC3515" w14:paraId="19E27CDD" w14:textId="77777777">
            <w:pPr>
              <w:pBdr>
                <w:top w:val="none" w:color="auto" w:sz="0" w:space="0"/>
                <w:left w:val="none" w:color="auto" w:sz="0" w:space="0"/>
                <w:bottom w:val="none" w:color="auto" w:sz="0" w:space="0"/>
                <w:right w:val="none" w:color="auto" w:sz="0" w:space="0"/>
                <w:bar w:val="none" w:color="auto" w:sz="0"/>
              </w:pBdr>
              <w:spacing w:after="200" w:line="276" w:lineRule="auto"/>
              <w:jc w:val="right"/>
            </w:pPr>
          </w:p>
        </w:tc>
        <w:tc>
          <w:tcPr>
            <w:tcW w:w="14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bottom"/>
          </w:tcPr>
          <w:p w:rsidRPr="00342B79" w:rsidR="00BC3515" w:rsidP="00342B79" w:rsidRDefault="00BC3515" w14:paraId="20DCE94D"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rPr>
                <w:rStyle w:val="None"/>
                <w:rFonts w:ascii="Calibri" w:hAnsi="Calibri"/>
                <w:color w:val="1F497D"/>
                <w:sz w:val="20"/>
                <w:szCs w:val="20"/>
                <w:u w:color="1F497D"/>
              </w:rPr>
            </w:pPr>
          </w:p>
          <w:p w:rsidR="00BC3515" w:rsidP="00342B79" w:rsidRDefault="00BC3515" w14:paraId="55EEFF98" w14:textId="77777777">
            <w:pPr>
              <w:pBdr>
                <w:top w:val="none" w:color="auto" w:sz="0" w:space="0"/>
                <w:left w:val="none" w:color="auto" w:sz="0" w:space="0"/>
                <w:bottom w:val="none" w:color="auto" w:sz="0" w:space="0"/>
                <w:right w:val="none" w:color="auto" w:sz="0" w:space="0"/>
                <w:bar w:val="none" w:color="auto" w:sz="0"/>
              </w:pBdr>
              <w:spacing w:after="200" w:line="276" w:lineRule="auto"/>
              <w:jc w:val="center"/>
            </w:pPr>
            <w:r w:rsidRPr="00342B79">
              <w:rPr>
                <w:rStyle w:val="None"/>
                <w:rFonts w:ascii="Calibri" w:hAnsi="Calibri"/>
                <w:color w:val="1F497D"/>
                <w:sz w:val="20"/>
                <w:szCs w:val="20"/>
                <w:u w:color="1F497D"/>
              </w:rPr>
              <w:t>34,252</w:t>
            </w:r>
          </w:p>
        </w:tc>
        <w:tc>
          <w:tcPr>
            <w:tcW w:w="14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bottom"/>
          </w:tcPr>
          <w:p w:rsidR="00BC3515" w:rsidP="00342B79" w:rsidRDefault="00BC3515" w14:paraId="4CD0552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39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bottom"/>
          </w:tcPr>
          <w:p w:rsidR="00BC3515" w:rsidP="00342B79" w:rsidRDefault="00BC3515" w14:paraId="6F5F27A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02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30805EB9" w14:textId="77777777">
            <w:pPr>
              <w:pBdr>
                <w:top w:val="none" w:color="auto" w:sz="0" w:space="0"/>
                <w:left w:val="none" w:color="auto" w:sz="0" w:space="0"/>
                <w:bottom w:val="none" w:color="auto" w:sz="0" w:space="0"/>
                <w:right w:val="none" w:color="auto" w:sz="0" w:space="0"/>
                <w:bar w:val="none" w:color="auto" w:sz="0"/>
              </w:pBdr>
            </w:pPr>
          </w:p>
        </w:tc>
        <w:tc>
          <w:tcPr>
            <w:tcW w:w="137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vAlign w:val="bottom"/>
          </w:tcPr>
          <w:p w:rsidR="00BC3515" w:rsidP="00342B79" w:rsidRDefault="00BC3515" w14:paraId="47BEB63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r>
    </w:tbl>
    <w:p w:rsidRPr="00C80B8C" w:rsidR="00BC3515" w:rsidP="00C80B8C" w:rsidRDefault="00BC3515" w14:paraId="66B1FB73"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Fonts w:ascii="Calibri" w:hAnsi="Calibri" w:cs="Calibri"/>
          <w:i w:val="0"/>
          <w:iCs w:val="0"/>
          <w:kern w:val="0"/>
          <w:sz w:val="18"/>
          <w:szCs w:val="18"/>
        </w:rPr>
      </w:pPr>
      <w:r w:rsidRPr="00C80B8C">
        <w:rPr>
          <w:rStyle w:val="None"/>
          <w:rFonts w:ascii="Calibri" w:hAnsi="Calibri" w:cs="Calibri"/>
          <w:i w:val="0"/>
          <w:iCs w:val="0"/>
          <w:kern w:val="0"/>
          <w:sz w:val="18"/>
          <w:szCs w:val="18"/>
        </w:rPr>
        <w:t>*source: DCF effort data 2016</w:t>
      </w:r>
    </w:p>
    <w:p w:rsidR="00BC3515" w:rsidRDefault="00BC3515" w14:paraId="55085134" w14:textId="77777777">
      <w:pPr>
        <w:pStyle w:val="Didascalia"/>
        <w:keepNext/>
        <w:pBdr>
          <w:top w:val="none" w:color="auto" w:sz="0" w:space="0"/>
          <w:left w:val="none" w:color="auto" w:sz="0" w:space="0"/>
          <w:bottom w:val="none" w:color="auto" w:sz="0" w:space="0"/>
          <w:right w:val="none" w:color="auto" w:sz="0" w:space="0"/>
          <w:bar w:val="none" w:color="auto" w:sz="0"/>
        </w:pBdr>
        <w:ind w:left="103" w:hanging="103"/>
        <w:rPr>
          <w:rStyle w:val="None"/>
        </w:rPr>
      </w:pPr>
    </w:p>
    <w:p w:rsidR="00BC3515" w:rsidRDefault="00BC3515" w14:paraId="3B201D58"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b/>
          <w:bCs/>
          <w:i/>
          <w:iCs/>
          <w:sz w:val="28"/>
          <w:szCs w:val="28"/>
        </w:rPr>
      </w:pPr>
    </w:p>
    <w:p w:rsidR="00BC3515" w:rsidRDefault="00BC3515" w14:paraId="5A12908F"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1540A4C1" w14:textId="77777777">
      <w:pPr>
        <w:pStyle w:val="BodyA"/>
        <w:pBdr>
          <w:top w:val="none" w:color="auto" w:sz="0" w:space="0"/>
          <w:left w:val="none" w:color="auto" w:sz="0" w:space="0"/>
          <w:bottom w:val="none" w:color="auto" w:sz="0" w:space="0"/>
          <w:right w:val="none" w:color="auto" w:sz="0" w:space="0"/>
          <w:bar w:val="none" w:color="auto" w:sz="0"/>
        </w:pBdr>
      </w:pPr>
      <w:r>
        <w:rPr>
          <w:rStyle w:val="None"/>
          <w:rFonts w:ascii="Arial Unicode MS"/>
        </w:rPr>
        <w:br w:type="page"/>
      </w:r>
    </w:p>
    <w:p w:rsidR="00BC3515" w:rsidP="001E74DE" w:rsidRDefault="00BC3515" w14:paraId="6BFD3BAE" w14:textId="77777777">
      <w:pPr>
        <w:pStyle w:val="Titolo2"/>
        <w:pBdr>
          <w:top w:val="none" w:color="auto" w:sz="0" w:space="0"/>
          <w:left w:val="none" w:color="auto" w:sz="0" w:space="0"/>
          <w:bottom w:val="none" w:color="auto" w:sz="0" w:space="0"/>
          <w:right w:val="none" w:color="auto" w:sz="0" w:space="0"/>
          <w:bar w:val="none" w:color="auto" w:sz="0"/>
        </w:pBdr>
        <w:ind w:left="284"/>
        <w:rPr>
          <w:rStyle w:val="None"/>
          <w:rFonts w:ascii="Calibri" w:hAnsi="Calibri" w:cs="Arial Unicode MS"/>
          <w:b w:val="0"/>
          <w:bCs w:val="0"/>
          <w:i w:val="0"/>
          <w:iCs w:val="0"/>
          <w:kern w:val="0"/>
          <w:sz w:val="22"/>
          <w:szCs w:val="22"/>
        </w:rPr>
      </w:pPr>
      <w:bookmarkStart w:name="_Toc6" w:id="7"/>
      <w:r>
        <w:rPr>
          <w:rStyle w:val="None"/>
          <w:rFonts w:ascii="Calibri" w:hAnsi="Calibri"/>
        </w:rPr>
        <w:lastRenderedPageBreak/>
        <w:t>3.2  Historical trends</w:t>
      </w:r>
      <w:bookmarkEnd w:id="7"/>
    </w:p>
    <w:p w:rsidR="00BC3515" w:rsidP="00674AF5" w:rsidRDefault="00BC3515" w14:paraId="6CE76B8F"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eastAsia="Times New Roman" w:cs="Arial"/>
          <w:b/>
          <w:bCs/>
          <w:i/>
          <w:iCs/>
          <w:sz w:val="28"/>
          <w:szCs w:val="28"/>
        </w:rPr>
      </w:pPr>
      <w:r>
        <w:rPr>
          <w:rStyle w:val="None"/>
          <w:rFonts w:ascii="Calibri" w:hAnsi="Calibri"/>
        </w:rPr>
        <w:t xml:space="preserve">In figure 3.2.1 the trend in landings from 1975 to 2016 for the Eastern Adriatic (Croatia, Slovenia, Albania and Montenegro) and the western Adriatic (Italy GSA17-18) are shown. Slovenian, Albania and Montenegrin catches are on the overall low (around 320 </w:t>
      </w:r>
      <w:proofErr w:type="spellStart"/>
      <w:r>
        <w:rPr>
          <w:rStyle w:val="None"/>
          <w:rFonts w:ascii="Calibri" w:hAnsi="Calibri"/>
        </w:rPr>
        <w:t>tonnes</w:t>
      </w:r>
      <w:proofErr w:type="spellEnd"/>
      <w:r>
        <w:rPr>
          <w:rStyle w:val="None"/>
          <w:rFonts w:ascii="Calibri" w:hAnsi="Calibri"/>
        </w:rPr>
        <w:t xml:space="preserve"> in 2015). For Albania and Montenegro landings were assumed as a fixed percentage of Croatian catches before, respectively, 2012 and 2007.</w:t>
      </w:r>
    </w:p>
    <w:p w:rsidR="00BC3515" w:rsidP="00674AF5" w:rsidRDefault="00BC3515" w14:paraId="051635C7"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ascii="Calibri" w:hAnsi="Calibri"/>
        </w:rPr>
      </w:pPr>
      <w:r>
        <w:rPr>
          <w:rStyle w:val="None"/>
          <w:rFonts w:ascii="Calibri" w:hAnsi="Calibri"/>
        </w:rPr>
        <w:t xml:space="preserve">The catch of anchovy reached a maximum in the eighties, whose main contribution was from the Italian fleet; in 1986-1987 the catch collapsed to the historical minimum, and then started to increase again reaching a new peak in 2007. The Croatian share started increasing in 2000 and rose constantly until 2011 (~15,000 </w:t>
      </w:r>
      <w:proofErr w:type="spellStart"/>
      <w:r>
        <w:rPr>
          <w:rStyle w:val="None"/>
          <w:rFonts w:ascii="Calibri" w:hAnsi="Calibri"/>
        </w:rPr>
        <w:t>tonnes</w:t>
      </w:r>
      <w:proofErr w:type="spellEnd"/>
      <w:r>
        <w:rPr>
          <w:rStyle w:val="None"/>
          <w:rFonts w:ascii="Calibri" w:hAnsi="Calibri"/>
        </w:rPr>
        <w:t xml:space="preserve">); in 2012 dropped to lower levels (less than 10,000 </w:t>
      </w:r>
      <w:proofErr w:type="spellStart"/>
      <w:r>
        <w:rPr>
          <w:rStyle w:val="None"/>
          <w:rFonts w:ascii="Calibri" w:hAnsi="Calibri"/>
        </w:rPr>
        <w:t>tonnes</w:t>
      </w:r>
      <w:proofErr w:type="spellEnd"/>
      <w:r>
        <w:rPr>
          <w:rStyle w:val="None"/>
          <w:rFonts w:ascii="Calibri" w:hAnsi="Calibri"/>
        </w:rPr>
        <w:t xml:space="preserve">) </w:t>
      </w:r>
      <w:r w:rsidR="002308BD">
        <w:rPr>
          <w:rStyle w:val="None"/>
          <w:rFonts w:ascii="Calibri" w:hAnsi="Calibri"/>
        </w:rPr>
        <w:t>to increase again in 2015</w:t>
      </w:r>
      <w:r>
        <w:rPr>
          <w:rStyle w:val="None"/>
          <w:rFonts w:ascii="Calibri" w:hAnsi="Calibri"/>
        </w:rPr>
        <w:t xml:space="preserve">. The overall catch of anchovy for 2016 is 34,252 </w:t>
      </w:r>
      <w:proofErr w:type="spellStart"/>
      <w:r>
        <w:rPr>
          <w:rStyle w:val="None"/>
          <w:rFonts w:ascii="Calibri" w:hAnsi="Calibri"/>
        </w:rPr>
        <w:t>tonnes</w:t>
      </w:r>
      <w:proofErr w:type="spellEnd"/>
      <w:r>
        <w:rPr>
          <w:rStyle w:val="None"/>
          <w:rFonts w:ascii="Calibri" w:hAnsi="Calibri"/>
        </w:rPr>
        <w:t xml:space="preserve"> and shows increase compared to average of period 2013-2015 (32,955 </w:t>
      </w:r>
      <w:proofErr w:type="spellStart"/>
      <w:r>
        <w:rPr>
          <w:rStyle w:val="None"/>
          <w:rFonts w:ascii="Calibri" w:hAnsi="Calibri"/>
        </w:rPr>
        <w:t>tonnes</w:t>
      </w:r>
      <w:proofErr w:type="spellEnd"/>
      <w:r>
        <w:rPr>
          <w:rStyle w:val="None"/>
          <w:rFonts w:ascii="Calibri" w:hAnsi="Calibri"/>
        </w:rPr>
        <w:t xml:space="preserve">), but a slight decrease compared to 2015 catches (39,737 </w:t>
      </w:r>
      <w:proofErr w:type="spellStart"/>
      <w:r>
        <w:rPr>
          <w:rStyle w:val="None"/>
          <w:rFonts w:ascii="Calibri" w:hAnsi="Calibri"/>
        </w:rPr>
        <w:t>tonnes</w:t>
      </w:r>
      <w:proofErr w:type="spellEnd"/>
      <w:r>
        <w:rPr>
          <w:rStyle w:val="None"/>
          <w:rFonts w:ascii="Calibri" w:hAnsi="Calibri"/>
        </w:rPr>
        <w:t>).</w:t>
      </w:r>
    </w:p>
    <w:p w:rsidR="00BC3515" w:rsidP="00674AF5" w:rsidRDefault="00BC3515" w14:paraId="4019CB44"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ascii="Calibri" w:hAnsi="Calibri"/>
        </w:rPr>
      </w:pPr>
    </w:p>
    <w:p w:rsidR="00BC3515" w:rsidP="000B0879" w:rsidRDefault="003536F2" w14:paraId="3897BD7B" w14:textId="77777777">
      <w:pPr>
        <w:pStyle w:val="Textbody"/>
        <w:pBdr>
          <w:top w:val="none" w:color="auto" w:sz="0" w:space="0"/>
          <w:left w:val="none" w:color="auto" w:sz="0" w:space="0"/>
          <w:bottom w:val="none" w:color="auto" w:sz="0" w:space="0"/>
          <w:right w:val="none" w:color="auto" w:sz="0" w:space="0"/>
          <w:bar w:val="none" w:color="auto" w:sz="0"/>
        </w:pBdr>
        <w:jc w:val="center"/>
        <w:rPr>
          <w:rStyle w:val="None"/>
        </w:rPr>
      </w:pPr>
      <w:r>
        <w:rPr>
          <w:rStyle w:val="None"/>
          <w:noProof/>
          <w:lang w:val="it-IT"/>
        </w:rPr>
        <w:drawing>
          <wp:inline distT="0" distB="0" distL="0" distR="0" wp14:anchorId="146725DF" wp14:editId="5424A6DE">
            <wp:extent cx="4305300" cy="3019425"/>
            <wp:effectExtent l="0" t="0" r="0" b="9525"/>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3019425"/>
                    </a:xfrm>
                    <a:prstGeom prst="rect">
                      <a:avLst/>
                    </a:prstGeom>
                    <a:noFill/>
                    <a:ln>
                      <a:noFill/>
                    </a:ln>
                  </pic:spPr>
                </pic:pic>
              </a:graphicData>
            </a:graphic>
          </wp:inline>
        </w:drawing>
      </w:r>
    </w:p>
    <w:p w:rsidR="00BC3515" w:rsidRDefault="00BC3515" w14:paraId="304CDFFE" w14:textId="33C1346D">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i/>
          <w:iCs/>
        </w:rPr>
        <w:t>Figure 3.2.1: Adriatic catches for the whole period assessed (1975-2016) for the Eastern and Western side of GSA17-18.</w:t>
      </w:r>
    </w:p>
    <w:p w:rsidR="00BC3515" w:rsidRDefault="00BC3515" w14:paraId="1039D19E"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RDefault="00BC3515" w14:paraId="152B52AC"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ascii="Calibri" w:hAnsi="Calibri"/>
        </w:rPr>
      </w:pPr>
      <w:r w:rsidRPr="003536F2">
        <w:rPr>
          <w:rStyle w:val="None"/>
          <w:rFonts w:ascii="Calibri" w:hAnsi="Calibri"/>
        </w:rPr>
        <w:t>In figure 3.2.2 the trend in the cohorts of the total catches is shown. Age 1 is the fully recruited age in great part of the time series.</w:t>
      </w:r>
      <w:r>
        <w:rPr>
          <w:rStyle w:val="None"/>
          <w:rFonts w:ascii="Calibri" w:hAnsi="Calibri"/>
        </w:rPr>
        <w:t xml:space="preserve"> </w:t>
      </w:r>
    </w:p>
    <w:p w:rsidR="00BC3515" w:rsidP="00F72176" w:rsidRDefault="003536F2" w14:paraId="3A0F53C5" w14:textId="77777777">
      <w:pPr>
        <w:pStyle w:val="Textbody"/>
        <w:pBdr>
          <w:top w:val="none" w:color="auto" w:sz="0" w:space="0"/>
          <w:left w:val="none" w:color="auto" w:sz="0" w:space="0"/>
          <w:bottom w:val="none" w:color="auto" w:sz="0" w:space="0"/>
          <w:right w:val="none" w:color="auto" w:sz="0" w:space="0"/>
          <w:bar w:val="none" w:color="auto" w:sz="0"/>
        </w:pBdr>
        <w:jc w:val="center"/>
        <w:rPr>
          <w:rStyle w:val="None"/>
        </w:rPr>
      </w:pPr>
      <w:r>
        <w:rPr>
          <w:noProof/>
          <w:lang w:val="it-IT"/>
        </w:rPr>
        <w:lastRenderedPageBreak/>
        <w:drawing>
          <wp:inline distT="0" distB="0" distL="0" distR="0" wp14:anchorId="1D226EBD" wp14:editId="4CFF0534">
            <wp:extent cx="4286250" cy="4124325"/>
            <wp:effectExtent l="0" t="0" r="0" b="9525"/>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4124325"/>
                    </a:xfrm>
                    <a:prstGeom prst="rect">
                      <a:avLst/>
                    </a:prstGeom>
                    <a:noFill/>
                    <a:ln>
                      <a:noFill/>
                    </a:ln>
                  </pic:spPr>
                </pic:pic>
              </a:graphicData>
            </a:graphic>
          </wp:inline>
        </w:drawing>
      </w:r>
    </w:p>
    <w:p w:rsidR="00BC3515" w:rsidP="00562801" w:rsidRDefault="00BC3515" w14:paraId="790D8AC0"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i/>
          <w:iCs/>
        </w:rPr>
        <w:t xml:space="preserve">Figure 3.2.2: </w:t>
      </w:r>
      <w:r w:rsidRPr="00941778">
        <w:rPr>
          <w:rStyle w:val="None"/>
          <w:rFonts w:ascii="Calibri" w:hAnsi="Calibri"/>
          <w:i/>
          <w:iCs/>
        </w:rPr>
        <w:t>Catch-at-age cohort plots for GSA 17-18 anchovy.</w:t>
      </w:r>
    </w:p>
    <w:p w:rsidR="00BC3515" w:rsidRDefault="00BC3515" w14:paraId="1790CDF4"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RDefault="00BC3515" w14:paraId="2939DA31"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P="001E74DE" w:rsidRDefault="00BC3515" w14:paraId="2B744765" w14:textId="77777777">
      <w:pPr>
        <w:pStyle w:val="Titolo2"/>
        <w:pBdr>
          <w:top w:val="none" w:color="auto" w:sz="0" w:space="0"/>
          <w:left w:val="none" w:color="auto" w:sz="0" w:space="0"/>
          <w:bottom w:val="none" w:color="auto" w:sz="0" w:space="0"/>
          <w:right w:val="none" w:color="auto" w:sz="0" w:space="0"/>
          <w:bar w:val="none" w:color="auto" w:sz="0"/>
        </w:pBdr>
        <w:ind w:left="284"/>
        <w:rPr>
          <w:rStyle w:val="None"/>
          <w:rFonts w:cs="Arial Unicode MS"/>
          <w:b w:val="0"/>
          <w:bCs w:val="0"/>
          <w:i w:val="0"/>
          <w:iCs w:val="0"/>
          <w:sz w:val="24"/>
          <w:szCs w:val="24"/>
        </w:rPr>
      </w:pPr>
      <w:bookmarkStart w:name="_Toc7" w:id="8"/>
      <w:r w:rsidRPr="003C11F0">
        <w:rPr>
          <w:rStyle w:val="None"/>
          <w:rFonts w:ascii="Calibri" w:hAnsi="Calibri"/>
          <w:lang w:val="en-GB"/>
        </w:rPr>
        <w:t>3.3  Management regulations</w:t>
      </w:r>
      <w:bookmarkEnd w:id="8"/>
    </w:p>
    <w:p w:rsidRPr="00C80B8C" w:rsidR="00BC3515" w:rsidP="00C80B8C" w:rsidRDefault="00BC3515" w14:paraId="26E3AD02" w14:textId="77777777">
      <w:pPr>
        <w:pStyle w:val="PreformattatoHTML"/>
        <w:shd w:val="clear" w:color="auto" w:fill="FFFFFF"/>
        <w:jc w:val="both"/>
        <w:rPr>
          <w:rFonts w:ascii="Calibri" w:hAnsi="Calibri"/>
          <w:sz w:val="24"/>
          <w:szCs w:val="24"/>
        </w:rPr>
      </w:pPr>
      <w:r w:rsidRPr="00C80B8C">
        <w:rPr>
          <w:rFonts w:ascii="Calibri" w:hAnsi="Calibri"/>
          <w:sz w:val="24"/>
          <w:szCs w:val="24"/>
        </w:rPr>
        <w:t xml:space="preserve">A multi–annual management plan for small pelagic fisheries in the Adriatic Sea has been established by the General Fisheries Commission for the Mediterranean in 2012 (GFCM/37/2013/1). In particular, the plan establishes “a temporal closure period of no less than 15 continuous days for each vessels fishing small pelagic stocks in GSA 17 in order to protect nursery and spawning areas. This closure shall be designated in waters under the jurisdiction and shall take place between 1 April and 31 August” (GFCM/38/2014/1).  Moreover, for year 2015 it was decided that “each fishing vessel targeting anchovy shall not exceed 144 fishing days per year” (GFCM/38/2014/1). In addition, in 2016 the GFCM Recommendation (REC.CM-GFCM/40/2016/3) established further emergency measures for the small pelagic stocks in the Adriatic Sea. In particular, the plan establishes “a temporal closure period of no less than 15 continuous days and up to 30 continuous days for sardine from the 1st of October to 31st of March, and for anchovy from the 1st of April to the 30th of September. Also, additional closures for vessels over 12 m length overall for no less than 6 months, which shall cover at least 30 percent of the area which has been identified as nursery area or area important for the protection of early age classes of fish (in territorial and inner sea), are expected. </w:t>
      </w:r>
    </w:p>
    <w:p w:rsidRPr="00C80B8C" w:rsidR="00BC3515" w:rsidP="00C80B8C" w:rsidRDefault="00BC3515" w14:paraId="0770EBDD" w14:textId="77777777">
      <w:pPr>
        <w:pStyle w:val="PreformattatoHTML"/>
        <w:shd w:val="clear" w:color="auto" w:fill="FFFFFF"/>
        <w:jc w:val="both"/>
        <w:rPr>
          <w:rFonts w:ascii="Calibri" w:hAnsi="Calibri"/>
          <w:sz w:val="24"/>
          <w:szCs w:val="24"/>
        </w:rPr>
      </w:pPr>
    </w:p>
    <w:p w:rsidR="00BC3515" w:rsidP="005B2817" w:rsidRDefault="00BC3515" w14:paraId="1215315D" w14:textId="77777777">
      <w:pPr>
        <w:pStyle w:val="PreformattatoHTML"/>
        <w:shd w:val="clear" w:color="auto" w:fill="FFFFFF"/>
        <w:jc w:val="both"/>
        <w:rPr>
          <w:rFonts w:ascii="Calibri" w:hAnsi="Calibri"/>
          <w:sz w:val="24"/>
          <w:szCs w:val="24"/>
        </w:rPr>
      </w:pPr>
      <w:r w:rsidRPr="005B2817">
        <w:rPr>
          <w:rFonts w:ascii="Calibri" w:hAnsi="Calibri"/>
          <w:sz w:val="24"/>
          <w:szCs w:val="24"/>
        </w:rPr>
        <w:t>Regarding the closure period, Italy has been enforcing for years a general regulation concerning the fishing gears and since 1988 a suspension (about 42 days) of fishing activity of pelagic trawlers and purse seiners has implemented in summer.</w:t>
      </w:r>
    </w:p>
    <w:p w:rsidRPr="00C80B8C" w:rsidR="00BC3515" w:rsidP="005B2817" w:rsidRDefault="00BC3515" w14:paraId="5213797A" w14:textId="77777777">
      <w:pPr>
        <w:pStyle w:val="PreformattatoHTML"/>
        <w:shd w:val="clear" w:color="auto" w:fill="FFFFFF"/>
        <w:jc w:val="both"/>
        <w:rPr>
          <w:rFonts w:ascii="Calibri" w:hAnsi="Calibri"/>
          <w:sz w:val="24"/>
          <w:szCs w:val="24"/>
        </w:rPr>
      </w:pPr>
      <w:r w:rsidRPr="005B2817">
        <w:rPr>
          <w:rFonts w:ascii="Calibri" w:hAnsi="Calibri"/>
          <w:sz w:val="24"/>
          <w:szCs w:val="24"/>
        </w:rPr>
        <w:lastRenderedPageBreak/>
        <w:t>In Croatia from 2013 management plan for purse seiners “srdelara” has been endorsed. A closure period is observed from the 1st December to the 31st January (except period 14th-24th December) and 1st-31st of May from the Croatian purse seiners. In 2011 and 2012 the closure season for the Italian fleet was extended to 60 days (August and September). Also, additional spatial closure for vessels over 12 m length overall has been applyed in Croatian i</w:t>
      </w:r>
      <w:r>
        <w:rPr>
          <w:rFonts w:ascii="Calibri" w:hAnsi="Calibri"/>
          <w:sz w:val="24"/>
          <w:szCs w:val="24"/>
        </w:rPr>
        <w:t>nner sea (GSA17-East) since 2015</w:t>
      </w:r>
      <w:r w:rsidRPr="005B2817">
        <w:rPr>
          <w:rFonts w:ascii="Calibri" w:hAnsi="Calibri"/>
          <w:sz w:val="24"/>
          <w:szCs w:val="24"/>
        </w:rPr>
        <w:t xml:space="preserve">, which </w:t>
      </w:r>
      <w:r>
        <w:rPr>
          <w:rFonts w:ascii="Calibri" w:hAnsi="Calibri"/>
          <w:sz w:val="24"/>
          <w:szCs w:val="24"/>
        </w:rPr>
        <w:t>is bealived to be</w:t>
      </w:r>
      <w:r w:rsidRPr="005B2817">
        <w:rPr>
          <w:rFonts w:ascii="Calibri" w:hAnsi="Calibri"/>
          <w:sz w:val="24"/>
          <w:szCs w:val="24"/>
        </w:rPr>
        <w:t xml:space="preserve"> nursery area </w:t>
      </w:r>
      <w:r>
        <w:rPr>
          <w:rFonts w:ascii="Calibri" w:hAnsi="Calibri"/>
          <w:sz w:val="24"/>
          <w:szCs w:val="24"/>
        </w:rPr>
        <w:t>and/</w:t>
      </w:r>
      <w:r w:rsidRPr="005B2817">
        <w:rPr>
          <w:rFonts w:ascii="Calibri" w:hAnsi="Calibri"/>
          <w:sz w:val="24"/>
          <w:szCs w:val="24"/>
        </w:rPr>
        <w:t>or area importa</w:t>
      </w:r>
      <w:r w:rsidRPr="00C80B8C">
        <w:rPr>
          <w:rFonts w:ascii="Calibri" w:hAnsi="Calibri"/>
          <w:sz w:val="24"/>
          <w:szCs w:val="24"/>
        </w:rPr>
        <w:t xml:space="preserve">nt for the protection of early age classes. </w:t>
      </w:r>
    </w:p>
    <w:p w:rsidR="00BC3515" w:rsidRDefault="00BC3515" w14:paraId="50281C1B" w14:textId="77777777">
      <w:pPr>
        <w:pBdr>
          <w:top w:val="none" w:color="auto" w:sz="0" w:space="0"/>
          <w:left w:val="none" w:color="auto" w:sz="0" w:space="0"/>
          <w:bottom w:val="none" w:color="auto" w:sz="0" w:space="0"/>
          <w:right w:val="none" w:color="auto" w:sz="0" w:space="0"/>
          <w:bar w:val="none" w:color="auto" w:sz="0"/>
        </w:pBdr>
        <w:jc w:val="both"/>
        <w:rPr>
          <w:rStyle w:val="None"/>
          <w:rFonts w:ascii="Calibri" w:hAnsi="Calibri"/>
          <w:kern w:val="3"/>
        </w:rPr>
      </w:pPr>
      <w:r w:rsidRPr="00C80B8C">
        <w:rPr>
          <w:rFonts w:ascii="Calibri" w:hAnsi="Calibri"/>
        </w:rPr>
        <w:t>In Montenegro a closure period of 15 days was observed from the first to the 15th of April, whereas in Slovenia from 17th of March to 15th of April.</w:t>
      </w:r>
    </w:p>
    <w:p w:rsidR="00BC3515" w:rsidRDefault="00BC3515" w14:paraId="2DCB0908" w14:textId="77777777">
      <w:pPr>
        <w:pBdr>
          <w:top w:val="none" w:color="auto" w:sz="0" w:space="0"/>
          <w:left w:val="none" w:color="auto" w:sz="0" w:space="0"/>
          <w:bottom w:val="none" w:color="auto" w:sz="0" w:space="0"/>
          <w:right w:val="none" w:color="auto" w:sz="0" w:space="0"/>
          <w:bar w:val="none" w:color="auto" w:sz="0"/>
        </w:pBdr>
        <w:jc w:val="both"/>
        <w:rPr>
          <w:rStyle w:val="None"/>
          <w:rFonts w:ascii="Calibri" w:hAnsi="Calibri"/>
          <w:kern w:val="3"/>
        </w:rPr>
      </w:pPr>
    </w:p>
    <w:p w:rsidR="00BC3515" w:rsidP="001E74DE" w:rsidRDefault="00BC3515" w14:paraId="61264DD9" w14:textId="77777777">
      <w:pPr>
        <w:pStyle w:val="Titolo2"/>
        <w:numPr>
          <w:ilvl w:val="1"/>
          <w:numId w:val="14"/>
        </w:numPr>
        <w:pBdr>
          <w:top w:val="none" w:color="auto" w:sz="0" w:space="0"/>
          <w:left w:val="none" w:color="auto" w:sz="0" w:space="0"/>
          <w:bottom w:val="none" w:color="auto" w:sz="0" w:space="0"/>
          <w:right w:val="none" w:color="auto" w:sz="0" w:space="0"/>
          <w:bar w:val="none" w:color="auto" w:sz="0"/>
        </w:pBdr>
        <w:rPr>
          <w:rStyle w:val="None"/>
          <w:rFonts w:cs="Arial Unicode MS"/>
          <w:b w:val="0"/>
          <w:bCs w:val="0"/>
          <w:i w:val="0"/>
          <w:iCs w:val="0"/>
          <w:sz w:val="24"/>
          <w:szCs w:val="24"/>
        </w:rPr>
      </w:pPr>
      <w:bookmarkStart w:name="_Toc8" w:id="9"/>
      <w:r>
        <w:rPr>
          <w:rStyle w:val="None"/>
          <w:rFonts w:ascii="Calibri" w:hAnsi="Calibri"/>
        </w:rPr>
        <w:t>Reference points</w:t>
      </w:r>
      <w:bookmarkEnd w:id="9"/>
    </w:p>
    <w:p w:rsidR="00BC3515" w:rsidRDefault="00BC3515" w14:paraId="158564C9"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Fonts w:eastAsia="Times New Roman" w:cs="Arial"/>
          <w:b/>
          <w:bCs/>
          <w:sz w:val="28"/>
          <w:szCs w:val="28"/>
        </w:rPr>
      </w:pPr>
      <w:r>
        <w:rPr>
          <w:rStyle w:val="None"/>
          <w:rFonts w:ascii="Calibri" w:hAnsi="Calibri"/>
        </w:rPr>
        <w:t>Table 3.3-1: List of reference points and empirical reference values previously agreed (if any)</w:t>
      </w:r>
    </w:p>
    <w:tbl>
      <w:tblPr>
        <w:tblW w:w="9077" w:type="dxa"/>
        <w:tblInd w:w="31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281"/>
        <w:gridCol w:w="1244"/>
        <w:gridCol w:w="1166"/>
        <w:gridCol w:w="1276"/>
        <w:gridCol w:w="1275"/>
        <w:gridCol w:w="2835"/>
      </w:tblGrid>
      <w:tr w:rsidR="00BC3515" w:rsidTr="00342B79" w14:paraId="7918206D" w14:textId="77777777">
        <w:trPr>
          <w:trHeight w:val="1913"/>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39783C8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Indicator</w:t>
            </w:r>
          </w:p>
        </w:tc>
        <w:tc>
          <w:tcPr>
            <w:tcW w:w="1244"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54B6C1C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Limit Reference point/empirical reference value</w:t>
            </w:r>
          </w:p>
        </w:tc>
        <w:tc>
          <w:tcPr>
            <w:tcW w:w="1166"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0235257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Value</w:t>
            </w:r>
          </w:p>
        </w:tc>
        <w:tc>
          <w:tcPr>
            <w:tcW w:w="1276"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4BEA4FB2"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Target Reference point/empirical reference value</w:t>
            </w:r>
          </w:p>
        </w:tc>
        <w:tc>
          <w:tcPr>
            <w:tcW w:w="1275"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77002BD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Value</w:t>
            </w:r>
          </w:p>
        </w:tc>
        <w:tc>
          <w:tcPr>
            <w:tcW w:w="2835"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center"/>
          </w:tcPr>
          <w:p w:rsidR="00BC3515" w:rsidP="00342B79" w:rsidRDefault="00BC3515" w14:paraId="5C9FCA1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rPr>
              <w:t>Comments</w:t>
            </w:r>
          </w:p>
        </w:tc>
      </w:tr>
      <w:tr w:rsidR="00BC3515" w:rsidTr="00342B79" w14:paraId="52AA68CF" w14:textId="77777777">
        <w:trPr>
          <w:trHeight w:val="300"/>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RDefault="00BC3515" w14:paraId="2DA0FA8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B</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13B7A326" w14:textId="77777777">
            <w:pPr>
              <w:pBdr>
                <w:top w:val="none" w:color="auto" w:sz="0" w:space="0"/>
                <w:left w:val="none" w:color="auto" w:sz="0" w:space="0"/>
                <w:bottom w:val="none" w:color="auto" w:sz="0" w:space="0"/>
                <w:right w:val="none" w:color="auto" w:sz="0" w:space="0"/>
                <w:bar w:val="none" w:color="auto" w:sz="0"/>
              </w:pBdr>
            </w:pPr>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06FAB2B0" w14:textId="77777777">
            <w:pPr>
              <w:pBdr>
                <w:top w:val="none" w:color="auto" w:sz="0" w:space="0"/>
                <w:left w:val="none" w:color="auto" w:sz="0" w:space="0"/>
                <w:bottom w:val="none" w:color="auto" w:sz="0" w:space="0"/>
                <w:right w:val="none" w:color="auto" w:sz="0" w:space="0"/>
                <w:bar w:val="none" w:color="auto" w:sz="0"/>
              </w:pBdr>
            </w:pPr>
          </w:p>
        </w:tc>
        <w:tc>
          <w:tcPr>
            <w:tcW w:w="12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5AA5C129" w14:textId="77777777">
            <w:pPr>
              <w:pBdr>
                <w:top w:val="none" w:color="auto" w:sz="0" w:space="0"/>
                <w:left w:val="none" w:color="auto" w:sz="0" w:space="0"/>
                <w:bottom w:val="none" w:color="auto" w:sz="0" w:space="0"/>
                <w:right w:val="none" w:color="auto" w:sz="0" w:space="0"/>
                <w:bar w:val="none" w:color="auto" w:sz="0"/>
              </w:pBdr>
            </w:pPr>
          </w:p>
        </w:tc>
        <w:tc>
          <w:tcPr>
            <w:tcW w:w="12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RDefault="00BC3515" w14:paraId="23F016B7" w14:textId="77777777">
            <w:pPr>
              <w:pBdr>
                <w:top w:val="none" w:color="auto" w:sz="0" w:space="0"/>
                <w:left w:val="none" w:color="auto" w:sz="0" w:space="0"/>
                <w:bottom w:val="none" w:color="auto" w:sz="0" w:space="0"/>
                <w:right w:val="none" w:color="auto" w:sz="0" w:space="0"/>
                <w:bar w:val="none" w:color="auto" w:sz="0"/>
              </w:pBdr>
            </w:pP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RDefault="00BC3515" w14:paraId="4CA435A2"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4260FB9F" w14:textId="77777777">
        <w:trPr>
          <w:trHeight w:val="300"/>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RDefault="00BC3515" w14:paraId="6E83A8AF"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SSB</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4BEB3976"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sidRPr="0026433B">
              <w:t>B</w:t>
            </w:r>
            <w:r w:rsidRPr="00342B79">
              <w:rPr>
                <w:vertAlign w:val="subscript"/>
              </w:rPr>
              <w:t>lim</w:t>
            </w:r>
            <w:proofErr w:type="spellEnd"/>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1A082F5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color w:val="1F497D"/>
                <w:sz w:val="20"/>
                <w:szCs w:val="20"/>
                <w:u w:color="1F497D"/>
              </w:rPr>
              <w:t>45,936</w:t>
            </w:r>
          </w:p>
        </w:tc>
        <w:tc>
          <w:tcPr>
            <w:tcW w:w="12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42B79" w:rsidRDefault="00BC3515" w14:paraId="470C3342" w14:textId="77777777">
            <w:pPr>
              <w:pStyle w:val="BodyA"/>
              <w:pBdr>
                <w:top w:val="none" w:color="auto" w:sz="0" w:space="0"/>
                <w:left w:val="none" w:color="auto" w:sz="0" w:space="0"/>
                <w:bottom w:val="none" w:color="auto" w:sz="0" w:space="0"/>
                <w:right w:val="none" w:color="auto" w:sz="0" w:space="0"/>
                <w:bar w:val="none" w:color="auto" w:sz="0"/>
              </w:pBdr>
              <w:jc w:val="center"/>
            </w:pPr>
            <w:proofErr w:type="spellStart"/>
            <w:r>
              <w:rPr>
                <w:rStyle w:val="None"/>
              </w:rPr>
              <w:t>B</w:t>
            </w:r>
            <w:r w:rsidRPr="00342B79">
              <w:rPr>
                <w:rStyle w:val="None"/>
                <w:vertAlign w:val="subscript"/>
              </w:rPr>
              <w:t>pa</w:t>
            </w:r>
            <w:proofErr w:type="spellEnd"/>
          </w:p>
        </w:tc>
        <w:tc>
          <w:tcPr>
            <w:tcW w:w="12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Pr="0026433B" w:rsidR="00BC3515" w:rsidP="00342B79" w:rsidRDefault="00BC3515" w14:paraId="3A1735FB" w14:textId="77777777">
            <w:pPr>
              <w:pStyle w:val="BodyA"/>
              <w:pBdr>
                <w:top w:val="none" w:color="auto" w:sz="0" w:space="0"/>
                <w:left w:val="none" w:color="auto" w:sz="0" w:space="0"/>
                <w:bottom w:val="none" w:color="auto" w:sz="0" w:space="0"/>
                <w:right w:val="none" w:color="auto" w:sz="0" w:space="0"/>
                <w:bar w:val="none" w:color="auto" w:sz="0"/>
              </w:pBdr>
              <w:jc w:val="center"/>
              <w:rPr>
                <w:rStyle w:val="None"/>
              </w:rPr>
            </w:pPr>
            <w:r w:rsidRPr="00342B79">
              <w:rPr>
                <w:color w:val="1F497D"/>
                <w:sz w:val="20"/>
                <w:szCs w:val="20"/>
                <w:u w:color="1F497D"/>
              </w:rPr>
              <w:t>91,872</w:t>
            </w: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277EB135"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color w:val="1F497D"/>
                <w:sz w:val="20"/>
                <w:szCs w:val="20"/>
                <w:u w:color="1F497D"/>
              </w:rPr>
              <w:t>2015 GFCM benchmark assessment</w:t>
            </w:r>
          </w:p>
        </w:tc>
      </w:tr>
      <w:tr w:rsidR="00BC3515" w:rsidTr="00342B79" w14:paraId="3B11E099" w14:textId="77777777">
        <w:trPr>
          <w:trHeight w:val="300"/>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P="003D2888" w:rsidRDefault="00BC3515" w14:paraId="1DA1D389"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F</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643D014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13666705"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2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Pr="00342B79" w:rsidR="00BC3515" w:rsidP="00342B79" w:rsidRDefault="00BC3515" w14:paraId="5A8AF212" w14:textId="77777777">
            <w:pPr>
              <w:pStyle w:val="BodyA"/>
              <w:pBdr>
                <w:top w:val="none" w:color="auto" w:sz="0" w:space="0"/>
                <w:left w:val="none" w:color="auto" w:sz="0" w:space="0"/>
                <w:bottom w:val="none" w:color="auto" w:sz="0" w:space="0"/>
                <w:right w:val="none" w:color="auto" w:sz="0" w:space="0"/>
                <w:bar w:val="none" w:color="auto" w:sz="0"/>
              </w:pBdr>
              <w:jc w:val="center"/>
              <w:rPr>
                <w:sz w:val="20"/>
                <w:szCs w:val="20"/>
              </w:rPr>
            </w:pPr>
            <w:proofErr w:type="spellStart"/>
            <w:r w:rsidRPr="00342B79">
              <w:rPr>
                <w:rStyle w:val="None"/>
                <w:sz w:val="20"/>
                <w:szCs w:val="20"/>
              </w:rPr>
              <w:t>Fmsy</w:t>
            </w:r>
            <w:proofErr w:type="spellEnd"/>
          </w:p>
        </w:tc>
        <w:tc>
          <w:tcPr>
            <w:tcW w:w="12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42B79" w:rsidRDefault="00BC3515" w14:paraId="1F7592C7"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0.554</w:t>
            </w: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7C8CA7E4"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color w:val="1F497D"/>
                <w:sz w:val="20"/>
                <w:szCs w:val="20"/>
                <w:u w:color="1F497D"/>
              </w:rPr>
              <w:t>2015 GFCM benchmark assessment</w:t>
            </w:r>
          </w:p>
        </w:tc>
      </w:tr>
      <w:tr w:rsidR="00BC3515" w:rsidTr="00342B79" w14:paraId="5A61C26C" w14:textId="77777777">
        <w:trPr>
          <w:trHeight w:val="300"/>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P="003D2888" w:rsidRDefault="00BC3515" w14:paraId="37E21058"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Y</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7699D3BC"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065CD65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2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D2888" w:rsidRDefault="00BC3515" w14:paraId="3297E255" w14:textId="77777777">
            <w:pPr>
              <w:pBdr>
                <w:top w:val="none" w:color="auto" w:sz="0" w:space="0"/>
                <w:left w:val="none" w:color="auto" w:sz="0" w:space="0"/>
                <w:bottom w:val="none" w:color="auto" w:sz="0" w:space="0"/>
                <w:right w:val="none" w:color="auto" w:sz="0" w:space="0"/>
                <w:bar w:val="none" w:color="auto" w:sz="0"/>
              </w:pBdr>
            </w:pPr>
          </w:p>
        </w:tc>
        <w:tc>
          <w:tcPr>
            <w:tcW w:w="12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D2888" w:rsidRDefault="00BC3515" w14:paraId="07D2B418" w14:textId="77777777">
            <w:pPr>
              <w:pBdr>
                <w:top w:val="none" w:color="auto" w:sz="0" w:space="0"/>
                <w:left w:val="none" w:color="auto" w:sz="0" w:space="0"/>
                <w:bottom w:val="none" w:color="auto" w:sz="0" w:space="0"/>
                <w:right w:val="none" w:color="auto" w:sz="0" w:space="0"/>
                <w:bar w:val="none" w:color="auto" w:sz="0"/>
              </w:pBdr>
            </w:pP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3953AEB2"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0076CFEB" w14:textId="77777777">
        <w:trPr>
          <w:trHeight w:val="300"/>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P="003D2888" w:rsidRDefault="00BC3515" w14:paraId="736C8851"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CPUE</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25B67886"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643A7223"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27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D2888" w:rsidRDefault="00BC3515" w14:paraId="3139912B" w14:textId="77777777">
            <w:pPr>
              <w:pBdr>
                <w:top w:val="none" w:color="auto" w:sz="0" w:space="0"/>
                <w:left w:val="none" w:color="auto" w:sz="0" w:space="0"/>
                <w:bottom w:val="none" w:color="auto" w:sz="0" w:space="0"/>
                <w:right w:val="none" w:color="auto" w:sz="0" w:space="0"/>
                <w:bar w:val="none" w:color="auto" w:sz="0"/>
              </w:pBdr>
            </w:pPr>
          </w:p>
        </w:tc>
        <w:tc>
          <w:tcPr>
            <w:tcW w:w="127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tcPr>
          <w:p w:rsidR="00BC3515" w:rsidP="003D2888" w:rsidRDefault="00BC3515" w14:paraId="0882DA0B" w14:textId="77777777">
            <w:pPr>
              <w:pBdr>
                <w:top w:val="none" w:color="auto" w:sz="0" w:space="0"/>
                <w:left w:val="none" w:color="auto" w:sz="0" w:space="0"/>
                <w:bottom w:val="none" w:color="auto" w:sz="0" w:space="0"/>
                <w:right w:val="none" w:color="auto" w:sz="0" w:space="0"/>
                <w:bar w:val="none" w:color="auto" w:sz="0"/>
              </w:pBdr>
            </w:pP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1EF38D0C"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7CB424E1" w14:textId="77777777">
        <w:trPr>
          <w:trHeight w:val="878"/>
        </w:trPr>
        <w:tc>
          <w:tcPr>
            <w:tcW w:w="1281" w:type="dxa"/>
            <w:tcBorders>
              <w:top w:val="single" w:color="000000" w:sz="4" w:space="0"/>
              <w:left w:val="single" w:color="000000" w:sz="4" w:space="0"/>
              <w:bottom w:val="single" w:color="000000" w:sz="4" w:space="0"/>
              <w:right w:val="single" w:color="000000" w:sz="4" w:space="0"/>
            </w:tcBorders>
            <w:shd w:val="clear" w:color="auto" w:fill="8DB3E2"/>
            <w:tcMar>
              <w:top w:w="80" w:type="dxa"/>
              <w:left w:w="80" w:type="dxa"/>
              <w:bottom w:w="80" w:type="dxa"/>
              <w:right w:w="80" w:type="dxa"/>
            </w:tcMar>
            <w:vAlign w:val="bottom"/>
          </w:tcPr>
          <w:p w:rsidR="00BC3515" w:rsidP="003D2888" w:rsidRDefault="00BC3515" w14:paraId="6913139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 Index of Biomass at sea</w:t>
            </w:r>
          </w:p>
        </w:tc>
        <w:tc>
          <w:tcPr>
            <w:tcW w:w="124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1BE3113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color w:val="1F497D"/>
                <w:sz w:val="20"/>
                <w:szCs w:val="20"/>
                <w:u w:color="1F497D"/>
              </w:rPr>
              <w:t> </w:t>
            </w:r>
          </w:p>
        </w:tc>
        <w:tc>
          <w:tcPr>
            <w:tcW w:w="1166"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42B79" w:rsidRDefault="00BC3515" w14:paraId="711891B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color w:val="1F497D"/>
                <w:sz w:val="20"/>
                <w:szCs w:val="20"/>
                <w:u w:color="1F497D"/>
              </w:rPr>
              <w:t> </w:t>
            </w:r>
          </w:p>
        </w:tc>
        <w:tc>
          <w:tcPr>
            <w:tcW w:w="1276"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D2888" w:rsidRDefault="00BC3515" w14:paraId="569A3946" w14:textId="77777777">
            <w:pPr>
              <w:pBdr>
                <w:top w:val="none" w:color="auto" w:sz="0" w:space="0"/>
                <w:left w:val="none" w:color="auto" w:sz="0" w:space="0"/>
                <w:bottom w:val="none" w:color="auto" w:sz="0" w:space="0"/>
                <w:right w:val="none" w:color="auto" w:sz="0" w:space="0"/>
                <w:bar w:val="none" w:color="auto" w:sz="0"/>
              </w:pBdr>
            </w:pPr>
          </w:p>
        </w:tc>
        <w:tc>
          <w:tcPr>
            <w:tcW w:w="127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D2888" w:rsidRDefault="00BC3515" w14:paraId="75940393" w14:textId="77777777">
            <w:pPr>
              <w:pBdr>
                <w:top w:val="none" w:color="auto" w:sz="0" w:space="0"/>
                <w:left w:val="none" w:color="auto" w:sz="0" w:space="0"/>
                <w:bottom w:val="none" w:color="auto" w:sz="0" w:space="0"/>
                <w:right w:val="none" w:color="auto" w:sz="0" w:space="0"/>
                <w:bar w:val="none" w:color="auto" w:sz="0"/>
              </w:pBdr>
            </w:pPr>
          </w:p>
        </w:tc>
        <w:tc>
          <w:tcPr>
            <w:tcW w:w="2835"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rsidR="00BC3515" w:rsidP="003D2888" w:rsidRDefault="00BC3515" w14:paraId="4A5A13BD"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color w:val="1F497D"/>
                <w:sz w:val="20"/>
                <w:szCs w:val="20"/>
                <w:u w:color="1F497D"/>
              </w:rPr>
              <w:t> </w:t>
            </w:r>
          </w:p>
        </w:tc>
      </w:tr>
    </w:tbl>
    <w:p w:rsidR="00BC3515" w:rsidRDefault="00BC3515" w14:paraId="25F7C92C" w14:textId="77777777">
      <w:pPr>
        <w:pStyle w:val="Didascalia"/>
        <w:keepNext/>
        <w:pBdr>
          <w:top w:val="none" w:color="auto" w:sz="0" w:space="0"/>
          <w:left w:val="none" w:color="auto" w:sz="0" w:space="0"/>
          <w:bottom w:val="none" w:color="auto" w:sz="0" w:space="0"/>
          <w:right w:val="none" w:color="auto" w:sz="0" w:space="0"/>
          <w:bar w:val="none" w:color="auto" w:sz="0"/>
        </w:pBdr>
        <w:ind w:left="211" w:hanging="211"/>
        <w:rPr>
          <w:rStyle w:val="None"/>
          <w:rFonts w:ascii="Times New Roman" w:hAnsi="Times New Roman"/>
          <w:i w:val="0"/>
          <w:iCs w:val="0"/>
          <w:kern w:val="0"/>
        </w:rPr>
      </w:pPr>
    </w:p>
    <w:p w:rsidRPr="004149DF" w:rsidR="00BC3515" w:rsidP="004149DF" w:rsidRDefault="00BC3515" w14:paraId="2DED5329" w14:textId="77777777">
      <w:pPr>
        <w:pStyle w:val="Textbody"/>
        <w:pBdr>
          <w:top w:val="none" w:color="auto" w:sz="0" w:space="0"/>
          <w:left w:val="none" w:color="auto" w:sz="0" w:space="0"/>
          <w:bottom w:val="none" w:color="auto" w:sz="0" w:space="0"/>
          <w:right w:val="none" w:color="auto" w:sz="0" w:space="0"/>
          <w:bar w:val="none" w:color="auto" w:sz="0"/>
        </w:pBdr>
      </w:pPr>
    </w:p>
    <w:p w:rsidR="00BC3515" w:rsidP="00262AD5" w:rsidRDefault="00BC3515" w14:paraId="049C0BE3" w14:textId="77777777">
      <w:pPr>
        <w:pStyle w:val="Heading"/>
        <w:numPr>
          <w:ilvl w:val="0"/>
          <w:numId w:val="18"/>
        </w:numPr>
        <w:pBdr>
          <w:top w:val="none" w:color="auto" w:sz="0" w:space="0"/>
          <w:left w:val="none" w:color="auto" w:sz="0" w:space="0"/>
          <w:bottom w:val="none" w:color="auto" w:sz="0" w:space="0"/>
          <w:right w:val="none" w:color="auto" w:sz="0" w:space="0"/>
          <w:bar w:val="none" w:color="auto" w:sz="0"/>
        </w:pBdr>
        <w:rPr>
          <w:rStyle w:val="None"/>
          <w:rFonts w:cs="Arial Unicode MS"/>
          <w:b w:val="0"/>
          <w:bCs w:val="0"/>
          <w:sz w:val="24"/>
          <w:szCs w:val="24"/>
        </w:rPr>
      </w:pPr>
      <w:bookmarkStart w:name="_Toc9" w:id="10"/>
      <w:r>
        <w:rPr>
          <w:rStyle w:val="None"/>
          <w:rFonts w:ascii="Calibri" w:hAnsi="Calibri"/>
        </w:rPr>
        <w:t>Fisheries independent information</w:t>
      </w:r>
      <w:bookmarkEnd w:id="10"/>
    </w:p>
    <w:p w:rsidR="00BC3515" w:rsidP="001E74DE" w:rsidRDefault="00BC3515" w14:paraId="7180BB95" w14:textId="7C0C7CF4">
      <w:pPr>
        <w:pStyle w:val="Titolo2"/>
        <w:numPr>
          <w:ilvl w:val="1"/>
          <w:numId w:val="14"/>
        </w:numPr>
        <w:pBdr>
          <w:top w:val="none" w:color="auto" w:sz="0" w:space="0"/>
          <w:left w:val="none" w:color="auto" w:sz="0" w:space="0"/>
          <w:bottom w:val="none" w:color="auto" w:sz="0" w:space="0"/>
          <w:right w:val="none" w:color="auto" w:sz="0" w:space="0"/>
          <w:bar w:val="none" w:color="auto" w:sz="0"/>
        </w:pBdr>
        <w:rPr>
          <w:rStyle w:val="None"/>
          <w:i w:val="0"/>
          <w:iCs w:val="0"/>
        </w:rPr>
      </w:pPr>
      <w:bookmarkStart w:name="_Toc10" w:id="11"/>
      <w:r>
        <w:rPr>
          <w:rStyle w:val="None"/>
          <w:rFonts w:ascii="Calibri" w:hAnsi="Calibri"/>
        </w:rPr>
        <w:t>MEDIAS AC</w:t>
      </w:r>
      <w:r w:rsidR="00F72176">
        <w:rPr>
          <w:rStyle w:val="None"/>
          <w:rFonts w:ascii="Calibri" w:hAnsi="Calibri"/>
        </w:rPr>
        <w:t>O</w:t>
      </w:r>
      <w:r>
        <w:rPr>
          <w:rStyle w:val="None"/>
          <w:rFonts w:ascii="Calibri" w:hAnsi="Calibri"/>
        </w:rPr>
        <w:t>USTIC SURVEY</w:t>
      </w:r>
      <w:bookmarkEnd w:id="11"/>
    </w:p>
    <w:p w:rsidR="00BC3515" w:rsidP="001E74DE" w:rsidRDefault="00BC3515" w14:paraId="72A94534" w14:textId="77777777">
      <w:pPr>
        <w:pStyle w:val="Titolo3"/>
        <w:numPr>
          <w:ilvl w:val="2"/>
          <w:numId w:val="14"/>
        </w:numPr>
        <w:pBdr>
          <w:top w:val="none" w:color="auto" w:sz="0" w:space="0"/>
          <w:left w:val="none" w:color="auto" w:sz="0" w:space="0"/>
          <w:bottom w:val="none" w:color="auto" w:sz="0" w:space="0"/>
          <w:right w:val="none" w:color="auto" w:sz="0" w:space="0"/>
          <w:bar w:val="none" w:color="auto" w:sz="0"/>
        </w:pBdr>
        <w:rPr>
          <w:rStyle w:val="None"/>
          <w:i/>
          <w:iCs/>
        </w:rPr>
      </w:pPr>
      <w:bookmarkStart w:name="_Toc11" w:id="12"/>
      <w:r>
        <w:rPr>
          <w:rStyle w:val="None"/>
          <w:rFonts w:ascii="Calibri" w:hAnsi="Calibri"/>
        </w:rPr>
        <w:t>Brief description of the chosen method and assumptions used</w:t>
      </w:r>
      <w:bookmarkEnd w:id="12"/>
    </w:p>
    <w:p w:rsidR="00BC3515" w:rsidRDefault="00BC3515" w14:paraId="62D0C251"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eastAsia="Times New Roman" w:cs="Arial"/>
          <w:b/>
          <w:bCs/>
          <w:sz w:val="28"/>
          <w:szCs w:val="28"/>
        </w:rPr>
      </w:pPr>
      <w:r>
        <w:rPr>
          <w:rFonts w:ascii="Calibri" w:hAnsi="Calibri" w:cs="Calibri"/>
        </w:rPr>
        <w:t xml:space="preserve">Italian acoustic survey was carried out since 1976 in the Northern Adriatic Sea (half of the western area) and since 1987 also in the Mid and southern Adriatic Sea (the other half of the western area). </w:t>
      </w:r>
      <w:r w:rsidRPr="00A24C8E">
        <w:rPr>
          <w:rFonts w:ascii="Calibri" w:hAnsi="Calibri" w:cs="Calibri"/>
        </w:rPr>
        <w:t xml:space="preserve">Since 2007 even Slovenia </w:t>
      </w:r>
      <w:r>
        <w:rPr>
          <w:rFonts w:ascii="Calibri" w:hAnsi="Calibri" w:cs="Calibri"/>
        </w:rPr>
        <w:t>was</w:t>
      </w:r>
      <w:r w:rsidRPr="00A24C8E">
        <w:rPr>
          <w:rFonts w:ascii="Calibri" w:hAnsi="Calibri" w:cs="Calibri"/>
        </w:rPr>
        <w:t xml:space="preserve"> included in the western acoustic survey estimations.</w:t>
      </w:r>
      <w:r>
        <w:rPr>
          <w:rFonts w:ascii="Calibri" w:hAnsi="Calibri" w:cs="Calibri"/>
        </w:rPr>
        <w:t xml:space="preserve"> Since 2009 the </w:t>
      </w:r>
      <w:r>
        <w:rPr>
          <w:rFonts w:ascii="Calibri" w:hAnsi="Calibri" w:cs="Calibri"/>
        </w:rPr>
        <w:lastRenderedPageBreak/>
        <w:t>MEDIAS (</w:t>
      </w:r>
      <w:proofErr w:type="spellStart"/>
      <w:r>
        <w:rPr>
          <w:rFonts w:ascii="Calibri" w:hAnsi="Calibri" w:cs="Calibri"/>
        </w:rPr>
        <w:t>MEDIterranean</w:t>
      </w:r>
      <w:proofErr w:type="spellEnd"/>
      <w:r>
        <w:rPr>
          <w:rFonts w:ascii="Calibri" w:hAnsi="Calibri" w:cs="Calibri"/>
        </w:rPr>
        <w:t xml:space="preserve"> Acoustic Surveys) project entered in the EC Data Collection framework since 2009</w:t>
      </w:r>
      <w:r>
        <w:rPr>
          <w:rStyle w:val="None"/>
          <w:rFonts w:ascii="Calibri" w:hAnsi="Calibri"/>
        </w:rPr>
        <w:t xml:space="preserve">. </w:t>
      </w:r>
    </w:p>
    <w:p w:rsidR="00BC3515" w:rsidRDefault="00BC3515" w14:paraId="7DBB82F3"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sidRPr="00FC61FB">
        <w:rPr>
          <w:rStyle w:val="None"/>
          <w:rFonts w:ascii="Calibri" w:hAnsi="Calibri"/>
        </w:rPr>
        <w:t>Since 2008, and with exception of 2009, the Eastern GSA 18 (Montenegro and Albania waters) was monitored by Italian acoustic survey group in collaboration with local Institutes.</w:t>
      </w:r>
    </w:p>
    <w:p w:rsidR="00BC3515" w:rsidP="00FC61FB" w:rsidRDefault="00BC3515" w14:paraId="1D9BA934" w14:textId="77777777">
      <w:pPr>
        <w:pStyle w:val="Text1"/>
        <w:spacing w:before="2" w:after="2"/>
        <w:ind w:left="0"/>
        <w:rPr>
          <w:rFonts w:ascii="Calibri" w:hAnsi="Calibri" w:cs="Calibri"/>
        </w:rPr>
      </w:pPr>
      <w:r>
        <w:rPr>
          <w:rFonts w:ascii="Calibri" w:hAnsi="Calibri" w:cs="Calibri"/>
        </w:rPr>
        <w:t>The eastern part of GSA 17 (except Slovenia) was covered by Croatian national pelagic monitoring program (i.e. acoustic survey) PELMON since 2004. Since 2013 this acoustic survey has been carried out within EU MEDIAS framework.</w:t>
      </w:r>
    </w:p>
    <w:p w:rsidR="00BC3515" w:rsidP="00FC61FB" w:rsidRDefault="00BC3515" w14:paraId="77B6EC5B" w14:textId="77777777">
      <w:pPr>
        <w:pStyle w:val="Text1"/>
        <w:spacing w:before="2" w:after="2"/>
        <w:ind w:left="0"/>
        <w:rPr>
          <w:rStyle w:val="None"/>
          <w:rFonts w:ascii="Calibri" w:hAnsi="Calibri"/>
        </w:rPr>
      </w:pPr>
      <w:r>
        <w:rPr>
          <w:rStyle w:val="None"/>
          <w:rFonts w:ascii="Calibri" w:hAnsi="Calibri"/>
        </w:rPr>
        <w:t xml:space="preserve"> </w:t>
      </w:r>
    </w:p>
    <w:p w:rsidRPr="00622561" w:rsidR="00BC3515" w:rsidP="00FC61FB" w:rsidRDefault="00BC3515" w14:paraId="3F964F4D" w14:textId="77777777">
      <w:pPr>
        <w:pStyle w:val="Text1"/>
        <w:spacing w:before="2" w:after="2"/>
        <w:ind w:left="0"/>
        <w:rPr>
          <w:rFonts w:ascii="Calibri" w:hAnsi="Calibri" w:cs="Calibri"/>
        </w:rPr>
      </w:pPr>
      <w:r w:rsidRPr="00622561">
        <w:rPr>
          <w:rFonts w:ascii="Calibri" w:hAnsi="Calibri" w:cs="Calibri"/>
        </w:rPr>
        <w:t>Estimates from acoustic surveys were included in the assessment model considering three tuning indexes:</w:t>
      </w:r>
    </w:p>
    <w:p w:rsidRPr="00622561" w:rsidR="00BC3515" w:rsidP="00262AD5" w:rsidRDefault="00BC3515" w14:paraId="046D1AB6" w14:textId="77777777">
      <w:pPr>
        <w:pStyle w:val="Text1"/>
        <w:numPr>
          <w:ilvl w:val="0"/>
          <w:numId w:val="40"/>
        </w:numPr>
        <w:spacing w:before="2" w:after="2"/>
        <w:rPr>
          <w:rFonts w:ascii="Calibri" w:hAnsi="Calibri" w:cs="Calibri"/>
        </w:rPr>
      </w:pPr>
      <w:r w:rsidRPr="00622561">
        <w:rPr>
          <w:rFonts w:ascii="Calibri" w:hAnsi="Calibri" w:cs="Calibri"/>
        </w:rPr>
        <w:t>The data from the surveys in GSA 17 West and GSA 18 in the form of numbers-at-age from 2004 to 2016;</w:t>
      </w:r>
    </w:p>
    <w:p w:rsidR="00BC3515" w:rsidP="00262AD5" w:rsidRDefault="00BC3515" w14:paraId="68A67482" w14:textId="77777777">
      <w:pPr>
        <w:pStyle w:val="Text1"/>
        <w:numPr>
          <w:ilvl w:val="0"/>
          <w:numId w:val="40"/>
        </w:numPr>
        <w:spacing w:before="2" w:after="2"/>
        <w:rPr>
          <w:rFonts w:ascii="Calibri" w:hAnsi="Calibri" w:cs="Calibri"/>
        </w:rPr>
      </w:pPr>
      <w:r w:rsidRPr="00622561">
        <w:rPr>
          <w:rFonts w:ascii="Calibri" w:hAnsi="Calibri" w:cs="Calibri"/>
        </w:rPr>
        <w:t>Acoustic survey East, that includes the eastern side of GSA 17 in the form of n</w:t>
      </w:r>
      <w:r>
        <w:rPr>
          <w:rFonts w:ascii="Calibri" w:hAnsi="Calibri" w:cs="Calibri"/>
        </w:rPr>
        <w:t>umbers-at-age from 2013 to 2016</w:t>
      </w:r>
      <w:r w:rsidRPr="00622561">
        <w:rPr>
          <w:rFonts w:ascii="Calibri" w:hAnsi="Calibri" w:cs="Calibri"/>
        </w:rPr>
        <w:t>;</w:t>
      </w:r>
      <w:r>
        <w:rPr>
          <w:rFonts w:ascii="Calibri" w:hAnsi="Calibri" w:cs="Calibri"/>
        </w:rPr>
        <w:t xml:space="preserve"> </w:t>
      </w:r>
    </w:p>
    <w:p w:rsidRPr="00622561" w:rsidR="00BC3515" w:rsidP="00262AD5" w:rsidRDefault="00BC3515" w14:paraId="54D08880" w14:textId="77777777">
      <w:pPr>
        <w:pStyle w:val="Text1"/>
        <w:numPr>
          <w:ilvl w:val="0"/>
          <w:numId w:val="40"/>
        </w:numPr>
        <w:spacing w:before="2" w:after="2"/>
        <w:rPr>
          <w:rFonts w:ascii="Calibri" w:hAnsi="Calibri" w:cs="Calibri"/>
        </w:rPr>
      </w:pPr>
      <w:r w:rsidRPr="00622561">
        <w:rPr>
          <w:rFonts w:ascii="Calibri" w:hAnsi="Calibri" w:cs="Calibri"/>
        </w:rPr>
        <w:t>Acoustic survey East biomass</w:t>
      </w:r>
      <w:r>
        <w:rPr>
          <w:rFonts w:ascii="Calibri" w:hAnsi="Calibri" w:cs="Calibri"/>
        </w:rPr>
        <w:t>,</w:t>
      </w:r>
      <w:r w:rsidRPr="00622561">
        <w:rPr>
          <w:rFonts w:ascii="Calibri" w:hAnsi="Calibri" w:cs="Calibri"/>
        </w:rPr>
        <w:t xml:space="preserve"> that includes the eastern side of GSA 17 in the form of total biomass from 2003 to 2012.</w:t>
      </w:r>
    </w:p>
    <w:p w:rsidRPr="00D51ED2" w:rsidR="00BC3515" w:rsidRDefault="00BC3515" w14:paraId="5F117834"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lang w:val="en-GB"/>
        </w:rPr>
      </w:pPr>
    </w:p>
    <w:p w:rsidR="00BC3515" w:rsidRDefault="00BC3515" w14:paraId="3C3D5DB3"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rPr>
        <w:t xml:space="preserve">The </w:t>
      </w:r>
      <w:proofErr w:type="spellStart"/>
      <w:r>
        <w:rPr>
          <w:rStyle w:val="None"/>
          <w:rFonts w:ascii="Calibri" w:hAnsi="Calibri"/>
        </w:rPr>
        <w:t>surveys</w:t>
      </w:r>
      <w:proofErr w:type="spellEnd"/>
      <w:r>
        <w:rPr>
          <w:rStyle w:val="None"/>
          <w:rFonts w:ascii="Calibri" w:hAnsi="Calibri"/>
        </w:rPr>
        <w:t xml:space="preserve"> results have been aggregated as follows: </w:t>
      </w:r>
    </w:p>
    <w:p w:rsidRPr="00F626F2" w:rsidR="00BC3515" w:rsidP="00262AD5" w:rsidRDefault="00BC3515" w14:paraId="19406AB4" w14:textId="77777777">
      <w:pPr>
        <w:pStyle w:val="Textbody"/>
        <w:numPr>
          <w:ilvl w:val="0"/>
          <w:numId w:val="19"/>
        </w:numPr>
        <w:pBdr>
          <w:top w:val="none" w:color="auto" w:sz="0" w:space="0"/>
          <w:left w:val="none" w:color="auto" w:sz="0" w:space="0"/>
          <w:bottom w:val="none" w:color="auto" w:sz="0" w:space="0"/>
          <w:right w:val="none" w:color="auto" w:sz="0" w:space="0"/>
          <w:bar w:val="none" w:color="auto" w:sz="0"/>
        </w:pBdr>
        <w:jc w:val="both"/>
        <w:rPr>
          <w:rStyle w:val="None"/>
          <w:lang w:val="de-DE"/>
        </w:rPr>
      </w:pPr>
      <w:r w:rsidRPr="00F626F2">
        <w:rPr>
          <w:rStyle w:val="None"/>
          <w:rFonts w:ascii="Calibri" w:hAnsi="Calibri"/>
          <w:lang w:val="de-DE"/>
        </w:rPr>
        <w:t>Western GSA 17 + Western GSA 18 + Eastern GSA 18;</w:t>
      </w:r>
    </w:p>
    <w:p w:rsidR="00BC3515" w:rsidP="00262AD5" w:rsidRDefault="00BC3515" w14:paraId="574A4A97" w14:textId="77777777">
      <w:pPr>
        <w:pStyle w:val="Textbody"/>
        <w:numPr>
          <w:ilvl w:val="0"/>
          <w:numId w:val="19"/>
        </w:numPr>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rPr>
        <w:t xml:space="preserve">Eastern GSA 17. </w:t>
      </w:r>
    </w:p>
    <w:p w:rsidRPr="00FC61FB" w:rsidR="00BC3515" w:rsidP="00D51ED2" w:rsidRDefault="00BC3515" w14:paraId="581C5C78" w14:textId="77777777">
      <w:pPr>
        <w:pStyle w:val="Text1"/>
        <w:ind w:left="0"/>
        <w:rPr>
          <w:rStyle w:val="None"/>
          <w:rFonts w:ascii="Calibri" w:hAnsi="Calibri"/>
        </w:rPr>
      </w:pPr>
    </w:p>
    <w:p w:rsidR="00BC3515" w:rsidRDefault="00BC3515" w14:paraId="53144AB9"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rPr>
        <w:t xml:space="preserve">Due to the different time series available for the Western and Eastern GSA 18 (GSA18 East started in 2008) an average proportion over the years was calculated to estimate the biomass in the Eastern GSA 18 for the years 2004-2007 (~2% of total GSA17-18 west). </w:t>
      </w:r>
    </w:p>
    <w:p w:rsidR="00BC3515" w:rsidRDefault="00BC3515" w14:paraId="4C8380F6"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rPr>
        <w:t>When length frequency distributions were missing, the length structure was assumed equal to the one in the following year.</w:t>
      </w:r>
    </w:p>
    <w:p w:rsidRPr="00D51ED2" w:rsidR="00BC3515" w:rsidRDefault="00BC3515" w14:paraId="6BF72A77" w14:textId="42270A25">
      <w:pPr>
        <w:pStyle w:val="Textbody"/>
        <w:pBdr>
          <w:top w:val="none" w:color="auto" w:sz="0" w:space="0"/>
          <w:left w:val="none" w:color="auto" w:sz="0" w:space="0"/>
          <w:bottom w:val="none" w:color="auto" w:sz="0" w:space="0"/>
          <w:right w:val="none" w:color="auto" w:sz="0" w:space="0"/>
          <w:bar w:val="none" w:color="auto" w:sz="0"/>
        </w:pBdr>
        <w:jc w:val="both"/>
        <w:rPr>
          <w:rStyle w:val="None"/>
          <w:rFonts w:ascii="Calibri" w:hAnsi="Calibri"/>
        </w:rPr>
      </w:pPr>
      <w:r w:rsidRPr="000146DA">
        <w:rPr>
          <w:rStyle w:val="None"/>
          <w:rFonts w:ascii="Calibri" w:hAnsi="Calibri"/>
        </w:rPr>
        <w:t xml:space="preserve">Abundance indices at age for </w:t>
      </w:r>
      <w:r>
        <w:rPr>
          <w:rStyle w:val="None"/>
          <w:rFonts w:ascii="Calibri" w:hAnsi="Calibri"/>
        </w:rPr>
        <w:t xml:space="preserve">the West and East </w:t>
      </w:r>
      <w:r w:rsidRPr="000146DA">
        <w:rPr>
          <w:rStyle w:val="None"/>
          <w:rFonts w:ascii="Calibri" w:hAnsi="Calibri"/>
        </w:rPr>
        <w:t>acoustic survey</w:t>
      </w:r>
      <w:r>
        <w:rPr>
          <w:rStyle w:val="None"/>
          <w:rFonts w:ascii="Calibri" w:hAnsi="Calibri"/>
        </w:rPr>
        <w:t>s</w:t>
      </w:r>
      <w:r w:rsidRPr="000146DA">
        <w:rPr>
          <w:rStyle w:val="None"/>
          <w:rFonts w:ascii="Calibri" w:hAnsi="Calibri"/>
        </w:rPr>
        <w:t xml:space="preserve"> were updated applying new age length keys. </w:t>
      </w:r>
      <w:r>
        <w:rPr>
          <w:rStyle w:val="None"/>
          <w:rFonts w:ascii="Calibri" w:hAnsi="Calibri"/>
        </w:rPr>
        <w:t xml:space="preserve">The abundance at age for the West </w:t>
      </w:r>
      <w:r w:rsidR="00F72176">
        <w:rPr>
          <w:rStyle w:val="None"/>
          <w:rFonts w:ascii="Calibri" w:hAnsi="Calibri"/>
        </w:rPr>
        <w:t xml:space="preserve">acoustic survey </w:t>
      </w:r>
      <w:r>
        <w:rPr>
          <w:rStyle w:val="None"/>
          <w:rFonts w:ascii="Calibri" w:hAnsi="Calibri"/>
        </w:rPr>
        <w:t xml:space="preserve">was estimated using the ALK 2016, derived from the new criteria of otolith reading preliminary agreed during the </w:t>
      </w:r>
      <w:proofErr w:type="spellStart"/>
      <w:r w:rsidRPr="00AC45F2">
        <w:rPr>
          <w:rStyle w:val="None"/>
          <w:rFonts w:ascii="Calibri" w:hAnsi="Calibri"/>
        </w:rPr>
        <w:t>AdriaMed</w:t>
      </w:r>
      <w:proofErr w:type="spellEnd"/>
      <w:r w:rsidRPr="00AC45F2">
        <w:rPr>
          <w:rStyle w:val="None"/>
          <w:rFonts w:ascii="Calibri" w:hAnsi="Calibri"/>
        </w:rPr>
        <w:t xml:space="preserve"> Study Group on </w:t>
      </w:r>
      <w:proofErr w:type="spellStart"/>
      <w:r w:rsidRPr="00AC45F2">
        <w:rPr>
          <w:rStyle w:val="None"/>
          <w:rFonts w:ascii="Calibri" w:hAnsi="Calibri"/>
        </w:rPr>
        <w:t>intercalibration</w:t>
      </w:r>
      <w:proofErr w:type="spellEnd"/>
      <w:r w:rsidRPr="00AC45F2">
        <w:rPr>
          <w:rStyle w:val="None"/>
          <w:rFonts w:ascii="Calibri" w:hAnsi="Calibri"/>
        </w:rPr>
        <w:t xml:space="preserve"> of anchovy otolith reading</w:t>
      </w:r>
      <w:r>
        <w:rPr>
          <w:rStyle w:val="None"/>
          <w:rFonts w:ascii="Calibri" w:hAnsi="Calibri"/>
        </w:rPr>
        <w:t xml:space="preserve">. The abundance at age for the East </w:t>
      </w:r>
      <w:proofErr w:type="spellStart"/>
      <w:r>
        <w:rPr>
          <w:rStyle w:val="None"/>
          <w:rFonts w:ascii="Calibri" w:hAnsi="Calibri"/>
        </w:rPr>
        <w:t>Echosurvey</w:t>
      </w:r>
      <w:proofErr w:type="spellEnd"/>
      <w:r>
        <w:rPr>
          <w:rStyle w:val="None"/>
          <w:rFonts w:ascii="Calibri" w:hAnsi="Calibri"/>
        </w:rPr>
        <w:t xml:space="preserve"> was determined following the </w:t>
      </w:r>
      <w:r w:rsidRPr="00D51ED2">
        <w:rPr>
          <w:rStyle w:val="None"/>
          <w:rFonts w:ascii="Calibri" w:hAnsi="Calibri"/>
        </w:rPr>
        <w:t>ICES WKARA2 age-reading protocol, and ALK is determined for every year separately</w:t>
      </w:r>
      <w:r>
        <w:rPr>
          <w:rStyle w:val="None"/>
          <w:rFonts w:ascii="Calibri" w:hAnsi="Calibri"/>
        </w:rPr>
        <w:t>.</w:t>
      </w:r>
    </w:p>
    <w:p w:rsidR="002308BD" w:rsidP="00EA7AF6" w:rsidRDefault="002308BD" w14:paraId="042513EA"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r w:rsidRPr="002308BD">
        <w:rPr>
          <w:rFonts w:ascii="Calibri" w:hAnsi="Calibri" w:cs="Calibri"/>
        </w:rPr>
        <w:t>The standardized methodology followed during MEDIAS surveys are given in the MEDIAS handbook (MEDIAS, April 2016) revised annually (MEDIAS Steering Committee report, 2016).</w:t>
      </w:r>
    </w:p>
    <w:p w:rsidR="00BC3515" w:rsidRDefault="00BC3515" w14:paraId="1D79B514" w14:textId="77777777">
      <w:pPr>
        <w:pStyle w:val="BodyA"/>
        <w:pBdr>
          <w:top w:val="none" w:color="auto" w:sz="0" w:space="0"/>
          <w:left w:val="none" w:color="auto" w:sz="0" w:space="0"/>
          <w:bottom w:val="none" w:color="auto" w:sz="0" w:space="0"/>
          <w:right w:val="none" w:color="auto" w:sz="0" w:space="0"/>
          <w:bar w:val="none" w:color="auto" w:sz="0"/>
        </w:pBdr>
      </w:pPr>
      <w:r>
        <w:rPr>
          <w:rStyle w:val="None"/>
          <w:rFonts w:ascii="Arial Unicode MS"/>
        </w:rPr>
        <w:br w:type="page"/>
      </w:r>
    </w:p>
    <w:p w:rsidRPr="00D13A8B" w:rsidR="00BC3515" w:rsidRDefault="00BC3515" w14:paraId="6124752A"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i w:val="0"/>
          <w:iCs w:val="0"/>
          <w:kern w:val="0"/>
          <w:sz w:val="22"/>
          <w:szCs w:val="22"/>
        </w:rPr>
      </w:pPr>
      <w:r>
        <w:rPr>
          <w:rStyle w:val="None"/>
          <w:b/>
          <w:bCs/>
          <w:sz w:val="28"/>
          <w:szCs w:val="28"/>
        </w:rPr>
        <w:lastRenderedPageBreak/>
        <w:t>Direct methods: acoustics</w:t>
      </w:r>
    </w:p>
    <w:p w:rsidR="00BC3515" w:rsidP="00262AD5" w:rsidRDefault="00BC3515" w14:paraId="4EAFAF3D" w14:textId="77777777">
      <w:pPr>
        <w:pStyle w:val="Paragrafoelenco"/>
        <w:numPr>
          <w:ilvl w:val="0"/>
          <w:numId w:val="21"/>
        </w:numPr>
        <w:pBdr>
          <w:top w:val="none" w:color="auto" w:sz="0" w:space="0"/>
          <w:left w:val="none" w:color="auto" w:sz="0" w:space="0"/>
          <w:bottom w:val="none" w:color="auto" w:sz="0" w:space="0"/>
          <w:right w:val="none" w:color="auto" w:sz="0" w:space="0"/>
          <w:bar w:val="none" w:color="auto" w:sz="0"/>
        </w:pBdr>
        <w:rPr>
          <w:rStyle w:val="None"/>
          <w:rFonts w:ascii="Arial" w:hAnsi="Arial"/>
          <w:i/>
          <w:iCs/>
          <w:kern w:val="3"/>
          <w:sz w:val="24"/>
          <w:szCs w:val="24"/>
          <w:lang w:val="en-US"/>
        </w:rPr>
      </w:pPr>
      <w:r>
        <w:rPr>
          <w:rStyle w:val="None"/>
          <w:rFonts w:ascii="Arial" w:hAnsi="Arial"/>
          <w:b/>
          <w:bCs/>
          <w:kern w:val="3"/>
          <w:sz w:val="28"/>
          <w:szCs w:val="28"/>
        </w:rPr>
        <w:t>GSA 17 WEST + GSA 18 WEST-EAST</w:t>
      </w:r>
    </w:p>
    <w:p w:rsidRPr="007A204B" w:rsidR="00BC3515" w:rsidRDefault="00BC3515" w14:paraId="44E28EFA"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rPr>
      </w:pPr>
      <w:r w:rsidRPr="007A204B">
        <w:rPr>
          <w:rFonts w:ascii="Calibri" w:hAnsi="Calibri"/>
        </w:rPr>
        <w:t>Table 4.1.1.1: Acoustic cruise information.</w:t>
      </w:r>
    </w:p>
    <w:tbl>
      <w:tblPr>
        <w:tblW w:w="8575"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878"/>
        <w:gridCol w:w="1736"/>
        <w:gridCol w:w="1346"/>
        <w:gridCol w:w="1203"/>
        <w:gridCol w:w="2412"/>
      </w:tblGrid>
      <w:tr w:rsidR="00BC3515" w:rsidTr="00342B79" w14:paraId="59D59B20" w14:textId="77777777">
        <w:trPr>
          <w:trHeight w:val="855"/>
        </w:trPr>
        <w:tc>
          <w:tcPr>
            <w:tcW w:w="1878"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4293E22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Date</w:t>
            </w:r>
          </w:p>
        </w:tc>
        <w:tc>
          <w:tcPr>
            <w:tcW w:w="6697" w:type="dxa"/>
            <w:gridSpan w:val="4"/>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tcPr>
          <w:p w:rsidR="00BC3515" w:rsidP="0099427F" w:rsidRDefault="00F72176" w14:paraId="3E583AD4" w14:textId="60F7CFAB">
            <w:pPr>
              <w:pBdr>
                <w:top w:val="none" w:color="auto" w:sz="0" w:space="0"/>
                <w:left w:val="none" w:color="auto" w:sz="0" w:space="0"/>
                <w:bottom w:val="none" w:color="auto" w:sz="0" w:space="0"/>
                <w:right w:val="none" w:color="auto" w:sz="0" w:space="0"/>
                <w:bar w:val="none" w:color="auto" w:sz="0"/>
              </w:pBdr>
            </w:pPr>
            <w:r w:rsidRPr="00F72176">
              <w:rPr>
                <w:rFonts w:ascii="Calibri" w:hAnsi="Calibri" w:cs="Helvetica"/>
                <w:lang w:val="en-IE"/>
              </w:rPr>
              <w:t xml:space="preserve">From the 21st of May to the 27th of June 2016 </w:t>
            </w:r>
            <w:r w:rsidRPr="00342B79" w:rsidR="00BC3515">
              <w:rPr>
                <w:rFonts w:ascii="Calibri" w:hAnsi="Calibri" w:cs="Helvetica"/>
                <w:lang w:val="en-IE"/>
              </w:rPr>
              <w:t xml:space="preserve"> (North and South Adriatic: Italy, Slovenia, Montenegro and Albania)</w:t>
            </w:r>
          </w:p>
        </w:tc>
      </w:tr>
      <w:tr w:rsidR="00BC3515" w:rsidTr="00342B79" w14:paraId="305D02A5" w14:textId="77777777">
        <w:trPr>
          <w:trHeight w:val="575"/>
        </w:trPr>
        <w:tc>
          <w:tcPr>
            <w:tcW w:w="1878"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72ACF8BB"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Cruise</w:t>
            </w:r>
          </w:p>
        </w:tc>
        <w:tc>
          <w:tcPr>
            <w:tcW w:w="3082" w:type="dxa"/>
            <w:gridSpan w:val="2"/>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tcPr>
          <w:p w:rsidR="00BC3515" w:rsidRDefault="00BC3515" w14:paraId="70CF2387"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MEDIAS Adriatic GSA 17 and GSA 18</w:t>
            </w:r>
          </w:p>
        </w:tc>
        <w:tc>
          <w:tcPr>
            <w:tcW w:w="1203"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5592ED2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R/V</w:t>
            </w:r>
          </w:p>
        </w:tc>
        <w:tc>
          <w:tcPr>
            <w:tcW w:w="2411" w:type="dxa"/>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00A0B56F" w14:textId="77777777">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rPr>
              <w:t>Dallaporta</w:t>
            </w:r>
            <w:proofErr w:type="spellEnd"/>
          </w:p>
        </w:tc>
      </w:tr>
      <w:tr w:rsidR="00BC3515" w:rsidTr="00342B79" w14:paraId="734ECB3E" w14:textId="77777777">
        <w:trPr>
          <w:trHeight w:val="510"/>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7B3B4AEE"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Target species</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2CB693B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Anchovy, Sardine</w:t>
            </w:r>
          </w:p>
        </w:tc>
      </w:tr>
      <w:tr w:rsidR="00BC3515" w:rsidTr="00342B79" w14:paraId="2240F3B4" w14:textId="77777777">
        <w:trPr>
          <w:trHeight w:val="57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30D806F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Sampling strategy</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6A8F9B2D"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Parallel grid of transects perpendicular to the coastline</w:t>
            </w:r>
          </w:p>
        </w:tc>
      </w:tr>
      <w:tr w:rsidR="00BC3515" w:rsidTr="00342B79" w14:paraId="29679167"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30D1F883"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Sampling season</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0237954E"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Summer</w:t>
            </w:r>
          </w:p>
        </w:tc>
      </w:tr>
      <w:tr w:rsidR="00BC3515" w:rsidTr="00342B79" w14:paraId="69EC6E06"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0541DB8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Investigated depth range (m)</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4A8EF8D2"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10-200 m</w:t>
            </w:r>
          </w:p>
        </w:tc>
      </w:tr>
      <w:tr w:rsidR="00BC3515" w:rsidTr="00342B79" w14:paraId="4B6860CA"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2E45BEF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Echo-sounder</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44BAC019" w14:textId="77777777">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rPr>
              <w:t>Simrad</w:t>
            </w:r>
            <w:proofErr w:type="spellEnd"/>
            <w:r w:rsidRPr="00342B79">
              <w:rPr>
                <w:rStyle w:val="None"/>
                <w:rFonts w:ascii="Calibri" w:hAnsi="Calibri"/>
              </w:rPr>
              <w:t xml:space="preserve"> EK60</w:t>
            </w:r>
          </w:p>
        </w:tc>
      </w:tr>
      <w:tr w:rsidR="00BC3515" w:rsidTr="00342B79" w14:paraId="09803DA7"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7E55F9D3"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Fish sampler</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435E08B1"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Pelagic trawl</w:t>
            </w:r>
          </w:p>
        </w:tc>
      </w:tr>
      <w:tr w:rsidR="00BC3515" w:rsidTr="00342B79" w14:paraId="15FAE7EB" w14:textId="77777777">
        <w:trPr>
          <w:trHeight w:val="617"/>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17C9F0DC"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Cod –end mesh size as opening (mm)</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3929DC73"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18</w:t>
            </w:r>
          </w:p>
        </w:tc>
      </w:tr>
      <w:tr w:rsidR="00BC3515" w:rsidTr="00342B79" w14:paraId="2F523E23"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559FE86E"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ESDU (i.e. 1 nautical mile)</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72A4976E"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1 nautical mile</w:t>
            </w:r>
          </w:p>
        </w:tc>
      </w:tr>
      <w:tr w:rsidR="00BC3515" w:rsidTr="00342B79" w14:paraId="07358598"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0126A33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TS (Target Strength)/species</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424FB73D"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Anchovy b20: -74.6; Sardine b20: -72.5</w:t>
            </w:r>
          </w:p>
        </w:tc>
      </w:tr>
      <w:tr w:rsidR="00BC3515" w:rsidTr="00342B79" w14:paraId="0DEA83F1" w14:textId="77777777">
        <w:trPr>
          <w:trHeight w:val="617"/>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2B52BC69"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Software used in the post-processing</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2012D7B8" w14:textId="08AF6DF2">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rPr>
              <w:t>Echoview</w:t>
            </w:r>
            <w:proofErr w:type="spellEnd"/>
          </w:p>
        </w:tc>
      </w:tr>
      <w:tr w:rsidR="00BC3515" w:rsidTr="00342B79" w14:paraId="3A17EFF5" w14:textId="77777777">
        <w:trPr>
          <w:trHeight w:val="85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78D45CB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Samples (gear used)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05F599B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Samples of anchovy, sardine and other pelagic species (secondary in occurrence) caught by means of pelagic trawl</w:t>
            </w:r>
          </w:p>
        </w:tc>
      </w:tr>
      <w:tr w:rsidR="00BC3515" w:rsidTr="00342B79" w14:paraId="012240D2" w14:textId="77777777">
        <w:trPr>
          <w:trHeight w:val="113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435D4CFD"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Biological data obtained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6D5F6E95"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Anchovy and sardine numerical abundance and biomass by nautical mile and by total area; anchovy and sardine spatial distribution in numbers and biomass</w:t>
            </w:r>
          </w:p>
        </w:tc>
      </w:tr>
      <w:tr w:rsidR="00BC3515" w:rsidTr="00342B79" w14:paraId="431E5903"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1A1D60F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Age slicing method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741E227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Age-length key by otolith reading</w:t>
            </w:r>
          </w:p>
        </w:tc>
      </w:tr>
      <w:tr w:rsidR="00BC3515" w:rsidTr="00342B79" w14:paraId="4F1ABCE4"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RDefault="00BC3515" w14:paraId="7E49957D"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lastRenderedPageBreak/>
              <w:t>Maturity ogive used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RDefault="00BC3515" w14:paraId="67F8CE99"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Macroscopic gonad identification</w:t>
            </w:r>
          </w:p>
        </w:tc>
      </w:tr>
    </w:tbl>
    <w:p w:rsidR="00BC3515" w:rsidRDefault="00BC3515" w14:paraId="4FCD5397" w14:textId="77777777">
      <w:pPr>
        <w:pBdr>
          <w:top w:val="none" w:color="auto" w:sz="0" w:space="0"/>
          <w:left w:val="none" w:color="auto" w:sz="0" w:space="0"/>
          <w:bottom w:val="none" w:color="auto" w:sz="0" w:space="0"/>
          <w:right w:val="none" w:color="auto" w:sz="0" w:space="0"/>
          <w:bar w:val="none" w:color="auto" w:sz="0"/>
        </w:pBdr>
        <w:rPr>
          <w:rStyle w:val="None"/>
          <w:rFonts w:ascii="Arial" w:hAnsi="Arial"/>
          <w:i/>
          <w:iCs/>
          <w:kern w:val="3"/>
        </w:rPr>
      </w:pPr>
    </w:p>
    <w:p w:rsidR="00BC3515" w:rsidRDefault="00BC3515" w14:paraId="130C9CC1" w14:textId="77777777">
      <w:pPr>
        <w:pStyle w:val="Didascalia"/>
        <w:keepNext/>
        <w:pBdr>
          <w:top w:val="none" w:color="auto" w:sz="0" w:space="0"/>
          <w:left w:val="none" w:color="auto" w:sz="0" w:space="0"/>
          <w:bottom w:val="none" w:color="auto" w:sz="0" w:space="0"/>
          <w:right w:val="none" w:color="auto" w:sz="0" w:space="0"/>
          <w:bar w:val="none" w:color="auto" w:sz="0"/>
        </w:pBdr>
      </w:pPr>
      <w:r>
        <w:t>Table 4.1.1.2: Abundance at age from acoustic survey for the years 2004-2016.</w:t>
      </w:r>
    </w:p>
    <w:tbl>
      <w:tblPr>
        <w:tblW w:w="0" w:type="auto"/>
        <w:tblInd w:w="22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left w:w="0" w:type="dxa"/>
          <w:right w:w="0" w:type="dxa"/>
        </w:tblCellMar>
        <w:tblLook w:val="00A0" w:firstRow="1" w:lastRow="0" w:firstColumn="1" w:lastColumn="0" w:noHBand="0" w:noVBand="0"/>
      </w:tblPr>
      <w:tblGrid>
        <w:gridCol w:w="566"/>
        <w:gridCol w:w="1338"/>
        <w:gridCol w:w="1372"/>
        <w:gridCol w:w="1166"/>
        <w:gridCol w:w="1153"/>
        <w:gridCol w:w="1143"/>
      </w:tblGrid>
      <w:tr w:rsidR="00BC3515" w:rsidTr="00342B79" w14:paraId="50D4CA15" w14:textId="77777777">
        <w:trPr>
          <w:trHeight w:val="275"/>
        </w:trPr>
        <w:tc>
          <w:tcPr>
            <w:tcW w:w="0" w:type="auto"/>
            <w:tcBorders>
              <w:top w:val="single" w:color="000000" w:sz="4" w:space="0"/>
              <w:left w:val="single" w:color="000000" w:sz="4" w:space="0"/>
              <w:bottom w:val="single" w:color="000000" w:sz="6" w:space="0"/>
              <w:right w:val="single" w:color="000000" w:sz="4" w:space="0"/>
            </w:tcBorders>
            <w:shd w:val="clear" w:color="auto" w:fill="8DB4E3"/>
            <w:tcMar>
              <w:top w:w="80" w:type="dxa"/>
              <w:left w:w="80" w:type="dxa"/>
              <w:bottom w:w="80" w:type="dxa"/>
              <w:right w:w="80" w:type="dxa"/>
            </w:tcMar>
            <w:vAlign w:val="center"/>
          </w:tcPr>
          <w:p w:rsidR="00BC3515" w:rsidRDefault="00BC3515" w14:paraId="65E643D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Year</w:t>
            </w:r>
          </w:p>
        </w:tc>
        <w:tc>
          <w:tcPr>
            <w:tcW w:w="0" w:type="auto"/>
            <w:tcBorders>
              <w:top w:val="single" w:color="000000" w:sz="6" w:space="0"/>
              <w:left w:val="single" w:color="000000" w:sz="4"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4DC69ED9"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lang w:val="it-IT"/>
              </w:rPr>
              <w:t>Age 0</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57C8C6B1"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1</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4C7B68AA"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2</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356B1EF8"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3</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698FE86F"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4</w:t>
            </w:r>
          </w:p>
        </w:tc>
      </w:tr>
      <w:tr w:rsidR="00BC3515" w:rsidTr="00342B79" w14:paraId="1CC397C7" w14:textId="77777777">
        <w:trPr>
          <w:trHeight w:val="273"/>
        </w:trPr>
        <w:tc>
          <w:tcPr>
            <w:tcW w:w="0" w:type="auto"/>
            <w:tcBorders>
              <w:top w:val="single" w:color="000000" w:sz="6" w:space="0"/>
              <w:left w:val="single" w:color="000000" w:sz="4" w:space="0"/>
              <w:bottom w:val="single" w:color="000000" w:sz="4" w:space="0"/>
              <w:right w:val="single" w:color="000000" w:sz="4" w:space="0"/>
            </w:tcBorders>
            <w:shd w:val="clear" w:color="auto" w:fill="8DB4E3"/>
            <w:tcMar>
              <w:top w:w="80" w:type="dxa"/>
              <w:left w:w="80" w:type="dxa"/>
              <w:bottom w:w="80" w:type="dxa"/>
              <w:right w:w="80" w:type="dxa"/>
            </w:tcMar>
          </w:tcPr>
          <w:p w:rsidR="00BC3515" w:rsidP="00590EED" w:rsidRDefault="00BC3515" w14:paraId="0E5966B7"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2004</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16C64137"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35560685</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4EC0A070"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18764020</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4ED7D123"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613692</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487F0D7F"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5645</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4D359C8C"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2540</w:t>
            </w:r>
          </w:p>
        </w:tc>
      </w:tr>
      <w:tr w:rsidR="00BC3515" w:rsidTr="00342B79" w14:paraId="5E12C525" w14:textId="77777777">
        <w:trPr>
          <w:trHeight w:val="273"/>
        </w:trPr>
        <w:tc>
          <w:tcPr>
            <w:tcW w:w="0" w:type="auto"/>
            <w:tcBorders>
              <w:top w:val="single" w:color="000000" w:sz="4"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16A27CD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2005</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729D26BD"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40787857</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11E4158D"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10033202</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761B837B"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134557</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18900DE8"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4072</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69723972"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1832</w:t>
            </w:r>
          </w:p>
        </w:tc>
      </w:tr>
      <w:tr w:rsidR="00BC3515" w:rsidTr="00342B79" w14:paraId="13893EFC"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11220A84"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2006</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61FA16E9"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76696622</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524DC1E2"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26700888</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0C13E1C2"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3988381</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71C87D1B"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151803</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33746667"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61547</w:t>
            </w:r>
          </w:p>
        </w:tc>
      </w:tr>
      <w:tr w:rsidR="00BC3515" w:rsidTr="00342B79" w14:paraId="094AD8BD"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1341FA8E"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2007</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6535C51E"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73618538</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5AD7FE31"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28091728</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2B3F8607"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2747682</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3F05876B"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70127</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5228FBA5"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25026</w:t>
            </w:r>
          </w:p>
        </w:tc>
      </w:tr>
      <w:tr w:rsidR="00BC3515" w:rsidTr="00342B79" w14:paraId="041ECA49"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17697E70"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2008</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452455DF"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64356278</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1DFF14EB"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44561926</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5DD24B18"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1557486</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6797BBBF"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64161</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430A7B08"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13156</w:t>
            </w:r>
          </w:p>
        </w:tc>
      </w:tr>
      <w:tr w:rsidR="00BC3515" w:rsidTr="00342B79" w14:paraId="04C69029"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2C4306F9"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2009</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226F37A1"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73769477</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1FB5E5AB"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21903651</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2038A438"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429701</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3800BCAE"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16421</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0F532BDE"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17861</w:t>
            </w:r>
          </w:p>
        </w:tc>
      </w:tr>
      <w:tr w:rsidR="00BC3515" w:rsidTr="00342B79" w14:paraId="4EBB54D5"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50952453"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2010</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049F5D2C"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45236308</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70C60C5D"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26066281</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78D55281"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566016</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2ACB0F7B"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21460</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4B1DBBD2"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23342</w:t>
            </w:r>
          </w:p>
        </w:tc>
      </w:tr>
      <w:tr w:rsidR="00BC3515" w:rsidTr="00342B79" w14:paraId="124CAB18"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03B25EA7"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2011</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6CE5D607"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49485704</w:t>
            </w:r>
          </w:p>
        </w:tc>
        <w:tc>
          <w:tcPr>
            <w:tcW w:w="0" w:type="auto"/>
            <w:tcBorders>
              <w:top w:val="single" w:color="000000" w:sz="4" w:space="0"/>
              <w:left w:val="single" w:color="000000" w:sz="4" w:space="0"/>
              <w:bottom w:val="single" w:color="000000" w:sz="4" w:space="0"/>
              <w:right w:val="single" w:color="000000" w:sz="4" w:space="0"/>
            </w:tcBorders>
            <w:shd w:val="clear" w:color="auto" w:fill="FFFFFF"/>
            <w:tcMar>
              <w:top w:w="80" w:type="dxa"/>
              <w:left w:w="228" w:type="dxa"/>
              <w:bottom w:w="80" w:type="dxa"/>
              <w:right w:w="80" w:type="dxa"/>
            </w:tcMar>
          </w:tcPr>
          <w:p w:rsidR="00BC3515" w:rsidP="00342B79" w:rsidRDefault="00BC3515" w14:paraId="4850AE92"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23424898</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5A4603C2"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305350</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4B0B18D2"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17105</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03C406FC"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13498</w:t>
            </w:r>
          </w:p>
        </w:tc>
      </w:tr>
      <w:tr w:rsidR="00BC3515" w:rsidTr="00342B79" w14:paraId="3D6897DF"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224C7E61"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2012</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6B990DBA"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86799211</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69B08524"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18037774</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33F09790"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62577</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2FF32EDA"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6364</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1F593C3C"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6915</w:t>
            </w:r>
          </w:p>
        </w:tc>
      </w:tr>
      <w:tr w:rsidR="00BC3515" w:rsidTr="00342B79" w14:paraId="15342A0E"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70972A30"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2013</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723A6E04"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43260113</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469B95F3"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18805485</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59D466EA"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480456</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447CFE77"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946</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0A3B04CF"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158</w:t>
            </w:r>
          </w:p>
        </w:tc>
      </w:tr>
      <w:tr w:rsidR="00BC3515" w:rsidTr="00342B79" w14:paraId="795C9649"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590EED" w:rsidRDefault="00BC3515" w14:paraId="0D3E1F0D"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2014</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00BC3515" w:rsidP="00342B79" w:rsidRDefault="00BC3515" w14:paraId="2339DF89" w14:textId="77777777">
            <w:pPr>
              <w:pBdr>
                <w:top w:val="none" w:color="auto" w:sz="0" w:space="0"/>
                <w:left w:val="none" w:color="auto" w:sz="0" w:space="0"/>
                <w:bottom w:val="none" w:color="auto" w:sz="0" w:space="0"/>
                <w:right w:val="none" w:color="auto" w:sz="0" w:space="0"/>
                <w:bar w:val="none" w:color="auto" w:sz="0"/>
              </w:pBdr>
              <w:ind w:left="131"/>
            </w:pPr>
            <w:r w:rsidRPr="00342B79">
              <w:rPr>
                <w:rFonts w:ascii="Verdana" w:hAnsi="Verdana"/>
                <w:sz w:val="18"/>
                <w:szCs w:val="18"/>
              </w:rPr>
              <w:t>28448153</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00BC3515" w:rsidP="00342B79" w:rsidRDefault="00BC3515" w14:paraId="7E414BE1" w14:textId="77777777">
            <w:pPr>
              <w:pBdr>
                <w:top w:val="none" w:color="auto" w:sz="0" w:space="0"/>
                <w:left w:val="none" w:color="auto" w:sz="0" w:space="0"/>
                <w:bottom w:val="none" w:color="auto" w:sz="0" w:space="0"/>
                <w:right w:val="none" w:color="auto" w:sz="0" w:space="0"/>
                <w:bar w:val="none" w:color="auto" w:sz="0"/>
              </w:pBdr>
              <w:ind w:left="148"/>
            </w:pPr>
            <w:r w:rsidRPr="00342B79">
              <w:rPr>
                <w:rFonts w:ascii="Verdana" w:hAnsi="Verdana"/>
                <w:sz w:val="18"/>
                <w:szCs w:val="18"/>
              </w:rPr>
              <w:t>18667773</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00BC3515" w:rsidP="00342B79" w:rsidRDefault="00BC3515" w14:paraId="2A08F106" w14:textId="77777777">
            <w:pPr>
              <w:pBdr>
                <w:top w:val="none" w:color="auto" w:sz="0" w:space="0"/>
                <w:left w:val="none" w:color="auto" w:sz="0" w:space="0"/>
                <w:bottom w:val="none" w:color="auto" w:sz="0" w:space="0"/>
                <w:right w:val="none" w:color="auto" w:sz="0" w:space="0"/>
                <w:bar w:val="none" w:color="auto" w:sz="0"/>
              </w:pBdr>
              <w:ind w:left="102"/>
            </w:pPr>
            <w:r w:rsidRPr="00342B79">
              <w:rPr>
                <w:rFonts w:ascii="Verdana" w:hAnsi="Verdana"/>
                <w:sz w:val="18"/>
                <w:szCs w:val="18"/>
              </w:rPr>
              <w:t>273617</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00BC3515" w:rsidP="00342B79" w:rsidRDefault="00BC3515" w14:paraId="34133771" w14:textId="77777777">
            <w:pPr>
              <w:pBdr>
                <w:top w:val="none" w:color="auto" w:sz="0" w:space="0"/>
                <w:left w:val="none" w:color="auto" w:sz="0" w:space="0"/>
                <w:bottom w:val="none" w:color="auto" w:sz="0" w:space="0"/>
                <w:right w:val="none" w:color="auto" w:sz="0" w:space="0"/>
                <w:bar w:val="none" w:color="auto" w:sz="0"/>
              </w:pBdr>
              <w:ind w:left="153"/>
            </w:pPr>
            <w:r w:rsidRPr="00342B79">
              <w:rPr>
                <w:rFonts w:ascii="Verdana" w:hAnsi="Verdana"/>
                <w:sz w:val="18"/>
                <w:szCs w:val="18"/>
              </w:rPr>
              <w:t>133</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00BC3515" w:rsidP="00342B79" w:rsidRDefault="00BC3515" w14:paraId="6042AFBC" w14:textId="77777777">
            <w:pPr>
              <w:pBdr>
                <w:top w:val="none" w:color="auto" w:sz="0" w:space="0"/>
                <w:left w:val="none" w:color="auto" w:sz="0" w:space="0"/>
                <w:bottom w:val="none" w:color="auto" w:sz="0" w:space="0"/>
                <w:right w:val="none" w:color="auto" w:sz="0" w:space="0"/>
                <w:bar w:val="none" w:color="auto" w:sz="0"/>
              </w:pBdr>
              <w:ind w:left="205"/>
            </w:pPr>
            <w:r w:rsidRPr="00342B79">
              <w:rPr>
                <w:rFonts w:ascii="Verdana" w:hAnsi="Verdana"/>
                <w:sz w:val="18"/>
                <w:szCs w:val="18"/>
              </w:rPr>
              <w:t>0</w:t>
            </w:r>
          </w:p>
        </w:tc>
      </w:tr>
      <w:tr w:rsidR="00BC3515" w:rsidTr="00342B79" w14:paraId="4D276A38"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Pr="00342B79" w:rsidR="00BC3515" w:rsidP="00590EED" w:rsidRDefault="00BC3515" w14:paraId="6FFE6A4C" w14:textId="77777777">
            <w:pPr>
              <w:pBdr>
                <w:top w:val="none" w:color="auto" w:sz="0" w:space="0"/>
                <w:left w:val="none" w:color="auto" w:sz="0" w:space="0"/>
                <w:bottom w:val="none" w:color="auto" w:sz="0" w:space="0"/>
                <w:right w:val="none" w:color="auto" w:sz="0" w:space="0"/>
                <w:bar w:val="none" w:color="auto" w:sz="0"/>
              </w:pBdr>
              <w:rPr>
                <w:rStyle w:val="None"/>
                <w:rFonts w:ascii="Calibri" w:hAnsi="Calibri"/>
                <w:b/>
                <w:bCs/>
                <w:sz w:val="20"/>
                <w:szCs w:val="20"/>
              </w:rPr>
            </w:pPr>
            <w:r w:rsidRPr="00342B79">
              <w:rPr>
                <w:rStyle w:val="None"/>
                <w:rFonts w:ascii="Calibri" w:hAnsi="Calibri"/>
                <w:b/>
                <w:bCs/>
                <w:sz w:val="20"/>
                <w:szCs w:val="20"/>
              </w:rPr>
              <w:t>2015</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Pr="00342B79" w:rsidR="00BC3515" w:rsidP="00342B79" w:rsidRDefault="00BC3515" w14:paraId="0E40E883" w14:textId="77777777">
            <w:pPr>
              <w:pBdr>
                <w:top w:val="none" w:color="auto" w:sz="0" w:space="0"/>
                <w:left w:val="none" w:color="auto" w:sz="0" w:space="0"/>
                <w:bottom w:val="none" w:color="auto" w:sz="0" w:space="0"/>
                <w:right w:val="none" w:color="auto" w:sz="0" w:space="0"/>
                <w:bar w:val="none" w:color="auto" w:sz="0"/>
              </w:pBdr>
              <w:ind w:left="131"/>
              <w:jc w:val="center"/>
              <w:rPr>
                <w:rStyle w:val="None"/>
                <w:rFonts w:ascii="Calibri" w:hAnsi="Calibri"/>
                <w:sz w:val="20"/>
                <w:szCs w:val="20"/>
              </w:rPr>
            </w:pPr>
            <w:r w:rsidRPr="00342B79">
              <w:rPr>
                <w:rFonts w:ascii="Verdana" w:hAnsi="Verdana"/>
                <w:sz w:val="18"/>
                <w:szCs w:val="18"/>
              </w:rPr>
              <w:t>18400911</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Pr="00342B79" w:rsidR="00BC3515" w:rsidP="00342B79" w:rsidRDefault="00BC3515" w14:paraId="6B24A9A7" w14:textId="77777777">
            <w:pPr>
              <w:pBdr>
                <w:top w:val="none" w:color="auto" w:sz="0" w:space="0"/>
                <w:left w:val="none" w:color="auto" w:sz="0" w:space="0"/>
                <w:bottom w:val="none" w:color="auto" w:sz="0" w:space="0"/>
                <w:right w:val="none" w:color="auto" w:sz="0" w:space="0"/>
                <w:bar w:val="none" w:color="auto" w:sz="0"/>
              </w:pBdr>
              <w:ind w:left="148"/>
              <w:jc w:val="center"/>
              <w:rPr>
                <w:rStyle w:val="None"/>
                <w:rFonts w:ascii="Calibri" w:hAnsi="Calibri"/>
                <w:sz w:val="20"/>
                <w:szCs w:val="20"/>
              </w:rPr>
            </w:pPr>
            <w:r w:rsidRPr="00342B79">
              <w:rPr>
                <w:rFonts w:ascii="Verdana" w:hAnsi="Verdana"/>
                <w:sz w:val="18"/>
                <w:szCs w:val="18"/>
              </w:rPr>
              <w:t>14596893</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Pr="00342B79" w:rsidR="00BC3515" w:rsidP="00342B79" w:rsidRDefault="00BC3515" w14:paraId="788D511E" w14:textId="77777777">
            <w:pPr>
              <w:pBdr>
                <w:top w:val="none" w:color="auto" w:sz="0" w:space="0"/>
                <w:left w:val="none" w:color="auto" w:sz="0" w:space="0"/>
                <w:bottom w:val="none" w:color="auto" w:sz="0" w:space="0"/>
                <w:right w:val="none" w:color="auto" w:sz="0" w:space="0"/>
                <w:bar w:val="none" w:color="auto" w:sz="0"/>
              </w:pBdr>
              <w:ind w:left="102"/>
              <w:jc w:val="center"/>
              <w:rPr>
                <w:rStyle w:val="None"/>
                <w:rFonts w:ascii="Calibri" w:hAnsi="Calibri"/>
                <w:sz w:val="20"/>
                <w:szCs w:val="20"/>
              </w:rPr>
            </w:pPr>
            <w:r w:rsidRPr="00342B79">
              <w:rPr>
                <w:rFonts w:ascii="Verdana" w:hAnsi="Verdana"/>
                <w:sz w:val="18"/>
                <w:szCs w:val="18"/>
              </w:rPr>
              <w:t>621395</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Pr="00342B79" w:rsidR="00BC3515" w:rsidP="00342B79" w:rsidRDefault="00BC3515" w14:paraId="606DEA00" w14:textId="77777777">
            <w:pPr>
              <w:pBdr>
                <w:top w:val="none" w:color="auto" w:sz="0" w:space="0"/>
                <w:left w:val="none" w:color="auto" w:sz="0" w:space="0"/>
                <w:bottom w:val="none" w:color="auto" w:sz="0" w:space="0"/>
                <w:right w:val="none" w:color="auto" w:sz="0" w:space="0"/>
                <w:bar w:val="none" w:color="auto" w:sz="0"/>
              </w:pBdr>
              <w:ind w:left="153"/>
              <w:jc w:val="center"/>
              <w:rPr>
                <w:rStyle w:val="None"/>
                <w:rFonts w:ascii="Calibri" w:hAnsi="Calibri"/>
                <w:sz w:val="20"/>
                <w:szCs w:val="20"/>
              </w:rPr>
            </w:pPr>
            <w:r w:rsidRPr="00342B79">
              <w:rPr>
                <w:rFonts w:ascii="Verdana" w:hAnsi="Verdana"/>
                <w:sz w:val="18"/>
                <w:szCs w:val="18"/>
              </w:rPr>
              <w:t>47936</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Pr="00342B79" w:rsidR="00BC3515" w:rsidP="00342B79" w:rsidRDefault="00BC3515" w14:paraId="73B6F6CF" w14:textId="77777777">
            <w:pPr>
              <w:pBdr>
                <w:top w:val="none" w:color="auto" w:sz="0" w:space="0"/>
                <w:left w:val="none" w:color="auto" w:sz="0" w:space="0"/>
                <w:bottom w:val="none" w:color="auto" w:sz="0" w:space="0"/>
                <w:right w:val="none" w:color="auto" w:sz="0" w:space="0"/>
                <w:bar w:val="none" w:color="auto" w:sz="0"/>
              </w:pBdr>
              <w:ind w:left="205"/>
              <w:jc w:val="center"/>
              <w:rPr>
                <w:rStyle w:val="None"/>
                <w:rFonts w:ascii="Calibri" w:hAnsi="Calibri"/>
                <w:sz w:val="20"/>
                <w:szCs w:val="20"/>
              </w:rPr>
            </w:pPr>
            <w:r w:rsidRPr="00342B79">
              <w:rPr>
                <w:rFonts w:ascii="Verdana" w:hAnsi="Verdana"/>
                <w:sz w:val="18"/>
                <w:szCs w:val="18"/>
              </w:rPr>
              <w:t>22799</w:t>
            </w:r>
          </w:p>
        </w:tc>
      </w:tr>
      <w:tr w:rsidR="00BC3515" w:rsidTr="00342B79" w14:paraId="3A55C4E8"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Pr="00F72176" w:rsidR="00BC3515" w:rsidP="00590EED" w:rsidRDefault="00BC3515" w14:paraId="7C22CC78" w14:textId="77777777">
            <w:pPr>
              <w:pBdr>
                <w:top w:val="none" w:color="auto" w:sz="0" w:space="0"/>
                <w:left w:val="none" w:color="auto" w:sz="0" w:space="0"/>
                <w:bottom w:val="none" w:color="auto" w:sz="0" w:space="0"/>
                <w:right w:val="none" w:color="auto" w:sz="0" w:space="0"/>
                <w:bar w:val="none" w:color="auto" w:sz="0"/>
              </w:pBdr>
              <w:rPr>
                <w:rStyle w:val="None"/>
                <w:rFonts w:ascii="Calibri" w:hAnsi="Calibri"/>
                <w:b/>
                <w:bCs/>
                <w:sz w:val="20"/>
                <w:szCs w:val="20"/>
              </w:rPr>
            </w:pPr>
            <w:r w:rsidRPr="00F72176">
              <w:rPr>
                <w:rStyle w:val="None"/>
                <w:rFonts w:ascii="Calibri" w:hAnsi="Calibri"/>
                <w:b/>
                <w:bCs/>
                <w:sz w:val="20"/>
                <w:szCs w:val="20"/>
              </w:rPr>
              <w:t>2016</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tcPr>
          <w:p w:rsidRPr="00F72176" w:rsidR="00BC3515" w:rsidP="00342B79" w:rsidRDefault="00BC3515" w14:paraId="5E0B0789" w14:textId="77777777">
            <w:pPr>
              <w:pBdr>
                <w:top w:val="none" w:color="auto" w:sz="0" w:space="0"/>
                <w:left w:val="none" w:color="auto" w:sz="0" w:space="0"/>
                <w:bottom w:val="none" w:color="auto" w:sz="0" w:space="0"/>
                <w:right w:val="none" w:color="auto" w:sz="0" w:space="0"/>
                <w:bar w:val="none" w:color="auto" w:sz="0"/>
              </w:pBdr>
              <w:ind w:left="131"/>
              <w:jc w:val="center"/>
              <w:rPr>
                <w:rStyle w:val="None"/>
                <w:rFonts w:ascii="Verdana" w:hAnsi="Verdana"/>
                <w:bCs/>
                <w:sz w:val="18"/>
                <w:szCs w:val="18"/>
              </w:rPr>
            </w:pPr>
            <w:r w:rsidRPr="00F72176">
              <w:rPr>
                <w:rStyle w:val="None"/>
                <w:rFonts w:ascii="Verdana" w:hAnsi="Verdana"/>
                <w:bCs/>
                <w:sz w:val="18"/>
                <w:szCs w:val="18"/>
              </w:rPr>
              <w:t>11384028</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tcPr>
          <w:p w:rsidRPr="00F72176" w:rsidR="00BC3515" w:rsidP="00342B79" w:rsidRDefault="00BC3515" w14:paraId="682CFAFE" w14:textId="77777777">
            <w:pPr>
              <w:pBdr>
                <w:top w:val="none" w:color="auto" w:sz="0" w:space="0"/>
                <w:left w:val="none" w:color="auto" w:sz="0" w:space="0"/>
                <w:bottom w:val="none" w:color="auto" w:sz="0" w:space="0"/>
                <w:right w:val="none" w:color="auto" w:sz="0" w:space="0"/>
                <w:bar w:val="none" w:color="auto" w:sz="0"/>
              </w:pBdr>
              <w:ind w:left="148"/>
              <w:jc w:val="center"/>
              <w:rPr>
                <w:rStyle w:val="None"/>
                <w:rFonts w:ascii="Verdana" w:hAnsi="Verdana"/>
                <w:bCs/>
                <w:sz w:val="18"/>
                <w:szCs w:val="18"/>
              </w:rPr>
            </w:pPr>
            <w:r w:rsidRPr="00F72176">
              <w:rPr>
                <w:rStyle w:val="None"/>
                <w:rFonts w:ascii="Verdana" w:hAnsi="Verdana"/>
                <w:bCs/>
                <w:sz w:val="18"/>
                <w:szCs w:val="18"/>
              </w:rPr>
              <w:t>4493347</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tcPr>
          <w:p w:rsidRPr="00F72176" w:rsidR="00BC3515" w:rsidP="00342B79" w:rsidRDefault="00BC3515" w14:paraId="20A5D584" w14:textId="77777777">
            <w:pPr>
              <w:pBdr>
                <w:top w:val="none" w:color="auto" w:sz="0" w:space="0"/>
                <w:left w:val="none" w:color="auto" w:sz="0" w:space="0"/>
                <w:bottom w:val="none" w:color="auto" w:sz="0" w:space="0"/>
                <w:right w:val="none" w:color="auto" w:sz="0" w:space="0"/>
                <w:bar w:val="none" w:color="auto" w:sz="0"/>
              </w:pBdr>
              <w:ind w:left="102"/>
              <w:jc w:val="center"/>
              <w:rPr>
                <w:rStyle w:val="None"/>
                <w:rFonts w:ascii="Verdana" w:hAnsi="Verdana"/>
                <w:bCs/>
                <w:sz w:val="18"/>
                <w:szCs w:val="18"/>
              </w:rPr>
            </w:pPr>
            <w:r w:rsidRPr="00F72176">
              <w:rPr>
                <w:rStyle w:val="None"/>
                <w:rFonts w:ascii="Verdana" w:hAnsi="Verdana"/>
                <w:bCs/>
                <w:sz w:val="18"/>
                <w:szCs w:val="18"/>
              </w:rPr>
              <w:t>21872</w:t>
            </w:r>
          </w:p>
        </w:tc>
        <w:tc>
          <w:tcPr>
            <w:tcW w:w="0" w:type="auto"/>
            <w:tcBorders>
              <w:top w:val="single" w:color="000000" w:sz="4" w:space="0"/>
              <w:left w:val="single" w:color="000000" w:sz="4" w:space="0"/>
              <w:bottom w:val="single" w:color="000000" w:sz="4" w:space="0"/>
              <w:right w:val="single" w:color="000000" w:sz="4" w:space="0"/>
            </w:tcBorders>
            <w:tcMar>
              <w:top w:w="80" w:type="dxa"/>
              <w:left w:w="233" w:type="dxa"/>
              <w:bottom w:w="80" w:type="dxa"/>
              <w:right w:w="80" w:type="dxa"/>
            </w:tcMar>
          </w:tcPr>
          <w:p w:rsidRPr="00F72176" w:rsidR="00BC3515" w:rsidP="00342B79" w:rsidRDefault="00BC3515" w14:paraId="14FCEA5E" w14:textId="77777777">
            <w:pPr>
              <w:pBdr>
                <w:top w:val="none" w:color="auto" w:sz="0" w:space="0"/>
                <w:left w:val="none" w:color="auto" w:sz="0" w:space="0"/>
                <w:bottom w:val="none" w:color="auto" w:sz="0" w:space="0"/>
                <w:right w:val="none" w:color="auto" w:sz="0" w:space="0"/>
                <w:bar w:val="none" w:color="auto" w:sz="0"/>
              </w:pBdr>
              <w:ind w:left="153"/>
              <w:jc w:val="center"/>
              <w:rPr>
                <w:rStyle w:val="None"/>
                <w:rFonts w:ascii="Verdana" w:hAnsi="Verdana"/>
                <w:bCs/>
                <w:sz w:val="18"/>
                <w:szCs w:val="18"/>
              </w:rPr>
            </w:pPr>
            <w:r w:rsidRPr="00F72176">
              <w:rPr>
                <w:rStyle w:val="None"/>
                <w:rFonts w:ascii="Verdana" w:hAnsi="Verdana"/>
                <w:bCs/>
                <w:sz w:val="18"/>
                <w:szCs w:val="18"/>
              </w:rPr>
              <w:t>0</w:t>
            </w:r>
          </w:p>
        </w:tc>
        <w:tc>
          <w:tcPr>
            <w:tcW w:w="0" w:type="auto"/>
            <w:tcBorders>
              <w:top w:val="single" w:color="000000" w:sz="4" w:space="0"/>
              <w:left w:val="single" w:color="000000" w:sz="4" w:space="0"/>
              <w:bottom w:val="single" w:color="000000" w:sz="4" w:space="0"/>
              <w:right w:val="single" w:color="000000" w:sz="4" w:space="0"/>
            </w:tcBorders>
            <w:tcMar>
              <w:top w:w="80" w:type="dxa"/>
              <w:left w:w="285" w:type="dxa"/>
              <w:bottom w:w="80" w:type="dxa"/>
              <w:right w:w="80" w:type="dxa"/>
            </w:tcMar>
          </w:tcPr>
          <w:p w:rsidRPr="00F72176" w:rsidR="00BC3515" w:rsidP="00342B79" w:rsidRDefault="00BC3515" w14:paraId="45B7E194" w14:textId="77777777">
            <w:pPr>
              <w:pBdr>
                <w:top w:val="none" w:color="auto" w:sz="0" w:space="0"/>
                <w:left w:val="none" w:color="auto" w:sz="0" w:space="0"/>
                <w:bottom w:val="none" w:color="auto" w:sz="0" w:space="0"/>
                <w:right w:val="none" w:color="auto" w:sz="0" w:space="0"/>
                <w:bar w:val="none" w:color="auto" w:sz="0"/>
              </w:pBdr>
              <w:ind w:left="205"/>
              <w:jc w:val="center"/>
              <w:rPr>
                <w:rStyle w:val="None"/>
                <w:rFonts w:ascii="Verdana" w:hAnsi="Verdana"/>
                <w:bCs/>
                <w:sz w:val="18"/>
                <w:szCs w:val="18"/>
              </w:rPr>
            </w:pPr>
            <w:r w:rsidRPr="00F72176">
              <w:rPr>
                <w:rStyle w:val="None"/>
                <w:rFonts w:ascii="Verdana" w:hAnsi="Verdana"/>
                <w:bCs/>
                <w:sz w:val="18"/>
                <w:szCs w:val="18"/>
              </w:rPr>
              <w:t>0</w:t>
            </w:r>
          </w:p>
        </w:tc>
      </w:tr>
    </w:tbl>
    <w:p w:rsidR="00BC3515" w:rsidRDefault="00BC3515" w14:paraId="076FBF78" w14:textId="77777777">
      <w:pPr>
        <w:pStyle w:val="Textbody"/>
        <w:pBdr>
          <w:top w:val="none" w:color="auto" w:sz="0" w:space="0"/>
          <w:left w:val="none" w:color="auto" w:sz="0" w:space="0"/>
          <w:bottom w:val="none" w:color="auto" w:sz="0" w:space="0"/>
          <w:right w:val="none" w:color="auto" w:sz="0" w:space="0"/>
          <w:bar w:val="none" w:color="auto" w:sz="0"/>
        </w:pBdr>
      </w:pPr>
    </w:p>
    <w:p w:rsidR="00BC3515" w:rsidP="00262AD5" w:rsidRDefault="00BC3515" w14:paraId="65110122" w14:textId="77777777">
      <w:pPr>
        <w:pStyle w:val="Titolo3"/>
        <w:numPr>
          <w:ilvl w:val="2"/>
          <w:numId w:val="22"/>
        </w:numPr>
        <w:pBdr>
          <w:top w:val="none" w:color="auto" w:sz="0" w:space="0"/>
          <w:left w:val="none" w:color="auto" w:sz="0" w:space="0"/>
          <w:bottom w:val="none" w:color="auto" w:sz="0" w:space="0"/>
          <w:right w:val="none" w:color="auto" w:sz="0" w:space="0"/>
          <w:bar w:val="none" w:color="auto" w:sz="0"/>
        </w:pBdr>
        <w:jc w:val="both"/>
        <w:rPr>
          <w:rStyle w:val="None"/>
          <w:rFonts w:cs="Arial Unicode MS"/>
          <w:b w:val="0"/>
          <w:bCs w:val="0"/>
          <w:sz w:val="24"/>
          <w:szCs w:val="24"/>
        </w:rPr>
      </w:pPr>
      <w:bookmarkStart w:name="_Toc12" w:id="13"/>
      <w:r>
        <w:rPr>
          <w:rStyle w:val="None"/>
          <w:rFonts w:ascii="Calibri" w:hAnsi="Calibri"/>
        </w:rPr>
        <w:lastRenderedPageBreak/>
        <w:t>Spatial distribution of the resource</w:t>
      </w:r>
      <w:r>
        <w:rPr>
          <w:rStyle w:val="None"/>
        </w:rPr>
        <w:t>s</w:t>
      </w:r>
      <w:bookmarkEnd w:id="13"/>
    </w:p>
    <w:p w:rsidR="003A20BC" w:rsidP="00F72176" w:rsidRDefault="003536F2" w14:paraId="58656B70" w14:textId="77777777">
      <w:pPr>
        <w:pStyle w:val="Textbody"/>
        <w:pBdr>
          <w:top w:val="none" w:color="auto" w:sz="0" w:space="0"/>
          <w:left w:val="none" w:color="auto" w:sz="0" w:space="0"/>
          <w:bottom w:val="none" w:color="auto" w:sz="0" w:space="0"/>
          <w:right w:val="none" w:color="auto" w:sz="0" w:space="0"/>
          <w:bar w:val="none" w:color="auto" w:sz="0"/>
        </w:pBdr>
        <w:jc w:val="center"/>
        <w:rPr>
          <w:rStyle w:val="None"/>
          <w:rFonts w:ascii="Times New Roman" w:hAnsi="Times New Roman"/>
          <w:kern w:val="0"/>
          <w:sz w:val="22"/>
          <w:szCs w:val="22"/>
        </w:rPr>
      </w:pPr>
      <w:r>
        <w:rPr>
          <w:noProof/>
          <w:lang w:val="it-IT"/>
        </w:rPr>
        <w:drawing>
          <wp:inline distT="0" distB="0" distL="0" distR="0" wp14:anchorId="6E776CBC" wp14:editId="7693681F">
            <wp:extent cx="2495550" cy="35623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3562350"/>
                    </a:xfrm>
                    <a:prstGeom prst="rect">
                      <a:avLst/>
                    </a:prstGeom>
                    <a:noFill/>
                    <a:ln>
                      <a:noFill/>
                    </a:ln>
                  </pic:spPr>
                </pic:pic>
              </a:graphicData>
            </a:graphic>
          </wp:inline>
        </w:drawing>
      </w:r>
      <w:r>
        <w:rPr>
          <w:noProof/>
          <w:lang w:val="it-IT"/>
        </w:rPr>
        <w:drawing>
          <wp:inline distT="0" distB="0" distL="0" distR="0" wp14:anchorId="100E68F9" wp14:editId="13DDC7BD">
            <wp:extent cx="2419350" cy="3419475"/>
            <wp:effectExtent l="0" t="0" r="0" b="9525"/>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3419475"/>
                    </a:xfrm>
                    <a:prstGeom prst="rect">
                      <a:avLst/>
                    </a:prstGeom>
                    <a:noFill/>
                    <a:ln>
                      <a:noFill/>
                    </a:ln>
                  </pic:spPr>
                </pic:pic>
              </a:graphicData>
            </a:graphic>
          </wp:inline>
        </w:drawing>
      </w:r>
    </w:p>
    <w:p w:rsidR="00BC3515" w:rsidRDefault="00BC3515" w14:paraId="45D78BB7"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iCs/>
        </w:rPr>
      </w:pPr>
      <w:r w:rsidRPr="007A204B">
        <w:rPr>
          <w:rStyle w:val="None"/>
          <w:rFonts w:ascii="Calibri" w:hAnsi="Calibri"/>
          <w:iCs/>
        </w:rPr>
        <w:t>Figure 4.1.2.1.  NASC Anchovy for GSA17 and GSA 18 West acoustic survey</w:t>
      </w:r>
      <w:r>
        <w:rPr>
          <w:rStyle w:val="None"/>
          <w:rFonts w:ascii="Calibri" w:hAnsi="Calibri"/>
          <w:iCs/>
        </w:rPr>
        <w:t xml:space="preserve"> 2016</w:t>
      </w:r>
      <w:r w:rsidRPr="007A204B">
        <w:rPr>
          <w:rStyle w:val="None"/>
          <w:rFonts w:ascii="Calibri" w:hAnsi="Calibri"/>
          <w:iCs/>
        </w:rPr>
        <w:t>.</w:t>
      </w:r>
    </w:p>
    <w:p w:rsidR="003A20BC" w:rsidP="00F72176" w:rsidRDefault="003A20BC" w14:paraId="22CB2C01" w14:textId="77777777">
      <w:pPr>
        <w:pStyle w:val="Textbody"/>
        <w:numPr>
          <w:ins w:author="Ticina" w:date="2017-11-28T10:06:00Z" w:id="14"/>
        </w:numPr>
        <w:pBdr>
          <w:top w:val="none" w:color="auto" w:sz="0" w:space="0"/>
          <w:left w:val="none" w:color="auto" w:sz="0" w:space="0"/>
          <w:bottom w:val="none" w:color="auto" w:sz="0" w:space="0"/>
          <w:right w:val="none" w:color="auto" w:sz="0" w:space="0"/>
          <w:bar w:val="none" w:color="auto" w:sz="0"/>
        </w:pBdr>
        <w:tabs>
          <w:tab w:val="left" w:pos="2214"/>
        </w:tabs>
        <w:rPr>
          <w:iCs/>
        </w:rPr>
      </w:pPr>
    </w:p>
    <w:p w:rsidRPr="00912E93" w:rsidR="00BC3515" w:rsidP="001E74DE" w:rsidRDefault="00BC3515" w14:paraId="6763D6E3" w14:textId="77777777">
      <w:pPr>
        <w:pStyle w:val="Titolo3"/>
        <w:numPr>
          <w:ilvl w:val="2"/>
          <w:numId w:val="14"/>
        </w:numPr>
        <w:pBdr>
          <w:top w:val="none" w:color="auto" w:sz="0" w:space="0"/>
          <w:left w:val="none" w:color="auto" w:sz="0" w:space="0"/>
          <w:bottom w:val="none" w:color="auto" w:sz="0" w:space="0"/>
          <w:right w:val="none" w:color="auto" w:sz="0" w:space="0"/>
          <w:bar w:val="none" w:color="auto" w:sz="0"/>
        </w:pBdr>
        <w:rPr>
          <w:rFonts w:ascii="Calibri" w:hAnsi="Calibri"/>
        </w:rPr>
      </w:pPr>
      <w:bookmarkStart w:name="_Toc13" w:id="15"/>
      <w:r>
        <w:rPr>
          <w:rStyle w:val="None"/>
          <w:rFonts w:ascii="Calibri" w:hAnsi="Calibri"/>
        </w:rPr>
        <w:t>Historical trends</w:t>
      </w:r>
      <w:bookmarkEnd w:id="15"/>
    </w:p>
    <w:p w:rsidR="00BC3515" w:rsidRDefault="00BC3515" w14:paraId="7C37A8F7" w14:textId="77777777">
      <w:pPr>
        <w:pStyle w:val="Paragrafoelenco"/>
        <w:pBdr>
          <w:top w:val="none" w:color="auto" w:sz="0" w:space="0"/>
          <w:left w:val="none" w:color="auto" w:sz="0" w:space="0"/>
          <w:bottom w:val="none" w:color="auto" w:sz="0" w:space="0"/>
          <w:right w:val="none" w:color="auto" w:sz="0" w:space="0"/>
          <w:bar w:val="none" w:color="auto" w:sz="0"/>
        </w:pBdr>
        <w:ind w:left="708"/>
        <w:rPr>
          <w:rStyle w:val="None"/>
          <w:rFonts w:ascii="Arial" w:hAnsi="Arial" w:cs="Arial"/>
          <w:b/>
          <w:bCs/>
          <w:kern w:val="3"/>
          <w:sz w:val="28"/>
          <w:szCs w:val="28"/>
          <w:lang w:val="en-US"/>
        </w:rPr>
      </w:pPr>
      <w:r>
        <w:rPr>
          <w:rStyle w:val="None"/>
          <w:rFonts w:ascii="Arial" w:hAnsi="Arial"/>
          <w:b/>
          <w:bCs/>
          <w:kern w:val="3"/>
          <w:sz w:val="28"/>
          <w:szCs w:val="28"/>
        </w:rPr>
        <w:t>GSA 17 WEST + GSA 18 WEST-EAST</w:t>
      </w:r>
    </w:p>
    <w:p w:rsidR="00BC3515" w:rsidP="00405479" w:rsidRDefault="00BC3515" w14:paraId="7E59F826" w14:textId="454B710F">
      <w:pPr>
        <w:pStyle w:val="Textbody"/>
        <w:pBdr>
          <w:top w:val="none" w:color="auto" w:sz="0" w:space="0"/>
          <w:left w:val="none" w:color="auto" w:sz="0" w:space="0"/>
          <w:bottom w:val="none" w:color="auto" w:sz="0" w:space="0"/>
          <w:right w:val="none" w:color="auto" w:sz="0" w:space="0"/>
          <w:bar w:val="none" w:color="auto" w:sz="0"/>
        </w:pBdr>
        <w:tabs>
          <w:tab w:val="left" w:pos="3544"/>
        </w:tabs>
      </w:pPr>
    </w:p>
    <w:p w:rsidR="00F72176" w:rsidP="00F72176" w:rsidRDefault="00F72176" w14:paraId="14869248" w14:textId="7E9D5B25">
      <w:pPr>
        <w:pStyle w:val="Textbody"/>
        <w:pBdr>
          <w:top w:val="none" w:color="auto" w:sz="0" w:space="0"/>
          <w:left w:val="none" w:color="auto" w:sz="0" w:space="0"/>
          <w:bottom w:val="none" w:color="auto" w:sz="0" w:space="0"/>
          <w:right w:val="none" w:color="auto" w:sz="0" w:space="0"/>
          <w:bar w:val="none" w:color="auto" w:sz="0"/>
        </w:pBdr>
        <w:tabs>
          <w:tab w:val="left" w:pos="3544"/>
        </w:tabs>
        <w:jc w:val="center"/>
      </w:pPr>
      <w:r>
        <w:rPr>
          <w:noProof/>
          <w:lang w:val="it-IT"/>
        </w:rPr>
        <w:drawing>
          <wp:inline distT="0" distB="0" distL="0" distR="0" wp14:anchorId="7A119EFD" wp14:editId="01F712EA">
            <wp:extent cx="4511675" cy="2658110"/>
            <wp:effectExtent l="0" t="0" r="317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75" cy="2658110"/>
                    </a:xfrm>
                    <a:prstGeom prst="rect">
                      <a:avLst/>
                    </a:prstGeom>
                    <a:noFill/>
                  </pic:spPr>
                </pic:pic>
              </a:graphicData>
            </a:graphic>
          </wp:inline>
        </w:drawing>
      </w:r>
    </w:p>
    <w:p w:rsidRPr="007A204B" w:rsidR="00BC3515" w:rsidRDefault="00BC3515" w14:paraId="5C91C3B6" w14:textId="1239797B">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iCs/>
        </w:rPr>
      </w:pPr>
      <w:r w:rsidRPr="007A204B">
        <w:rPr>
          <w:rStyle w:val="None"/>
          <w:rFonts w:ascii="Calibri" w:hAnsi="Calibri"/>
          <w:iCs/>
        </w:rPr>
        <w:t>Figure 4.1.3.1.</w:t>
      </w:r>
      <w:r w:rsidRPr="00F72176" w:rsidR="00F72176">
        <w:rPr>
          <w:rStyle w:val="None"/>
          <w:rFonts w:ascii="Calibri" w:hAnsi="Calibri"/>
          <w:iCs/>
        </w:rPr>
        <w:t xml:space="preserve"> Biomass (</w:t>
      </w:r>
      <w:proofErr w:type="spellStart"/>
      <w:r w:rsidRPr="00F72176" w:rsidR="00F72176">
        <w:rPr>
          <w:rStyle w:val="None"/>
          <w:rFonts w:ascii="Calibri" w:hAnsi="Calibri"/>
          <w:iCs/>
        </w:rPr>
        <w:t>tonnes</w:t>
      </w:r>
      <w:proofErr w:type="spellEnd"/>
      <w:r w:rsidRPr="00F72176" w:rsidR="00F72176">
        <w:rPr>
          <w:rStyle w:val="None"/>
          <w:rFonts w:ascii="Calibri" w:hAnsi="Calibri"/>
          <w:iCs/>
        </w:rPr>
        <w:t>) of anchovy in the Western GSA 17 and Western and Eastern GSA 18 from acoustic surveys carried out from 2004 to 201</w:t>
      </w:r>
      <w:r w:rsidR="00F72176">
        <w:rPr>
          <w:rStyle w:val="None"/>
          <w:rFonts w:ascii="Calibri" w:hAnsi="Calibri"/>
          <w:iCs/>
        </w:rPr>
        <w:t>6</w:t>
      </w:r>
    </w:p>
    <w:p w:rsidR="00BC3515" w:rsidRDefault="00BC3515" w14:paraId="5F0E0B56" w14:textId="77777777">
      <w:pPr>
        <w:pStyle w:val="Textbody"/>
        <w:pBdr>
          <w:top w:val="none" w:color="auto" w:sz="0" w:space="0"/>
          <w:left w:val="none" w:color="auto" w:sz="0" w:space="0"/>
          <w:bottom w:val="none" w:color="auto" w:sz="0" w:space="0"/>
          <w:right w:val="none" w:color="auto" w:sz="0" w:space="0"/>
          <w:bar w:val="none" w:color="auto" w:sz="0"/>
        </w:pBdr>
        <w:rPr>
          <w:rStyle w:val="None"/>
          <w:i/>
          <w:iCs/>
        </w:rPr>
      </w:pPr>
    </w:p>
    <w:p w:rsidR="00BC3515" w:rsidP="001E74DE" w:rsidRDefault="00BC3515" w14:paraId="38D5C380" w14:textId="77777777">
      <w:pPr>
        <w:pStyle w:val="Titolo3"/>
        <w:numPr>
          <w:ilvl w:val="2"/>
          <w:numId w:val="14"/>
        </w:numPr>
        <w:pBdr>
          <w:top w:val="none" w:color="auto" w:sz="0" w:space="0"/>
          <w:left w:val="none" w:color="auto" w:sz="0" w:space="0"/>
          <w:bottom w:val="none" w:color="auto" w:sz="0" w:space="0"/>
          <w:right w:val="none" w:color="auto" w:sz="0" w:space="0"/>
          <w:bar w:val="none" w:color="auto" w:sz="0"/>
        </w:pBdr>
        <w:rPr>
          <w:rFonts w:ascii="Calibri" w:hAnsi="Calibri"/>
        </w:rPr>
      </w:pPr>
      <w:r>
        <w:rPr>
          <w:rFonts w:ascii="Calibri" w:hAnsi="Calibri"/>
        </w:rPr>
        <w:lastRenderedPageBreak/>
        <w:t xml:space="preserve">Anchovy </w:t>
      </w:r>
      <w:r w:rsidRPr="00162C5A">
        <w:rPr>
          <w:rFonts w:ascii="Calibri" w:hAnsi="Calibri"/>
        </w:rPr>
        <w:t xml:space="preserve">LFD </w:t>
      </w:r>
      <w:r>
        <w:rPr>
          <w:rFonts w:ascii="Calibri" w:hAnsi="Calibri"/>
        </w:rPr>
        <w:t>from 2004 to 2016 for GSA 17 West, GSA18 West and East</w:t>
      </w:r>
    </w:p>
    <w:p w:rsidR="00BC3515" w:rsidP="0065083F" w:rsidRDefault="00BC3515" w14:paraId="7BB9D67F"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rPr>
      </w:pPr>
      <w:r w:rsidRPr="004E4969">
        <w:rPr>
          <w:rFonts w:ascii="Calibri" w:hAnsi="Calibri"/>
        </w:rPr>
        <w:t xml:space="preserve">In the plot below the length frequency distributions observed in the acoustic survey for the three areas (GSA17 </w:t>
      </w:r>
      <w:r>
        <w:rPr>
          <w:rFonts w:ascii="Calibri" w:hAnsi="Calibri"/>
        </w:rPr>
        <w:t>W</w:t>
      </w:r>
      <w:r w:rsidRPr="004E4969">
        <w:rPr>
          <w:rFonts w:ascii="Calibri" w:hAnsi="Calibri"/>
        </w:rPr>
        <w:t xml:space="preserve">est, GSA18 East and GSA18 West) from </w:t>
      </w:r>
      <w:r>
        <w:rPr>
          <w:rFonts w:ascii="Calibri" w:hAnsi="Calibri"/>
        </w:rPr>
        <w:t xml:space="preserve">2004 to 2016 </w:t>
      </w:r>
      <w:r w:rsidRPr="004E4969">
        <w:rPr>
          <w:rFonts w:ascii="Calibri" w:hAnsi="Calibri"/>
        </w:rPr>
        <w:t>are shown</w:t>
      </w:r>
      <w:r>
        <w:rPr>
          <w:rFonts w:ascii="Calibri" w:hAnsi="Calibri"/>
        </w:rPr>
        <w:t xml:space="preserve"> (Figure 4.1.4.1)</w:t>
      </w:r>
      <w:r w:rsidRPr="004E4969">
        <w:rPr>
          <w:rFonts w:ascii="Calibri" w:hAnsi="Calibri"/>
        </w:rPr>
        <w:t xml:space="preserve">. </w:t>
      </w:r>
    </w:p>
    <w:p w:rsidRPr="004E4969" w:rsidR="00BC3515" w:rsidP="0065083F" w:rsidRDefault="00BC3515" w14:paraId="2366AD8A"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rPr>
      </w:pPr>
    </w:p>
    <w:p w:rsidR="00BC3515" w:rsidP="0065083F" w:rsidRDefault="003536F2" w14:paraId="351C5416" w14:textId="77777777">
      <w:pPr>
        <w:pStyle w:val="Textbody"/>
        <w:pBdr>
          <w:top w:val="none" w:color="auto" w:sz="0" w:space="0"/>
          <w:left w:val="none" w:color="auto" w:sz="0" w:space="0"/>
          <w:bottom w:val="none" w:color="auto" w:sz="0" w:space="0"/>
          <w:right w:val="none" w:color="auto" w:sz="0" w:space="0"/>
          <w:bar w:val="none" w:color="auto" w:sz="0"/>
        </w:pBdr>
        <w:rPr>
          <w:i/>
        </w:rPr>
      </w:pPr>
      <w:r>
        <w:rPr>
          <w:i/>
          <w:noProof/>
          <w:lang w:val="it-IT"/>
        </w:rPr>
        <w:drawing>
          <wp:inline distT="0" distB="0" distL="0" distR="0" wp14:anchorId="122063EB" wp14:editId="7FA5D927">
            <wp:extent cx="5667375" cy="5667375"/>
            <wp:effectExtent l="0" t="0" r="9525" b="9525"/>
            <wp:docPr id="7"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rsidRPr="00B73CDC" w:rsidR="00BC3515" w:rsidP="0065083F" w:rsidRDefault="00BC3515" w14:paraId="1AD29860"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ascii="Calibri" w:hAnsi="Calibri"/>
          <w:i/>
          <w:iCs/>
        </w:rPr>
      </w:pPr>
      <w:r w:rsidRPr="00B73CDC">
        <w:rPr>
          <w:rStyle w:val="None"/>
          <w:rFonts w:ascii="Calibri" w:hAnsi="Calibri"/>
          <w:i/>
          <w:iCs/>
        </w:rPr>
        <w:t>Figure 4.1.4</w:t>
      </w:r>
      <w:r>
        <w:rPr>
          <w:rStyle w:val="None"/>
          <w:rFonts w:ascii="Calibri" w:hAnsi="Calibri"/>
          <w:i/>
          <w:iCs/>
        </w:rPr>
        <w:t>.1</w:t>
      </w:r>
      <w:r w:rsidRPr="00B73CDC">
        <w:rPr>
          <w:rStyle w:val="None"/>
          <w:rFonts w:ascii="Calibri" w:hAnsi="Calibri"/>
          <w:i/>
          <w:iCs/>
        </w:rPr>
        <w:t xml:space="preserve">. LFD observed in the acoustic survey for GSA 17 West, GSA 18 West and GSA 18 East from 2004 to </w:t>
      </w:r>
      <w:r>
        <w:rPr>
          <w:rStyle w:val="None"/>
          <w:rFonts w:ascii="Calibri" w:hAnsi="Calibri"/>
          <w:i/>
          <w:iCs/>
        </w:rPr>
        <w:t>2016</w:t>
      </w:r>
      <w:r w:rsidRPr="00B73CDC">
        <w:rPr>
          <w:rStyle w:val="None"/>
          <w:rFonts w:ascii="Calibri" w:hAnsi="Calibri"/>
          <w:i/>
          <w:iCs/>
        </w:rPr>
        <w:t>.</w:t>
      </w:r>
    </w:p>
    <w:p w:rsidR="00BC3515" w:rsidRDefault="00BC3515" w14:paraId="1C2C6030" w14:textId="77777777">
      <w:pPr>
        <w:pStyle w:val="Textbody"/>
        <w:pBdr>
          <w:top w:val="none" w:color="auto" w:sz="0" w:space="0"/>
          <w:left w:val="none" w:color="auto" w:sz="0" w:space="0"/>
          <w:bottom w:val="none" w:color="auto" w:sz="0" w:space="0"/>
          <w:right w:val="none" w:color="auto" w:sz="0" w:space="0"/>
          <w:bar w:val="none" w:color="auto" w:sz="0"/>
        </w:pBdr>
        <w:rPr>
          <w:rStyle w:val="None"/>
        </w:rPr>
      </w:pPr>
    </w:p>
    <w:p w:rsidR="00BC3515" w:rsidRDefault="00BC3515" w14:paraId="6D72C596"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6712F583"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5D61A3B1"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05D195DF"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546F33F3"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4928C3FF"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3BF3FBDB"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1A11E1D1"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3B10DFED"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116B4823" w14:textId="77777777">
      <w:pPr>
        <w:pStyle w:val="Textbody"/>
        <w:pBdr>
          <w:top w:val="none" w:color="auto" w:sz="0" w:space="0"/>
          <w:left w:val="none" w:color="auto" w:sz="0" w:space="0"/>
          <w:bottom w:val="none" w:color="auto" w:sz="0" w:space="0"/>
          <w:right w:val="none" w:color="auto" w:sz="0" w:space="0"/>
          <w:bar w:val="none" w:color="auto" w:sz="0"/>
        </w:pBdr>
      </w:pPr>
    </w:p>
    <w:p w:rsidR="00BC3515" w:rsidP="00912E93" w:rsidRDefault="00BC3515" w14:paraId="5BBB33AA" w14:textId="77777777">
      <w:pPr>
        <w:pBdr>
          <w:top w:val="none" w:color="auto" w:sz="0" w:space="0"/>
          <w:left w:val="none" w:color="auto" w:sz="0" w:space="0"/>
          <w:bottom w:val="none" w:color="auto" w:sz="0" w:space="0"/>
          <w:right w:val="none" w:color="auto" w:sz="0" w:space="0"/>
          <w:bar w:val="none" w:color="auto" w:sz="0"/>
        </w:pBdr>
        <w:rPr>
          <w:rStyle w:val="None"/>
          <w:rFonts w:ascii="Arial" w:hAnsi="Arial"/>
          <w:b/>
          <w:bCs/>
          <w:kern w:val="3"/>
          <w:sz w:val="28"/>
          <w:szCs w:val="28"/>
        </w:rPr>
      </w:pPr>
      <w:r>
        <w:rPr>
          <w:rStyle w:val="None"/>
          <w:rFonts w:ascii="Arial" w:hAnsi="Arial"/>
          <w:b/>
          <w:bCs/>
          <w:kern w:val="3"/>
          <w:sz w:val="28"/>
          <w:szCs w:val="28"/>
        </w:rPr>
        <w:t xml:space="preserve">II. </w:t>
      </w:r>
      <w:r w:rsidRPr="00912E93">
        <w:rPr>
          <w:rStyle w:val="None"/>
          <w:rFonts w:ascii="Arial" w:hAnsi="Arial"/>
          <w:b/>
          <w:bCs/>
          <w:kern w:val="3"/>
          <w:sz w:val="28"/>
          <w:szCs w:val="28"/>
        </w:rPr>
        <w:t>GSA 17 EAST</w:t>
      </w:r>
    </w:p>
    <w:p w:rsidRPr="007A204B" w:rsidR="00BC3515" w:rsidP="007A204B" w:rsidRDefault="00BC3515" w14:paraId="37B9EF81" w14:textId="77777777">
      <w:pPr>
        <w:pStyle w:val="Didascalia"/>
        <w:keepNext/>
        <w:pBdr>
          <w:top w:val="none" w:color="auto" w:sz="0" w:space="0"/>
          <w:left w:val="none" w:color="auto" w:sz="0" w:space="0"/>
          <w:bottom w:val="none" w:color="auto" w:sz="0" w:space="0"/>
          <w:right w:val="none" w:color="auto" w:sz="0" w:space="0"/>
          <w:bar w:val="none" w:color="auto" w:sz="0"/>
        </w:pBdr>
        <w:rPr>
          <w:rStyle w:val="None"/>
          <w:rFonts w:ascii="Calibri" w:hAnsi="Calibri"/>
        </w:rPr>
      </w:pPr>
      <w:r>
        <w:rPr>
          <w:rFonts w:ascii="Calibri" w:hAnsi="Calibri"/>
        </w:rPr>
        <w:t>Table 4.1.1.4</w:t>
      </w:r>
      <w:r w:rsidRPr="007A204B">
        <w:rPr>
          <w:rFonts w:ascii="Calibri" w:hAnsi="Calibri"/>
        </w:rPr>
        <w:t>: Acoustic cruise information.</w:t>
      </w:r>
    </w:p>
    <w:tbl>
      <w:tblPr>
        <w:tblW w:w="8575"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878"/>
        <w:gridCol w:w="1736"/>
        <w:gridCol w:w="1346"/>
        <w:gridCol w:w="1203"/>
        <w:gridCol w:w="2412"/>
      </w:tblGrid>
      <w:tr w:rsidR="00BC3515" w:rsidTr="00342B79" w14:paraId="0FDC712A" w14:textId="77777777">
        <w:trPr>
          <w:trHeight w:val="855"/>
        </w:trPr>
        <w:tc>
          <w:tcPr>
            <w:tcW w:w="1878"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7325ED2B"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Date</w:t>
            </w:r>
          </w:p>
        </w:tc>
        <w:tc>
          <w:tcPr>
            <w:tcW w:w="6697" w:type="dxa"/>
            <w:gridSpan w:val="4"/>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tcPr>
          <w:p w:rsidRPr="00F72176" w:rsidR="00BC3515" w:rsidP="004E0382" w:rsidRDefault="00BC3515" w14:paraId="11088B80" w14:textId="77777777">
            <w:pPr>
              <w:pBdr>
                <w:top w:val="none" w:color="auto" w:sz="0" w:space="0"/>
                <w:left w:val="none" w:color="auto" w:sz="0" w:space="0"/>
                <w:bottom w:val="none" w:color="auto" w:sz="0" w:space="0"/>
                <w:right w:val="none" w:color="auto" w:sz="0" w:space="0"/>
                <w:bar w:val="none" w:color="auto" w:sz="0"/>
              </w:pBdr>
              <w:rPr>
                <w:rFonts w:asciiTheme="minorHAnsi" w:hAnsiTheme="minorHAnsi" w:cstheme="minorHAnsi"/>
              </w:rPr>
            </w:pPr>
            <w:r w:rsidRPr="00F72176">
              <w:rPr>
                <w:rFonts w:asciiTheme="minorHAnsi" w:hAnsiTheme="minorHAnsi" w:cstheme="minorHAnsi"/>
              </w:rPr>
              <w:t>24 August – 22 September 2016</w:t>
            </w:r>
          </w:p>
        </w:tc>
      </w:tr>
      <w:tr w:rsidR="00BC3515" w:rsidTr="00342B79" w14:paraId="5DCDC83D" w14:textId="77777777">
        <w:trPr>
          <w:trHeight w:val="575"/>
        </w:trPr>
        <w:tc>
          <w:tcPr>
            <w:tcW w:w="1878"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16EE0C9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Cruise</w:t>
            </w:r>
          </w:p>
        </w:tc>
        <w:tc>
          <w:tcPr>
            <w:tcW w:w="3082" w:type="dxa"/>
            <w:gridSpan w:val="2"/>
            <w:tcBorders>
              <w:top w:val="single" w:color="000000" w:sz="6" w:space="0"/>
              <w:left w:val="single" w:color="000000" w:sz="6" w:space="0"/>
              <w:bottom w:val="single" w:color="000000" w:sz="6" w:space="0"/>
              <w:right w:val="single" w:color="000000" w:sz="6" w:space="0"/>
            </w:tcBorders>
            <w:shd w:val="clear" w:color="auto" w:fill="FFFFFF"/>
            <w:tcMar>
              <w:top w:w="80" w:type="dxa"/>
              <w:left w:w="80" w:type="dxa"/>
              <w:bottom w:w="80" w:type="dxa"/>
              <w:right w:w="80" w:type="dxa"/>
            </w:tcMar>
          </w:tcPr>
          <w:p w:rsidRPr="007A204B" w:rsidR="00BC3515" w:rsidP="00973F1B" w:rsidRDefault="00BC3515" w14:paraId="45649B8C"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MEDIAS GSA 17 EAST</w:t>
            </w:r>
          </w:p>
        </w:tc>
        <w:tc>
          <w:tcPr>
            <w:tcW w:w="1203" w:type="dxa"/>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3FB01C48"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R/V</w:t>
            </w:r>
          </w:p>
        </w:tc>
        <w:tc>
          <w:tcPr>
            <w:tcW w:w="2412" w:type="dxa"/>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6239C880"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BIOS DVA</w:t>
            </w:r>
          </w:p>
        </w:tc>
      </w:tr>
      <w:tr w:rsidR="00BC3515" w:rsidTr="00342B79" w14:paraId="64C295FB" w14:textId="77777777">
        <w:trPr>
          <w:trHeight w:val="510"/>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3A87C20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Target species</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052B2F4F"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Anchovy, Sardine</w:t>
            </w:r>
          </w:p>
        </w:tc>
      </w:tr>
      <w:tr w:rsidR="00BC3515" w:rsidTr="00342B79" w14:paraId="443E6203" w14:textId="77777777">
        <w:trPr>
          <w:trHeight w:val="57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1800A57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Sampling strategy</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6BD778B3"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rPr>
              <w:t>Partially random; parallel transects in open sea and transects adapted to geomorphology in inner sea</w:t>
            </w:r>
          </w:p>
        </w:tc>
      </w:tr>
      <w:tr w:rsidR="00BC3515" w:rsidTr="00342B79" w14:paraId="7F21E2CF"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2842F804"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Sampling season</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2C316CA6"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September</w:t>
            </w:r>
          </w:p>
        </w:tc>
      </w:tr>
      <w:tr w:rsidR="00BC3515" w:rsidTr="00342B79" w14:paraId="23BA1E03"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52071C7B"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Investigated depth range (m)</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75DC6921"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7 - 200</w:t>
            </w:r>
          </w:p>
        </w:tc>
      </w:tr>
      <w:tr w:rsidR="00BC3515" w:rsidTr="00342B79" w14:paraId="5CFE4DCA"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361E18DB"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Echo-sounder</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3BAC5324"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SIMRAD EK60 (38 kHz)</w:t>
            </w:r>
          </w:p>
        </w:tc>
      </w:tr>
      <w:tr w:rsidR="00BC3515" w:rsidTr="00342B79" w14:paraId="4578EFE6"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22FB23B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Fish sampler</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1794E098"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Pelagic trawl net</w:t>
            </w:r>
          </w:p>
        </w:tc>
      </w:tr>
      <w:tr w:rsidR="00BC3515" w:rsidTr="00342B79" w14:paraId="5A773A75" w14:textId="77777777">
        <w:trPr>
          <w:trHeight w:val="617"/>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4B982BBC"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Cod –end mesh size as opening (mm)</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27D2BBB1"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18 mm (with cod-end cover as used in sardine fry fishery - 4 mm)</w:t>
            </w:r>
          </w:p>
        </w:tc>
      </w:tr>
      <w:tr w:rsidR="00BC3515" w:rsidTr="00342B79" w14:paraId="2CBB6F57"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2B0A8D72"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ESDU (i.e. 1 nautical mile)</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4EE11A51"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rPr>
              <w:t>1 nm</w:t>
            </w:r>
          </w:p>
        </w:tc>
      </w:tr>
      <w:tr w:rsidR="00BC3515" w:rsidTr="00342B79" w14:paraId="0D1BD822"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2DAB353F"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TS (Target Strength)/species</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1C268728" w14:textId="77777777">
            <w:pPr>
              <w:pBdr>
                <w:top w:val="none" w:color="auto" w:sz="0" w:space="0"/>
                <w:left w:val="none" w:color="auto" w:sz="0" w:space="0"/>
                <w:bottom w:val="none" w:color="auto" w:sz="0" w:space="0"/>
                <w:right w:val="none" w:color="auto" w:sz="0" w:space="0"/>
                <w:bar w:val="none" w:color="auto" w:sz="0"/>
              </w:pBdr>
            </w:pPr>
            <w:r w:rsidRPr="00342B79">
              <w:rPr>
                <w:rFonts w:ascii="Calibri" w:hAnsi="Calibri" w:cs="Arial"/>
                <w:lang w:val="en-IE"/>
              </w:rPr>
              <w:t>Anchovy b20: -74.6</w:t>
            </w:r>
          </w:p>
        </w:tc>
      </w:tr>
      <w:tr w:rsidR="00BC3515" w:rsidTr="00342B79" w14:paraId="4DF0E60B" w14:textId="77777777">
        <w:trPr>
          <w:trHeight w:val="617"/>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003F589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Software used in the post-processing</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00BC3515" w:rsidP="00263046" w:rsidRDefault="00BC3515" w14:paraId="193629DE" w14:textId="54599329">
            <w:pPr>
              <w:pBdr>
                <w:top w:val="none" w:color="auto" w:sz="0" w:space="0"/>
                <w:left w:val="none" w:color="auto" w:sz="0" w:space="0"/>
                <w:bottom w:val="none" w:color="auto" w:sz="0" w:space="0"/>
                <w:right w:val="none" w:color="auto" w:sz="0" w:space="0"/>
                <w:bar w:val="none" w:color="auto" w:sz="0"/>
              </w:pBdr>
            </w:pPr>
            <w:proofErr w:type="spellStart"/>
            <w:r w:rsidRPr="00342B79">
              <w:rPr>
                <w:rFonts w:ascii="Calibri" w:hAnsi="Calibri" w:cs="Arial"/>
                <w:lang w:val="en-IE"/>
              </w:rPr>
              <w:t>Echoview</w:t>
            </w:r>
            <w:proofErr w:type="spellEnd"/>
            <w:r w:rsidRPr="00342B79">
              <w:rPr>
                <w:rFonts w:ascii="Calibri" w:hAnsi="Calibri" w:cs="Arial"/>
                <w:lang w:val="en-IE"/>
              </w:rPr>
              <w:t xml:space="preserve"> </w:t>
            </w:r>
          </w:p>
        </w:tc>
      </w:tr>
      <w:tr w:rsidR="00BC3515" w:rsidTr="00342B79" w14:paraId="6BBA5DDB" w14:textId="77777777">
        <w:trPr>
          <w:trHeight w:val="85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2DB60547"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Samples (gear used)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Pr="00342B79" w:rsidR="00BC3515" w:rsidP="00263046" w:rsidRDefault="00BC3515" w14:paraId="3AF53335" w14:textId="77777777">
            <w:pPr>
              <w:pBdr>
                <w:top w:val="none" w:color="auto" w:sz="0" w:space="0"/>
                <w:left w:val="none" w:color="auto" w:sz="0" w:space="0"/>
                <w:bottom w:val="none" w:color="auto" w:sz="0" w:space="0"/>
                <w:right w:val="none" w:color="auto" w:sz="0" w:space="0"/>
                <w:bar w:val="none" w:color="auto" w:sz="0"/>
              </w:pBdr>
              <w:rPr>
                <w:rFonts w:ascii="Calibri" w:hAnsi="Calibri"/>
              </w:rPr>
            </w:pPr>
            <w:r w:rsidRPr="00342B79">
              <w:rPr>
                <w:rFonts w:ascii="Calibri" w:hAnsi="Calibri"/>
              </w:rPr>
              <w:t>Samples of anchovy, sardine and other pelagic species (secondary in occurrence) caught by means of pelagic trawl</w:t>
            </w:r>
          </w:p>
        </w:tc>
      </w:tr>
      <w:tr w:rsidR="00BC3515" w:rsidTr="00342B79" w14:paraId="508BA5C6" w14:textId="77777777">
        <w:trPr>
          <w:trHeight w:val="113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67AF8016"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lastRenderedPageBreak/>
              <w:t>Biological data obtained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Pr="00342B79" w:rsidR="00BC3515" w:rsidP="00263046" w:rsidRDefault="00BC3515" w14:paraId="52D1AAA0" w14:textId="77777777">
            <w:pPr>
              <w:pBdr>
                <w:top w:val="none" w:color="auto" w:sz="0" w:space="0"/>
                <w:left w:val="none" w:color="auto" w:sz="0" w:space="0"/>
                <w:bottom w:val="none" w:color="auto" w:sz="0" w:space="0"/>
                <w:right w:val="none" w:color="auto" w:sz="0" w:space="0"/>
                <w:bar w:val="none" w:color="auto" w:sz="0"/>
              </w:pBdr>
              <w:rPr>
                <w:rFonts w:ascii="Calibri" w:hAnsi="Calibri"/>
              </w:rPr>
            </w:pPr>
            <w:r w:rsidRPr="00342B79">
              <w:rPr>
                <w:rFonts w:ascii="Calibri" w:hAnsi="Calibri"/>
              </w:rPr>
              <w:t>Anchovy and sardine numerical abundance and biomass by nautical mile and by total area; anchovy and sardine spatial distribution in numbers and biomass</w:t>
            </w:r>
          </w:p>
        </w:tc>
      </w:tr>
      <w:tr w:rsidR="00BC3515" w:rsidTr="00342B79" w14:paraId="5C8B3C35"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18637B1E"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Age slicing method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Pr="00342B79" w:rsidR="00BC3515" w:rsidP="00263046" w:rsidRDefault="00BC3515" w14:paraId="3B76EDBD" w14:textId="77777777">
            <w:pPr>
              <w:pBdr>
                <w:top w:val="none" w:color="auto" w:sz="0" w:space="0"/>
                <w:left w:val="none" w:color="auto" w:sz="0" w:space="0"/>
                <w:bottom w:val="none" w:color="auto" w:sz="0" w:space="0"/>
                <w:right w:val="none" w:color="auto" w:sz="0" w:space="0"/>
                <w:bar w:val="none" w:color="auto" w:sz="0"/>
              </w:pBdr>
              <w:rPr>
                <w:rFonts w:ascii="Calibri" w:hAnsi="Calibri"/>
              </w:rPr>
            </w:pPr>
            <w:r w:rsidRPr="00342B79">
              <w:rPr>
                <w:rFonts w:ascii="Calibri" w:hAnsi="Calibri"/>
              </w:rPr>
              <w:t>Age-length key by otolith reading</w:t>
            </w:r>
          </w:p>
        </w:tc>
      </w:tr>
      <w:tr w:rsidR="00BC3515" w:rsidTr="00342B79" w14:paraId="22BABDF6" w14:textId="77777777">
        <w:trPr>
          <w:trHeight w:val="295"/>
        </w:trPr>
        <w:tc>
          <w:tcPr>
            <w:tcW w:w="3614" w:type="dxa"/>
            <w:gridSpan w:val="2"/>
            <w:tcBorders>
              <w:top w:val="single" w:color="000000" w:sz="6" w:space="0"/>
              <w:left w:val="single" w:color="000000" w:sz="6" w:space="0"/>
              <w:bottom w:val="single" w:color="000000" w:sz="6" w:space="0"/>
              <w:right w:val="single" w:color="000000" w:sz="6" w:space="0"/>
            </w:tcBorders>
            <w:shd w:val="clear" w:color="auto" w:fill="8DB3E2"/>
            <w:tcMar>
              <w:top w:w="80" w:type="dxa"/>
              <w:left w:w="80" w:type="dxa"/>
              <w:bottom w:w="80" w:type="dxa"/>
              <w:right w:w="80" w:type="dxa"/>
            </w:tcMar>
          </w:tcPr>
          <w:p w:rsidR="00BC3515" w:rsidP="00263046" w:rsidRDefault="00BC3515" w14:paraId="6491A135"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sz w:val="24"/>
                <w:szCs w:val="24"/>
              </w:rPr>
              <w:t>Maturity ogive used</w:t>
            </w:r>
          </w:p>
        </w:tc>
        <w:tc>
          <w:tcPr>
            <w:tcW w:w="4961" w:type="dxa"/>
            <w:gridSpan w:val="3"/>
            <w:tcBorders>
              <w:top w:val="single" w:color="000000" w:sz="6" w:space="0"/>
              <w:left w:val="single" w:color="000000" w:sz="6" w:space="0"/>
              <w:bottom w:val="single" w:color="000000" w:sz="6" w:space="0"/>
              <w:right w:val="single" w:color="000000" w:sz="6" w:space="0"/>
            </w:tcBorders>
            <w:tcMar>
              <w:top w:w="80" w:type="dxa"/>
              <w:left w:w="80" w:type="dxa"/>
              <w:bottom w:w="80" w:type="dxa"/>
              <w:right w:w="80" w:type="dxa"/>
            </w:tcMar>
          </w:tcPr>
          <w:p w:rsidRPr="00342B79" w:rsidR="00BC3515" w:rsidP="00263046" w:rsidRDefault="00BC3515" w14:paraId="41E253EF" w14:textId="77777777">
            <w:pPr>
              <w:pBdr>
                <w:top w:val="none" w:color="auto" w:sz="0" w:space="0"/>
                <w:left w:val="none" w:color="auto" w:sz="0" w:space="0"/>
                <w:bottom w:val="none" w:color="auto" w:sz="0" w:space="0"/>
                <w:right w:val="none" w:color="auto" w:sz="0" w:space="0"/>
                <w:bar w:val="none" w:color="auto" w:sz="0"/>
              </w:pBdr>
              <w:rPr>
                <w:rFonts w:ascii="Calibri" w:hAnsi="Calibri"/>
              </w:rPr>
            </w:pPr>
            <w:r w:rsidRPr="00342B79">
              <w:rPr>
                <w:rFonts w:ascii="Calibri" w:hAnsi="Calibri"/>
              </w:rPr>
              <w:t>Macroscopic gonad identification</w:t>
            </w:r>
          </w:p>
        </w:tc>
      </w:tr>
    </w:tbl>
    <w:p w:rsidRPr="00912E93" w:rsidR="00BC3515" w:rsidP="00912E93" w:rsidRDefault="00BC3515" w14:paraId="71163A71" w14:textId="77777777">
      <w:pPr>
        <w:pBdr>
          <w:top w:val="none" w:color="auto" w:sz="0" w:space="0"/>
          <w:left w:val="none" w:color="auto" w:sz="0" w:space="0"/>
          <w:bottom w:val="none" w:color="auto" w:sz="0" w:space="0"/>
          <w:right w:val="none" w:color="auto" w:sz="0" w:space="0"/>
          <w:bar w:val="none" w:color="auto" w:sz="0"/>
        </w:pBdr>
        <w:rPr>
          <w:rStyle w:val="None"/>
          <w:rFonts w:ascii="Arial" w:hAnsi="Arial"/>
          <w:i/>
          <w:iCs/>
          <w:kern w:val="3"/>
        </w:rPr>
      </w:pPr>
    </w:p>
    <w:p w:rsidR="00BC3515" w:rsidP="001E74DE" w:rsidRDefault="00BC3515" w14:paraId="7CCCE41A" w14:textId="77777777">
      <w:pPr>
        <w:pStyle w:val="Titolo3"/>
        <w:numPr>
          <w:ilvl w:val="2"/>
          <w:numId w:val="14"/>
        </w:numPr>
        <w:pBdr>
          <w:top w:val="none" w:color="auto" w:sz="0" w:space="0"/>
          <w:left w:val="none" w:color="auto" w:sz="0" w:space="0"/>
          <w:bottom w:val="none" w:color="auto" w:sz="0" w:space="0"/>
          <w:right w:val="none" w:color="auto" w:sz="0" w:space="0"/>
          <w:bar w:val="none" w:color="auto" w:sz="0"/>
        </w:pBdr>
        <w:rPr>
          <w:rStyle w:val="None"/>
          <w:rFonts w:ascii="Calibri" w:hAnsi="Calibri"/>
        </w:rPr>
      </w:pPr>
      <w:bookmarkStart w:name="_Toc14" w:id="16"/>
      <w:r>
        <w:rPr>
          <w:rStyle w:val="None"/>
          <w:rFonts w:ascii="Calibri" w:hAnsi="Calibri"/>
        </w:rPr>
        <w:t>Biological parameters and LFD</w:t>
      </w:r>
      <w:bookmarkEnd w:id="16"/>
    </w:p>
    <w:p w:rsidR="00BC3515" w:rsidP="003C11F0" w:rsidRDefault="00BC3515" w14:paraId="5B57BEBE"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ascii="Times New Roman" w:hAnsi="Times New Roman"/>
          <w:kern w:val="0"/>
        </w:rPr>
      </w:pPr>
      <w:r>
        <w:rPr>
          <w:rStyle w:val="None"/>
          <w:rFonts w:ascii="Calibri" w:hAnsi="Calibri"/>
        </w:rPr>
        <w:t xml:space="preserve">The table below (Table 4.1.5.1) shows the number at age for the acoustic survey for the eastern GSA17 area from 2013-2016. </w:t>
      </w:r>
      <w:r>
        <w:rPr>
          <w:rFonts w:ascii="Verdana" w:hAnsi="Verdana"/>
          <w:sz w:val="22"/>
          <w:szCs w:val="22"/>
        </w:rPr>
        <w:t xml:space="preserve">Age reading is performed </w:t>
      </w:r>
      <w:r w:rsidRPr="005A39E7">
        <w:rPr>
          <w:rFonts w:ascii="Verdana" w:hAnsi="Verdana"/>
          <w:sz w:val="22"/>
          <w:szCs w:val="22"/>
        </w:rPr>
        <w:t>based on ICES WKARA2 age-reading protocol</w:t>
      </w:r>
      <w:r>
        <w:rPr>
          <w:rFonts w:ascii="Verdana" w:hAnsi="Verdana"/>
          <w:sz w:val="22"/>
          <w:szCs w:val="22"/>
        </w:rPr>
        <w:t>, and ALK is determined for every year separately.</w:t>
      </w:r>
      <w:r w:rsidRPr="00EE1F9A">
        <w:rPr>
          <w:rStyle w:val="PidipaginaCarattere"/>
          <w:highlight w:val="yellow"/>
        </w:rPr>
        <w:t xml:space="preserve"> </w:t>
      </w:r>
    </w:p>
    <w:p w:rsidR="00BC3515" w:rsidP="007A204B" w:rsidRDefault="00BC3515" w14:paraId="503D5E42" w14:textId="77777777">
      <w:pPr>
        <w:pStyle w:val="Didascalia"/>
        <w:keepNext/>
        <w:pBdr>
          <w:top w:val="none" w:color="auto" w:sz="0" w:space="0"/>
          <w:left w:val="none" w:color="auto" w:sz="0" w:space="0"/>
          <w:bottom w:val="none" w:color="auto" w:sz="0" w:space="0"/>
          <w:right w:val="none" w:color="auto" w:sz="0" w:space="0"/>
          <w:bar w:val="none" w:color="auto" w:sz="0"/>
        </w:pBdr>
      </w:pPr>
    </w:p>
    <w:p w:rsidRPr="007A204B" w:rsidR="00BC3515" w:rsidP="007A204B" w:rsidRDefault="00BC3515" w14:paraId="5D55DEA5" w14:textId="77777777">
      <w:pPr>
        <w:pStyle w:val="Didascalia"/>
        <w:keepNext/>
        <w:pBdr>
          <w:top w:val="none" w:color="auto" w:sz="0" w:space="0"/>
          <w:left w:val="none" w:color="auto" w:sz="0" w:space="0"/>
          <w:bottom w:val="none" w:color="auto" w:sz="0" w:space="0"/>
          <w:right w:val="none" w:color="auto" w:sz="0" w:space="0"/>
          <w:bar w:val="none" w:color="auto" w:sz="0"/>
        </w:pBdr>
        <w:rPr>
          <w:rFonts w:ascii="Calibri" w:hAnsi="Calibri"/>
          <w:i w:val="0"/>
        </w:rPr>
      </w:pPr>
      <w:r w:rsidRPr="007A204B">
        <w:rPr>
          <w:rFonts w:ascii="Calibri" w:hAnsi="Calibri"/>
          <w:i w:val="0"/>
        </w:rPr>
        <w:t xml:space="preserve">Table 4.1.5.1: Abundance at age from acoustic survey for the years </w:t>
      </w:r>
      <w:r>
        <w:rPr>
          <w:rFonts w:ascii="Calibri" w:hAnsi="Calibri"/>
          <w:i w:val="0"/>
        </w:rPr>
        <w:t xml:space="preserve">2013-2016. </w:t>
      </w:r>
    </w:p>
    <w:tbl>
      <w:tblPr>
        <w:tblW w:w="0" w:type="auto"/>
        <w:tblInd w:w="222"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left w:w="0" w:type="dxa"/>
          <w:right w:w="0" w:type="dxa"/>
        </w:tblCellMar>
        <w:tblLook w:val="00A0" w:firstRow="1" w:lastRow="0" w:firstColumn="1" w:lastColumn="0" w:noHBand="0" w:noVBand="0"/>
      </w:tblPr>
      <w:tblGrid>
        <w:gridCol w:w="566"/>
        <w:gridCol w:w="1072"/>
        <w:gridCol w:w="1089"/>
        <w:gridCol w:w="820"/>
      </w:tblGrid>
      <w:tr w:rsidR="00BC3515" w:rsidTr="00342B79" w14:paraId="3EAB5119" w14:textId="77777777">
        <w:trPr>
          <w:trHeight w:val="275"/>
        </w:trPr>
        <w:tc>
          <w:tcPr>
            <w:tcW w:w="0" w:type="auto"/>
            <w:tcBorders>
              <w:top w:val="single" w:color="000000" w:sz="4" w:space="0"/>
              <w:left w:val="single" w:color="000000" w:sz="4" w:space="0"/>
              <w:bottom w:val="single" w:color="000000" w:sz="6" w:space="0"/>
              <w:right w:val="single" w:color="000000" w:sz="4" w:space="0"/>
            </w:tcBorders>
            <w:shd w:val="clear" w:color="auto" w:fill="8DB4E3"/>
            <w:tcMar>
              <w:top w:w="80" w:type="dxa"/>
              <w:left w:w="80" w:type="dxa"/>
              <w:bottom w:w="80" w:type="dxa"/>
              <w:right w:w="80" w:type="dxa"/>
            </w:tcMar>
            <w:vAlign w:val="center"/>
          </w:tcPr>
          <w:p w:rsidR="00BC3515" w:rsidP="0065083F" w:rsidRDefault="00BC3515" w14:paraId="424B4385"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Year</w:t>
            </w:r>
          </w:p>
        </w:tc>
        <w:tc>
          <w:tcPr>
            <w:tcW w:w="0" w:type="auto"/>
            <w:tcBorders>
              <w:top w:val="single" w:color="000000" w:sz="6" w:space="0"/>
              <w:left w:val="single" w:color="000000" w:sz="4"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5C6A2E84"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0</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708758B0"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1</w:t>
            </w:r>
          </w:p>
        </w:tc>
        <w:tc>
          <w:tcPr>
            <w:tcW w:w="0" w:type="auto"/>
            <w:tcBorders>
              <w:top w:val="single" w:color="000000" w:sz="6" w:space="0"/>
              <w:left w:val="single" w:color="000000" w:sz="6" w:space="0"/>
              <w:bottom w:val="single" w:color="000000" w:sz="4" w:space="0"/>
              <w:right w:val="single" w:color="000000" w:sz="6" w:space="0"/>
            </w:tcBorders>
            <w:shd w:val="clear" w:color="auto" w:fill="8DB4E3"/>
            <w:tcMar>
              <w:top w:w="80" w:type="dxa"/>
              <w:left w:w="80" w:type="dxa"/>
              <w:bottom w:w="80" w:type="dxa"/>
              <w:right w:w="80" w:type="dxa"/>
            </w:tcMar>
            <w:vAlign w:val="center"/>
          </w:tcPr>
          <w:p w:rsidR="00BC3515" w:rsidP="00342B79" w:rsidRDefault="00BC3515" w14:paraId="136256DE" w14:textId="77777777">
            <w:pPr>
              <w:pStyle w:val="BodyA"/>
              <w:pBdr>
                <w:top w:val="none" w:color="auto" w:sz="0" w:space="0"/>
                <w:left w:val="none" w:color="auto" w:sz="0" w:space="0"/>
                <w:bottom w:val="none" w:color="auto" w:sz="0" w:space="0"/>
                <w:right w:val="none" w:color="auto" w:sz="0" w:space="0"/>
                <w:bar w:val="none" w:color="auto" w:sz="0"/>
              </w:pBdr>
              <w:jc w:val="center"/>
            </w:pPr>
            <w:r w:rsidRPr="00342B79">
              <w:rPr>
                <w:rStyle w:val="None"/>
                <w:b/>
                <w:bCs/>
                <w:sz w:val="20"/>
                <w:szCs w:val="20"/>
              </w:rPr>
              <w:t>Age 2</w:t>
            </w:r>
          </w:p>
        </w:tc>
      </w:tr>
      <w:tr w:rsidR="00BC3515" w:rsidTr="00342B79" w14:paraId="572AA6F2"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65083F" w:rsidRDefault="00BC3515" w14:paraId="4D530CBD"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2013</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vAlign w:val="bottom"/>
          </w:tcPr>
          <w:p w:rsidRPr="00342B79" w:rsidR="00BC3515" w:rsidP="00342B79" w:rsidRDefault="00BC3515" w14:paraId="061C94A4"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2477404</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vAlign w:val="bottom"/>
          </w:tcPr>
          <w:p w:rsidRPr="00342B79" w:rsidR="00BC3515" w:rsidP="00342B79" w:rsidRDefault="00BC3515" w14:paraId="117F1339"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2384276</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vAlign w:val="bottom"/>
          </w:tcPr>
          <w:p w:rsidRPr="00342B79" w:rsidR="00BC3515" w:rsidP="00342B79" w:rsidRDefault="00BC3515" w14:paraId="53113BA9"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1846</w:t>
            </w:r>
          </w:p>
        </w:tc>
      </w:tr>
      <w:tr w:rsidR="00BC3515" w:rsidTr="00342B79" w14:paraId="3872082C"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00BC3515" w:rsidP="0065083F" w:rsidRDefault="00BC3515" w14:paraId="1A5388FA" w14:textId="77777777">
            <w:pPr>
              <w:pBdr>
                <w:top w:val="none" w:color="auto" w:sz="0" w:space="0"/>
                <w:left w:val="none" w:color="auto" w:sz="0" w:space="0"/>
                <w:bottom w:val="none" w:color="auto" w:sz="0" w:space="0"/>
                <w:right w:val="none" w:color="auto" w:sz="0" w:space="0"/>
                <w:bar w:val="none" w:color="auto" w:sz="0"/>
              </w:pBdr>
            </w:pPr>
            <w:r w:rsidRPr="00342B79">
              <w:rPr>
                <w:rStyle w:val="None"/>
                <w:rFonts w:ascii="Calibri" w:hAnsi="Calibri"/>
                <w:b/>
                <w:bCs/>
                <w:sz w:val="20"/>
                <w:szCs w:val="20"/>
              </w:rPr>
              <w:t>2014</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vAlign w:val="bottom"/>
          </w:tcPr>
          <w:p w:rsidRPr="00342B79" w:rsidR="00BC3515" w:rsidP="00342B79" w:rsidRDefault="00BC3515" w14:paraId="11BAAA5A"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8202814</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vAlign w:val="bottom"/>
          </w:tcPr>
          <w:p w:rsidRPr="00342B79" w:rsidR="00BC3515" w:rsidP="00342B79" w:rsidRDefault="00BC3515" w14:paraId="4125F5C5"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1417362</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vAlign w:val="bottom"/>
          </w:tcPr>
          <w:p w:rsidRPr="00342B79" w:rsidR="00BC3515" w:rsidP="00342B79" w:rsidRDefault="00BC3515" w14:paraId="68524D72"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1531</w:t>
            </w:r>
          </w:p>
        </w:tc>
      </w:tr>
      <w:tr w:rsidR="00BC3515" w:rsidTr="00342B79" w14:paraId="1CB90B54"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Pr="00342B79" w:rsidR="00BC3515" w:rsidP="0065083F" w:rsidRDefault="00BC3515" w14:paraId="09B06032" w14:textId="77777777">
            <w:pPr>
              <w:pBdr>
                <w:top w:val="none" w:color="auto" w:sz="0" w:space="0"/>
                <w:left w:val="none" w:color="auto" w:sz="0" w:space="0"/>
                <w:bottom w:val="none" w:color="auto" w:sz="0" w:space="0"/>
                <w:right w:val="none" w:color="auto" w:sz="0" w:space="0"/>
                <w:bar w:val="none" w:color="auto" w:sz="0"/>
              </w:pBdr>
              <w:rPr>
                <w:rStyle w:val="None"/>
                <w:rFonts w:ascii="Calibri" w:hAnsi="Calibri"/>
                <w:b/>
                <w:bCs/>
                <w:sz w:val="20"/>
                <w:szCs w:val="20"/>
              </w:rPr>
            </w:pPr>
            <w:r w:rsidRPr="00342B79">
              <w:rPr>
                <w:rStyle w:val="None"/>
                <w:rFonts w:ascii="Calibri" w:hAnsi="Calibri"/>
                <w:b/>
                <w:bCs/>
                <w:sz w:val="20"/>
                <w:szCs w:val="20"/>
              </w:rPr>
              <w:t>2015</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vAlign w:val="bottom"/>
          </w:tcPr>
          <w:p w:rsidRPr="00342B79" w:rsidR="00BC3515" w:rsidP="00342B79" w:rsidRDefault="00BC3515" w14:paraId="4E671A55" w14:textId="77777777">
            <w:pPr>
              <w:pBdr>
                <w:top w:val="none" w:color="auto" w:sz="0" w:space="0"/>
                <w:left w:val="none" w:color="auto" w:sz="0" w:space="0"/>
                <w:bottom w:val="none" w:color="auto" w:sz="0" w:space="0"/>
                <w:right w:val="none" w:color="auto" w:sz="0" w:space="0"/>
                <w:bar w:val="none" w:color="auto" w:sz="0"/>
              </w:pBdr>
              <w:jc w:val="center"/>
              <w:rPr>
                <w:rStyle w:val="None"/>
                <w:rFonts w:ascii="Calibri" w:hAnsi="Calibri" w:cs="Times New Roman"/>
              </w:rPr>
            </w:pPr>
            <w:r w:rsidRPr="00342B79">
              <w:rPr>
                <w:rFonts w:ascii="Calibri" w:hAnsi="Calibri"/>
                <w:sz w:val="22"/>
                <w:szCs w:val="22"/>
              </w:rPr>
              <w:t>3024067</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vAlign w:val="bottom"/>
          </w:tcPr>
          <w:p w:rsidRPr="00342B79" w:rsidR="00BC3515" w:rsidP="00342B79" w:rsidRDefault="00BC3515" w14:paraId="646A033F" w14:textId="77777777">
            <w:pPr>
              <w:pBdr>
                <w:top w:val="none" w:color="auto" w:sz="0" w:space="0"/>
                <w:left w:val="none" w:color="auto" w:sz="0" w:space="0"/>
                <w:bottom w:val="none" w:color="auto" w:sz="0" w:space="0"/>
                <w:right w:val="none" w:color="auto" w:sz="0" w:space="0"/>
                <w:bar w:val="none" w:color="auto" w:sz="0"/>
              </w:pBdr>
              <w:jc w:val="center"/>
              <w:rPr>
                <w:rStyle w:val="None"/>
                <w:rFonts w:ascii="Calibri" w:hAnsi="Calibri" w:cs="Times New Roman"/>
              </w:rPr>
            </w:pPr>
            <w:r w:rsidRPr="00342B79">
              <w:rPr>
                <w:rFonts w:ascii="Calibri" w:hAnsi="Calibri"/>
                <w:sz w:val="22"/>
                <w:szCs w:val="22"/>
              </w:rPr>
              <w:t>1585048</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vAlign w:val="bottom"/>
          </w:tcPr>
          <w:p w:rsidRPr="00342B79" w:rsidR="00BC3515" w:rsidP="00342B79" w:rsidRDefault="00BC3515" w14:paraId="520B75F5" w14:textId="77777777">
            <w:pPr>
              <w:pBdr>
                <w:top w:val="none" w:color="auto" w:sz="0" w:space="0"/>
                <w:left w:val="none" w:color="auto" w:sz="0" w:space="0"/>
                <w:bottom w:val="none" w:color="auto" w:sz="0" w:space="0"/>
                <w:right w:val="none" w:color="auto" w:sz="0" w:space="0"/>
                <w:bar w:val="none" w:color="auto" w:sz="0"/>
              </w:pBdr>
              <w:jc w:val="center"/>
              <w:rPr>
                <w:rStyle w:val="None"/>
                <w:rFonts w:ascii="Calibri" w:hAnsi="Calibri" w:cs="Times New Roman"/>
              </w:rPr>
            </w:pPr>
            <w:r w:rsidRPr="00342B79">
              <w:rPr>
                <w:rFonts w:ascii="Calibri" w:hAnsi="Calibri"/>
                <w:sz w:val="22"/>
                <w:szCs w:val="22"/>
              </w:rPr>
              <w:t>1875</w:t>
            </w:r>
          </w:p>
        </w:tc>
      </w:tr>
      <w:tr w:rsidR="00BC3515" w:rsidTr="00342B79" w14:paraId="3F4DD569" w14:textId="77777777">
        <w:trPr>
          <w:trHeight w:val="275"/>
        </w:trPr>
        <w:tc>
          <w:tcPr>
            <w:tcW w:w="0" w:type="auto"/>
            <w:tcBorders>
              <w:top w:val="single" w:color="000000" w:sz="6" w:space="0"/>
              <w:left w:val="single" w:color="000000" w:sz="6" w:space="0"/>
              <w:bottom w:val="single" w:color="000000" w:sz="6" w:space="0"/>
              <w:right w:val="single" w:color="000000" w:sz="4" w:space="0"/>
            </w:tcBorders>
            <w:shd w:val="clear" w:color="auto" w:fill="8DB4E3"/>
            <w:tcMar>
              <w:top w:w="80" w:type="dxa"/>
              <w:left w:w="80" w:type="dxa"/>
              <w:bottom w:w="80" w:type="dxa"/>
              <w:right w:w="80" w:type="dxa"/>
            </w:tcMar>
          </w:tcPr>
          <w:p w:rsidRPr="00342B79" w:rsidR="00BC3515" w:rsidP="0065083F" w:rsidRDefault="00BC3515" w14:paraId="01F44865" w14:textId="77777777">
            <w:pPr>
              <w:pBdr>
                <w:top w:val="none" w:color="auto" w:sz="0" w:space="0"/>
                <w:left w:val="none" w:color="auto" w:sz="0" w:space="0"/>
                <w:bottom w:val="none" w:color="auto" w:sz="0" w:space="0"/>
                <w:right w:val="none" w:color="auto" w:sz="0" w:space="0"/>
                <w:bar w:val="none" w:color="auto" w:sz="0"/>
              </w:pBdr>
              <w:rPr>
                <w:rStyle w:val="None"/>
                <w:rFonts w:ascii="Calibri" w:hAnsi="Calibri"/>
                <w:b/>
                <w:bCs/>
                <w:sz w:val="20"/>
                <w:szCs w:val="20"/>
              </w:rPr>
            </w:pPr>
            <w:r w:rsidRPr="00342B79">
              <w:rPr>
                <w:rStyle w:val="None"/>
                <w:rFonts w:ascii="Calibri" w:hAnsi="Calibri"/>
                <w:b/>
                <w:bCs/>
                <w:sz w:val="20"/>
                <w:szCs w:val="20"/>
              </w:rPr>
              <w:t>2016</w:t>
            </w:r>
          </w:p>
        </w:tc>
        <w:tc>
          <w:tcPr>
            <w:tcW w:w="0" w:type="auto"/>
            <w:tcBorders>
              <w:top w:val="single" w:color="000000" w:sz="4" w:space="0"/>
              <w:left w:val="single" w:color="000000" w:sz="4" w:space="0"/>
              <w:bottom w:val="single" w:color="000000" w:sz="4" w:space="0"/>
              <w:right w:val="single" w:color="000000" w:sz="4" w:space="0"/>
            </w:tcBorders>
            <w:tcMar>
              <w:top w:w="80" w:type="dxa"/>
              <w:left w:w="211" w:type="dxa"/>
              <w:bottom w:w="80" w:type="dxa"/>
              <w:right w:w="80" w:type="dxa"/>
            </w:tcMar>
            <w:vAlign w:val="bottom"/>
          </w:tcPr>
          <w:p w:rsidRPr="00342B79" w:rsidR="00BC3515" w:rsidP="00342B79" w:rsidRDefault="00BC3515" w14:paraId="138A0AFC"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3410073</w:t>
            </w:r>
          </w:p>
        </w:tc>
        <w:tc>
          <w:tcPr>
            <w:tcW w:w="0" w:type="auto"/>
            <w:tcBorders>
              <w:top w:val="single" w:color="000000" w:sz="4" w:space="0"/>
              <w:left w:val="single" w:color="000000" w:sz="4" w:space="0"/>
              <w:bottom w:val="single" w:color="000000" w:sz="4" w:space="0"/>
              <w:right w:val="single" w:color="000000" w:sz="4" w:space="0"/>
            </w:tcBorders>
            <w:tcMar>
              <w:top w:w="80" w:type="dxa"/>
              <w:left w:w="228" w:type="dxa"/>
              <w:bottom w:w="80" w:type="dxa"/>
              <w:right w:w="80" w:type="dxa"/>
            </w:tcMar>
            <w:vAlign w:val="bottom"/>
          </w:tcPr>
          <w:p w:rsidRPr="00342B79" w:rsidR="00BC3515" w:rsidP="00342B79" w:rsidRDefault="00BC3515" w14:paraId="31D4132F"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1220159</w:t>
            </w:r>
          </w:p>
        </w:tc>
        <w:tc>
          <w:tcPr>
            <w:tcW w:w="0" w:type="auto"/>
            <w:tcBorders>
              <w:top w:val="single" w:color="000000" w:sz="4" w:space="0"/>
              <w:left w:val="single" w:color="000000" w:sz="4" w:space="0"/>
              <w:bottom w:val="single" w:color="000000" w:sz="4" w:space="0"/>
              <w:right w:val="single" w:color="000000" w:sz="4" w:space="0"/>
            </w:tcBorders>
            <w:tcMar>
              <w:top w:w="80" w:type="dxa"/>
              <w:left w:w="182" w:type="dxa"/>
              <w:bottom w:w="80" w:type="dxa"/>
              <w:right w:w="80" w:type="dxa"/>
            </w:tcMar>
            <w:vAlign w:val="bottom"/>
          </w:tcPr>
          <w:p w:rsidRPr="00342B79" w:rsidR="00BC3515" w:rsidP="00342B79" w:rsidRDefault="00BC3515" w14:paraId="2FF0ADF1"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rPr>
            </w:pPr>
            <w:r w:rsidRPr="00342B79">
              <w:rPr>
                <w:rFonts w:ascii="Calibri" w:hAnsi="Calibri"/>
                <w:sz w:val="22"/>
                <w:szCs w:val="22"/>
              </w:rPr>
              <w:t>15772</w:t>
            </w:r>
          </w:p>
        </w:tc>
      </w:tr>
    </w:tbl>
    <w:p w:rsidR="00BC3515" w:rsidP="00A5512D" w:rsidRDefault="00BC3515" w14:paraId="2800F556" w14:textId="77777777">
      <w:pPr>
        <w:pStyle w:val="Didascalia"/>
        <w:keepNext/>
        <w:pBdr>
          <w:top w:val="none" w:color="auto" w:sz="0" w:space="0"/>
          <w:left w:val="none" w:color="auto" w:sz="0" w:space="0"/>
          <w:bottom w:val="none" w:color="auto" w:sz="0" w:space="0"/>
          <w:right w:val="none" w:color="auto" w:sz="0" w:space="0"/>
          <w:bar w:val="none" w:color="auto" w:sz="0"/>
        </w:pBdr>
      </w:pPr>
    </w:p>
    <w:p w:rsidR="00BC3515" w:rsidP="00ED7AF4" w:rsidRDefault="00BC3515" w14:paraId="47D0B610" w14:textId="77777777">
      <w:pPr>
        <w:pBdr>
          <w:top w:val="none" w:color="auto" w:sz="0" w:space="0"/>
          <w:left w:val="none" w:color="auto" w:sz="0" w:space="0"/>
          <w:bottom w:val="none" w:color="auto" w:sz="0" w:space="0"/>
          <w:right w:val="none" w:color="auto" w:sz="0" w:space="0"/>
          <w:bar w:val="none" w:color="auto" w:sz="0"/>
        </w:pBdr>
        <w:rPr>
          <w:rFonts w:ascii="Calibri" w:hAnsi="Calibri" w:cs="Calibri"/>
          <w:b/>
          <w:bCs/>
          <w:iCs/>
          <w:kern w:val="3"/>
          <w:sz w:val="28"/>
          <w:szCs w:val="28"/>
          <w:lang w:val="en-GB"/>
        </w:rPr>
      </w:pPr>
      <w:r w:rsidRPr="00CF3979">
        <w:rPr>
          <w:rFonts w:ascii="Calibri" w:hAnsi="Calibri" w:cs="Calibri"/>
          <w:b/>
          <w:bCs/>
          <w:iCs/>
          <w:kern w:val="3"/>
          <w:sz w:val="28"/>
          <w:szCs w:val="28"/>
          <w:lang w:val="en-GB"/>
        </w:rPr>
        <w:t>Spatial distribution of the resources</w:t>
      </w:r>
    </w:p>
    <w:p w:rsidR="00BC3515" w:rsidP="00ED7AF4" w:rsidRDefault="00BC3515" w14:paraId="2CE56B24" w14:textId="77777777">
      <w:pPr>
        <w:pBdr>
          <w:top w:val="none" w:color="auto" w:sz="0" w:space="0"/>
          <w:left w:val="none" w:color="auto" w:sz="0" w:space="0"/>
          <w:bottom w:val="none" w:color="auto" w:sz="0" w:space="0"/>
          <w:right w:val="none" w:color="auto" w:sz="0" w:space="0"/>
          <w:bar w:val="none" w:color="auto" w:sz="0"/>
        </w:pBdr>
        <w:rPr>
          <w:rFonts w:ascii="Calibri" w:hAnsi="Calibri" w:cs="Calibri"/>
          <w:b/>
          <w:bCs/>
          <w:iCs/>
          <w:kern w:val="3"/>
          <w:sz w:val="28"/>
          <w:szCs w:val="28"/>
          <w:lang w:val="en-GB"/>
        </w:rPr>
      </w:pPr>
    </w:p>
    <w:p w:rsidR="00BC3515" w:rsidP="00F72176" w:rsidRDefault="00924EBD" w14:paraId="784C0A0F" w14:textId="77777777">
      <w:pPr>
        <w:pStyle w:val="Textbody"/>
        <w:pBdr>
          <w:top w:val="none" w:color="auto" w:sz="0" w:space="0"/>
          <w:left w:val="none" w:color="auto" w:sz="0" w:space="0"/>
          <w:bottom w:val="none" w:color="auto" w:sz="0" w:space="0"/>
          <w:right w:val="none" w:color="auto" w:sz="0" w:space="0"/>
          <w:bar w:val="none" w:color="auto" w:sz="0"/>
        </w:pBdr>
        <w:tabs>
          <w:tab w:val="left" w:pos="8273"/>
        </w:tabs>
        <w:jc w:val="center"/>
        <w:rPr>
          <w:i/>
          <w:iCs/>
        </w:rPr>
      </w:pPr>
      <w:r w:rsidRPr="00F72176">
        <w:rPr>
          <w:noProof/>
          <w:lang w:val="it-IT"/>
        </w:rPr>
        <w:lastRenderedPageBreak/>
        <w:drawing>
          <wp:inline distT="0" distB="0" distL="0" distR="0" wp14:anchorId="1888A282" wp14:editId="4CCF1A16">
            <wp:extent cx="60579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26263" t="31111" r="18642" b="13278"/>
                    <a:stretch>
                      <a:fillRect/>
                    </a:stretch>
                  </pic:blipFill>
                  <pic:spPr bwMode="auto">
                    <a:xfrm>
                      <a:off x="0" y="0"/>
                      <a:ext cx="6057900" cy="3324225"/>
                    </a:xfrm>
                    <a:prstGeom prst="rect">
                      <a:avLst/>
                    </a:prstGeom>
                    <a:noFill/>
                    <a:ln>
                      <a:noFill/>
                    </a:ln>
                  </pic:spPr>
                </pic:pic>
              </a:graphicData>
            </a:graphic>
          </wp:inline>
        </w:drawing>
      </w:r>
    </w:p>
    <w:p w:rsidRPr="007C1924" w:rsidR="00BC3515" w:rsidP="00FD7600" w:rsidRDefault="00F72176" w14:paraId="182AD451" w14:textId="33E693A8">
      <w:pPr>
        <w:pStyle w:val="Textbody"/>
        <w:pBdr>
          <w:top w:val="none" w:color="auto" w:sz="0" w:space="0"/>
          <w:left w:val="none" w:color="auto" w:sz="0" w:space="0"/>
          <w:bottom w:val="none" w:color="auto" w:sz="0" w:space="0"/>
          <w:right w:val="none" w:color="auto" w:sz="0" w:space="0"/>
          <w:bar w:val="none" w:color="auto" w:sz="0"/>
        </w:pBdr>
        <w:tabs>
          <w:tab w:val="left" w:pos="8273"/>
        </w:tabs>
        <w:rPr>
          <w:rFonts w:ascii="Calibri" w:hAnsi="Calibri"/>
          <w:iCs/>
        </w:rPr>
      </w:pPr>
      <w:r>
        <w:rPr>
          <w:rFonts w:ascii="Calibri" w:hAnsi="Calibri"/>
          <w:iCs/>
        </w:rPr>
        <w:t>Figure 4.1.4.2</w:t>
      </w:r>
      <w:r w:rsidRPr="007C1924" w:rsidR="00BC3515">
        <w:rPr>
          <w:rFonts w:ascii="Calibri" w:hAnsi="Calibri"/>
          <w:iCs/>
        </w:rPr>
        <w:t>. Spatial distribution of anchovy in the eastern part of GSA17 (September, 2016)</w:t>
      </w:r>
      <w:r w:rsidR="00BC3515">
        <w:rPr>
          <w:rFonts w:ascii="Calibri" w:hAnsi="Calibri"/>
          <w:iCs/>
        </w:rPr>
        <w:t>.</w:t>
      </w:r>
    </w:p>
    <w:p w:rsidRPr="00F72176" w:rsidR="00BC3515" w:rsidP="00ED7AF4" w:rsidRDefault="00BC3515" w14:paraId="3E1FEC6F" w14:textId="77777777">
      <w:pPr>
        <w:numPr>
          <w:ins w:author="Ticina" w:date="2017-11-28T10:15:00Z" w:id="17"/>
        </w:numPr>
        <w:pBdr>
          <w:top w:val="none" w:color="auto" w:sz="0" w:space="0"/>
          <w:left w:val="none" w:color="auto" w:sz="0" w:space="0"/>
          <w:bottom w:val="none" w:color="auto" w:sz="0" w:space="0"/>
          <w:right w:val="none" w:color="auto" w:sz="0" w:space="0"/>
          <w:bar w:val="none" w:color="auto" w:sz="0"/>
        </w:pBdr>
        <w:rPr>
          <w:rFonts w:ascii="Calibri" w:hAnsi="Calibri" w:cs="Calibri"/>
          <w:b/>
          <w:bCs/>
          <w:iCs/>
          <w:kern w:val="3"/>
          <w:sz w:val="28"/>
          <w:szCs w:val="28"/>
          <w:lang w:val="en-GB"/>
        </w:rPr>
      </w:pPr>
    </w:p>
    <w:p w:rsidR="00BC3515" w:rsidP="00ED7AF4" w:rsidRDefault="00BC3515" w14:paraId="33F7498F" w14:textId="77777777">
      <w:pPr>
        <w:pBdr>
          <w:top w:val="none" w:color="auto" w:sz="0" w:space="0"/>
          <w:left w:val="none" w:color="auto" w:sz="0" w:space="0"/>
          <w:bottom w:val="none" w:color="auto" w:sz="0" w:space="0"/>
          <w:right w:val="none" w:color="auto" w:sz="0" w:space="0"/>
          <w:bar w:val="none" w:color="auto" w:sz="0"/>
        </w:pBdr>
        <w:rPr>
          <w:rFonts w:ascii="Calibri" w:hAnsi="Calibri" w:cs="Calibri"/>
          <w:bCs/>
          <w:iCs/>
          <w:kern w:val="3"/>
          <w:lang w:val="en-GB"/>
        </w:rPr>
      </w:pPr>
    </w:p>
    <w:p w:rsidRPr="00ED7AF4" w:rsidR="00BC3515" w:rsidP="00ED7AF4" w:rsidRDefault="00BC3515" w14:paraId="30CDD2A2" w14:textId="77777777">
      <w:pPr>
        <w:pBdr>
          <w:top w:val="none" w:color="auto" w:sz="0" w:space="0"/>
          <w:left w:val="none" w:color="auto" w:sz="0" w:space="0"/>
          <w:bottom w:val="none" w:color="auto" w:sz="0" w:space="0"/>
          <w:right w:val="none" w:color="auto" w:sz="0" w:space="0"/>
          <w:bar w:val="none" w:color="auto" w:sz="0"/>
        </w:pBdr>
        <w:jc w:val="both"/>
        <w:rPr>
          <w:rFonts w:ascii="Calibri" w:hAnsi="Calibri" w:cs="Calibri"/>
          <w:b/>
          <w:bCs/>
          <w:iCs/>
          <w:kern w:val="3"/>
          <w:sz w:val="28"/>
          <w:szCs w:val="28"/>
          <w:lang w:val="en-GB"/>
        </w:rPr>
      </w:pPr>
      <w:r w:rsidRPr="00ED7AF4">
        <w:rPr>
          <w:rFonts w:ascii="Calibri" w:hAnsi="Calibri" w:cs="Calibri"/>
          <w:b/>
          <w:bCs/>
          <w:iCs/>
          <w:kern w:val="3"/>
          <w:sz w:val="28"/>
          <w:szCs w:val="28"/>
          <w:lang w:val="en-GB"/>
        </w:rPr>
        <w:t xml:space="preserve"> </w:t>
      </w:r>
      <w:r>
        <w:rPr>
          <w:rFonts w:ascii="Calibri" w:hAnsi="Calibri" w:cs="Calibri"/>
          <w:b/>
          <w:bCs/>
          <w:iCs/>
          <w:kern w:val="3"/>
          <w:sz w:val="28"/>
          <w:szCs w:val="28"/>
          <w:lang w:val="en-GB"/>
        </w:rPr>
        <w:t>Historical trends</w:t>
      </w:r>
    </w:p>
    <w:p w:rsidR="00BC3515" w:rsidP="00ED7AF4" w:rsidRDefault="00BC3515" w14:paraId="631668F7" w14:textId="50F93F68">
      <w:pPr>
        <w:pBdr>
          <w:top w:val="none" w:color="auto" w:sz="0" w:space="0"/>
          <w:left w:val="none" w:color="auto" w:sz="0" w:space="0"/>
          <w:bottom w:val="none" w:color="auto" w:sz="0" w:space="0"/>
          <w:right w:val="none" w:color="auto" w:sz="0" w:space="0"/>
          <w:bar w:val="none" w:color="auto" w:sz="0"/>
        </w:pBdr>
        <w:jc w:val="both"/>
        <w:rPr>
          <w:rFonts w:ascii="Calibri" w:hAnsi="Calibri" w:cs="Calibri"/>
          <w:bCs/>
          <w:iCs/>
          <w:kern w:val="3"/>
          <w:lang w:val="en-GB"/>
        </w:rPr>
      </w:pPr>
      <w:r>
        <w:rPr>
          <w:rFonts w:ascii="Calibri" w:hAnsi="Calibri" w:cs="Calibri"/>
          <w:bCs/>
          <w:iCs/>
          <w:kern w:val="3"/>
          <w:lang w:val="en-GB"/>
        </w:rPr>
        <w:t xml:space="preserve">Figure 4.1.4.2 shows the biomass trend for the East </w:t>
      </w:r>
      <w:proofErr w:type="spellStart"/>
      <w:r>
        <w:rPr>
          <w:rFonts w:ascii="Calibri" w:hAnsi="Calibri" w:cs="Calibri"/>
          <w:bCs/>
          <w:iCs/>
          <w:kern w:val="3"/>
          <w:lang w:val="en-GB"/>
        </w:rPr>
        <w:t>Echosurvey</w:t>
      </w:r>
      <w:proofErr w:type="spellEnd"/>
      <w:r>
        <w:rPr>
          <w:rFonts w:ascii="Calibri" w:hAnsi="Calibri" w:cs="Calibri"/>
          <w:bCs/>
          <w:iCs/>
          <w:kern w:val="3"/>
          <w:lang w:val="en-GB"/>
        </w:rPr>
        <w:t xml:space="preserve"> carried out as Croatian national monitoring programme PELMON. </w:t>
      </w:r>
    </w:p>
    <w:p w:rsidR="00BC3515" w:rsidP="00ED7AF4" w:rsidRDefault="00BC3515" w14:paraId="6DC5BCF2" w14:textId="611F71F6">
      <w:pPr>
        <w:pBdr>
          <w:top w:val="none" w:color="auto" w:sz="0" w:space="0"/>
          <w:left w:val="none" w:color="auto" w:sz="0" w:space="0"/>
          <w:bottom w:val="none" w:color="auto" w:sz="0" w:space="0"/>
          <w:right w:val="none" w:color="auto" w:sz="0" w:space="0"/>
          <w:bar w:val="none" w:color="auto" w:sz="0"/>
        </w:pBdr>
        <w:jc w:val="both"/>
        <w:rPr>
          <w:rFonts w:ascii="Calibri" w:hAnsi="Calibri" w:cs="Calibri"/>
          <w:bCs/>
          <w:iCs/>
          <w:kern w:val="3"/>
          <w:lang w:val="en-GB"/>
        </w:rPr>
      </w:pPr>
      <w:r>
        <w:rPr>
          <w:rFonts w:ascii="Calibri" w:hAnsi="Calibri" w:cs="Calibri"/>
          <w:bCs/>
          <w:iCs/>
          <w:kern w:val="3"/>
          <w:lang w:val="en-GB"/>
        </w:rPr>
        <w:t xml:space="preserve">This year, the stock assessment model includes also the biomass estimates of this survey from years 2003 to 2012. It was chosen to include this third index because the biomass information are the only valid information available coming from this survey for these years. However, in 2011 and 2012 the </w:t>
      </w:r>
      <w:proofErr w:type="spellStart"/>
      <w:r>
        <w:rPr>
          <w:rFonts w:ascii="Calibri" w:hAnsi="Calibri" w:cs="Calibri"/>
          <w:bCs/>
          <w:iCs/>
          <w:kern w:val="3"/>
          <w:lang w:val="en-GB"/>
        </w:rPr>
        <w:t>echosuvey</w:t>
      </w:r>
      <w:proofErr w:type="spellEnd"/>
      <w:r>
        <w:rPr>
          <w:rFonts w:ascii="Calibri" w:hAnsi="Calibri" w:cs="Calibri"/>
          <w:bCs/>
          <w:iCs/>
          <w:kern w:val="3"/>
          <w:lang w:val="en-GB"/>
        </w:rPr>
        <w:t xml:space="preserve"> was not carried out for the entire area, thus the total estimates are estimated.</w:t>
      </w:r>
    </w:p>
    <w:p w:rsidR="00BC3515" w:rsidP="00ED7AF4" w:rsidRDefault="00BC3515" w14:paraId="55EE7B5C" w14:textId="77777777">
      <w:pPr>
        <w:pBdr>
          <w:top w:val="none" w:color="auto" w:sz="0" w:space="0"/>
          <w:left w:val="none" w:color="auto" w:sz="0" w:space="0"/>
          <w:bottom w:val="none" w:color="auto" w:sz="0" w:space="0"/>
          <w:right w:val="none" w:color="auto" w:sz="0" w:space="0"/>
          <w:bar w:val="none" w:color="auto" w:sz="0"/>
        </w:pBdr>
        <w:jc w:val="both"/>
        <w:rPr>
          <w:rFonts w:ascii="Calibri" w:hAnsi="Calibri" w:cs="Calibri"/>
          <w:bCs/>
          <w:iCs/>
          <w:kern w:val="3"/>
          <w:lang w:val="en-GB"/>
        </w:rPr>
      </w:pPr>
    </w:p>
    <w:p w:rsidR="00BC3515" w:rsidP="00F72176" w:rsidRDefault="003536F2" w14:paraId="38FF648B"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Calibri"/>
          <w:bCs/>
          <w:iCs/>
          <w:kern w:val="3"/>
          <w:lang w:val="en-GB"/>
        </w:rPr>
      </w:pPr>
      <w:r>
        <w:rPr>
          <w:rFonts w:ascii="Calibri" w:hAnsi="Calibri" w:cs="Calibri"/>
          <w:noProof/>
          <w:kern w:val="3"/>
          <w:lang w:val="it-IT"/>
        </w:rPr>
        <w:drawing>
          <wp:inline distT="0" distB="0" distL="0" distR="0" wp14:anchorId="4028950F" wp14:editId="6FEB3CD5">
            <wp:extent cx="3924300" cy="2190750"/>
            <wp:effectExtent l="0" t="0" r="0" b="0"/>
            <wp:docPr id="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2190750"/>
                    </a:xfrm>
                    <a:prstGeom prst="rect">
                      <a:avLst/>
                    </a:prstGeom>
                    <a:noFill/>
                    <a:ln>
                      <a:noFill/>
                    </a:ln>
                  </pic:spPr>
                </pic:pic>
              </a:graphicData>
            </a:graphic>
          </wp:inline>
        </w:drawing>
      </w:r>
    </w:p>
    <w:p w:rsidRPr="00E12797" w:rsidR="00BC3515" w:rsidP="00ED7AF4" w:rsidRDefault="00BC3515" w14:paraId="38C10675" w14:textId="68FD5D1E">
      <w:pPr>
        <w:pBdr>
          <w:top w:val="none" w:color="auto" w:sz="0" w:space="0"/>
          <w:left w:val="none" w:color="auto" w:sz="0" w:space="0"/>
          <w:bottom w:val="none" w:color="auto" w:sz="0" w:space="0"/>
          <w:right w:val="none" w:color="auto" w:sz="0" w:space="0"/>
          <w:bar w:val="none" w:color="auto" w:sz="0"/>
        </w:pBdr>
        <w:jc w:val="both"/>
        <w:rPr>
          <w:rFonts w:ascii="Calibri" w:hAnsi="Calibri" w:cs="Calibri"/>
          <w:bCs/>
          <w:iCs/>
          <w:kern w:val="3"/>
          <w:lang w:val="en-GB"/>
        </w:rPr>
      </w:pPr>
      <w:r>
        <w:rPr>
          <w:rFonts w:ascii="Calibri" w:hAnsi="Calibri" w:cs="Calibri"/>
          <w:bCs/>
          <w:iCs/>
          <w:kern w:val="3"/>
          <w:lang w:val="en-GB"/>
        </w:rPr>
        <w:t>Figure 4.1.4.</w:t>
      </w:r>
      <w:r w:rsidR="00F72176">
        <w:rPr>
          <w:rFonts w:ascii="Calibri" w:hAnsi="Calibri" w:cs="Calibri"/>
          <w:bCs/>
          <w:iCs/>
          <w:kern w:val="3"/>
          <w:lang w:val="en-GB"/>
        </w:rPr>
        <w:t>3</w:t>
      </w:r>
      <w:r w:rsidRPr="005C01AA">
        <w:rPr>
          <w:rFonts w:ascii="Calibri" w:hAnsi="Calibri" w:cs="Calibri"/>
          <w:bCs/>
          <w:iCs/>
          <w:kern w:val="3"/>
          <w:lang w:val="en-GB"/>
        </w:rPr>
        <w:t xml:space="preserve">. </w:t>
      </w:r>
      <w:r>
        <w:rPr>
          <w:rFonts w:ascii="Calibri" w:hAnsi="Calibri" w:cs="Calibri"/>
          <w:bCs/>
          <w:iCs/>
          <w:kern w:val="3"/>
          <w:lang w:val="en-GB"/>
        </w:rPr>
        <w:t xml:space="preserve">Biomass (tonnes) of anchovy in the Eastern side of GSA 17 </w:t>
      </w:r>
      <w:r w:rsidR="00F72176">
        <w:rPr>
          <w:rFonts w:ascii="Calibri" w:hAnsi="Calibri" w:cs="Calibri"/>
          <w:bCs/>
          <w:iCs/>
          <w:kern w:val="3"/>
          <w:lang w:val="en-GB"/>
        </w:rPr>
        <w:t>estimated by</w:t>
      </w:r>
      <w:r>
        <w:rPr>
          <w:rFonts w:ascii="Calibri" w:hAnsi="Calibri" w:cs="Calibri"/>
          <w:bCs/>
          <w:iCs/>
          <w:kern w:val="3"/>
          <w:lang w:val="en-GB"/>
        </w:rPr>
        <w:t xml:space="preserve"> the acoustic surveys carried out from years 2003 to 2012 as used in assessment for tuning purpose.</w:t>
      </w:r>
    </w:p>
    <w:p w:rsidR="00BC3515" w:rsidP="00ED7AF4" w:rsidRDefault="00BC3515" w14:paraId="602187CD" w14:textId="77777777">
      <w:pPr>
        <w:pBdr>
          <w:top w:val="none" w:color="auto" w:sz="0" w:space="0"/>
          <w:left w:val="none" w:color="auto" w:sz="0" w:space="0"/>
          <w:bottom w:val="none" w:color="auto" w:sz="0" w:space="0"/>
          <w:right w:val="none" w:color="auto" w:sz="0" w:space="0"/>
          <w:bar w:val="none" w:color="auto" w:sz="0"/>
        </w:pBdr>
        <w:rPr>
          <w:rFonts w:ascii="Calibri" w:hAnsi="Calibri" w:cs="Calibri"/>
          <w:bCs/>
          <w:iCs/>
          <w:kern w:val="3"/>
          <w:lang w:val="en-GB"/>
        </w:rPr>
      </w:pPr>
    </w:p>
    <w:p w:rsidR="00BC3515" w:rsidP="00ED7AF4" w:rsidRDefault="00BC3515" w14:paraId="0163A063" w14:textId="77777777">
      <w:pPr>
        <w:pBdr>
          <w:top w:val="none" w:color="auto" w:sz="0" w:space="0"/>
          <w:left w:val="none" w:color="auto" w:sz="0" w:space="0"/>
          <w:bottom w:val="none" w:color="auto" w:sz="0" w:space="0"/>
          <w:right w:val="none" w:color="auto" w:sz="0" w:space="0"/>
          <w:bar w:val="none" w:color="auto" w:sz="0"/>
        </w:pBdr>
        <w:rPr>
          <w:rFonts w:ascii="Calibri" w:hAnsi="Calibri" w:cs="Calibri"/>
          <w:b/>
          <w:bCs/>
          <w:iCs/>
          <w:kern w:val="3"/>
          <w:sz w:val="28"/>
          <w:szCs w:val="28"/>
          <w:lang w:val="en-GB"/>
        </w:rPr>
      </w:pPr>
      <w:r>
        <w:rPr>
          <w:rFonts w:ascii="Calibri" w:hAnsi="Calibri" w:cs="Calibri"/>
          <w:b/>
          <w:bCs/>
          <w:iCs/>
          <w:kern w:val="3"/>
          <w:sz w:val="28"/>
          <w:szCs w:val="28"/>
          <w:lang w:val="en-GB"/>
        </w:rPr>
        <w:t xml:space="preserve">Anchovy LFD from 2013 to 2016 for East </w:t>
      </w:r>
      <w:proofErr w:type="spellStart"/>
      <w:r>
        <w:rPr>
          <w:rFonts w:ascii="Calibri" w:hAnsi="Calibri" w:cs="Calibri"/>
          <w:b/>
          <w:bCs/>
          <w:iCs/>
          <w:kern w:val="3"/>
          <w:sz w:val="28"/>
          <w:szCs w:val="28"/>
          <w:lang w:val="en-GB"/>
        </w:rPr>
        <w:t>Echosurvey</w:t>
      </w:r>
      <w:proofErr w:type="spellEnd"/>
      <w:r>
        <w:rPr>
          <w:rFonts w:ascii="Calibri" w:hAnsi="Calibri" w:cs="Calibri"/>
          <w:b/>
          <w:bCs/>
          <w:iCs/>
          <w:kern w:val="3"/>
          <w:sz w:val="28"/>
          <w:szCs w:val="28"/>
          <w:lang w:val="en-GB"/>
        </w:rPr>
        <w:t xml:space="preserve"> GSA 17</w:t>
      </w:r>
    </w:p>
    <w:p w:rsidR="00BC3515" w:rsidP="00F72176" w:rsidRDefault="00924EBD" w14:paraId="660CB26E" w14:textId="77777777">
      <w:pPr>
        <w:pStyle w:val="Didascalia"/>
        <w:keepNext/>
        <w:pBdr>
          <w:top w:val="none" w:color="auto" w:sz="0" w:space="0"/>
          <w:left w:val="none" w:color="auto" w:sz="0" w:space="0"/>
          <w:bottom w:val="none" w:color="auto" w:sz="0" w:space="0"/>
          <w:right w:val="none" w:color="auto" w:sz="0" w:space="0"/>
          <w:bar w:val="none" w:color="auto" w:sz="0"/>
        </w:pBdr>
        <w:jc w:val="center"/>
        <w:rPr>
          <w:rFonts w:ascii="Calibri" w:hAnsi="Calibri" w:cs="Calibri"/>
          <w:bCs/>
          <w:i w:val="0"/>
          <w:iCs w:val="0"/>
          <w:lang w:val="en-GB"/>
        </w:rPr>
      </w:pPr>
      <w:r w:rsidRPr="00F72176">
        <w:rPr>
          <w:noProof/>
          <w:lang w:val="it-IT"/>
        </w:rPr>
        <w:lastRenderedPageBreak/>
        <w:drawing>
          <wp:inline distT="0" distB="0" distL="0" distR="0" wp14:anchorId="2E89B629" wp14:editId="741E0341">
            <wp:extent cx="60579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l="30042" t="19432" r="15723" b="51228"/>
                    <a:stretch>
                      <a:fillRect/>
                    </a:stretch>
                  </pic:blipFill>
                  <pic:spPr bwMode="auto">
                    <a:xfrm>
                      <a:off x="0" y="0"/>
                      <a:ext cx="6057900" cy="2476500"/>
                    </a:xfrm>
                    <a:prstGeom prst="rect">
                      <a:avLst/>
                    </a:prstGeom>
                    <a:noFill/>
                    <a:ln>
                      <a:noFill/>
                    </a:ln>
                  </pic:spPr>
                </pic:pic>
              </a:graphicData>
            </a:graphic>
          </wp:inline>
        </w:drawing>
      </w:r>
    </w:p>
    <w:p w:rsidRPr="00ED7AF4" w:rsidR="00BC3515" w:rsidP="00ED7AF4" w:rsidRDefault="00F72176" w14:paraId="10261635" w14:textId="13AFB067">
      <w:pPr>
        <w:pStyle w:val="Didascalia"/>
        <w:keepNext/>
        <w:numPr>
          <w:ins w:author="Ticina" w:date="2017-11-28T10:24:00Z" w:id="18"/>
        </w:numPr>
        <w:pBdr>
          <w:top w:val="none" w:color="auto" w:sz="0" w:space="0"/>
          <w:left w:val="none" w:color="auto" w:sz="0" w:space="0"/>
          <w:bottom w:val="none" w:color="auto" w:sz="0" w:space="0"/>
          <w:right w:val="none" w:color="auto" w:sz="0" w:space="0"/>
          <w:bar w:val="none" w:color="auto" w:sz="0"/>
        </w:pBdr>
        <w:rPr>
          <w:rFonts w:ascii="Calibri" w:hAnsi="Calibri" w:cs="Calibri"/>
          <w:bCs/>
          <w:lang w:val="en-GB"/>
        </w:rPr>
      </w:pPr>
      <w:r w:rsidRPr="00F72176">
        <w:rPr>
          <w:rFonts w:ascii="Calibri" w:hAnsi="Calibri" w:cs="Calibri"/>
          <w:bCs/>
          <w:i w:val="0"/>
          <w:lang w:val="en-GB"/>
        </w:rPr>
        <w:t>Figure 4.1.4.4</w:t>
      </w:r>
      <w:r w:rsidRPr="00F72176" w:rsidR="00BC3515">
        <w:rPr>
          <w:rFonts w:ascii="Calibri" w:hAnsi="Calibri" w:cs="Calibri"/>
          <w:bCs/>
          <w:i w:val="0"/>
          <w:iCs w:val="0"/>
          <w:lang w:val="en-GB"/>
        </w:rPr>
        <w:t>.</w:t>
      </w:r>
      <w:r w:rsidR="00BC3515">
        <w:rPr>
          <w:rFonts w:ascii="Calibri" w:hAnsi="Calibri" w:cs="Calibri"/>
          <w:bCs/>
          <w:i w:val="0"/>
          <w:iCs w:val="0"/>
          <w:lang w:val="en-GB"/>
        </w:rPr>
        <w:t xml:space="preserve"> Anchovy LFD from MEDIAS 2013-2016 carried out in the eastern part of GSA17. </w:t>
      </w:r>
    </w:p>
    <w:p w:rsidR="00BC3515" w:rsidRDefault="00BC3515" w14:paraId="202EB1F1" w14:textId="77777777">
      <w:pPr>
        <w:pStyle w:val="Textbody"/>
        <w:pBdr>
          <w:top w:val="none" w:color="auto" w:sz="0" w:space="0"/>
          <w:left w:val="none" w:color="auto" w:sz="0" w:space="0"/>
          <w:bottom w:val="none" w:color="auto" w:sz="0" w:space="0"/>
          <w:right w:val="none" w:color="auto" w:sz="0" w:space="0"/>
          <w:bar w:val="none" w:color="auto" w:sz="0"/>
        </w:pBdr>
      </w:pPr>
    </w:p>
    <w:p w:rsidRPr="00262AD5" w:rsidR="00BC3515" w:rsidP="00262AD5" w:rsidRDefault="00BC3515" w14:paraId="3A6D375A" w14:textId="77777777">
      <w:pPr>
        <w:pStyle w:val="Heading"/>
        <w:numPr>
          <w:ilvl w:val="0"/>
          <w:numId w:val="23"/>
        </w:numPr>
        <w:pBdr>
          <w:top w:val="none" w:color="auto" w:sz="0" w:space="0"/>
          <w:left w:val="none" w:color="auto" w:sz="0" w:space="0"/>
          <w:bottom w:val="none" w:color="auto" w:sz="0" w:space="0"/>
          <w:right w:val="none" w:color="auto" w:sz="0" w:space="0"/>
          <w:bar w:val="none" w:color="auto" w:sz="0"/>
        </w:pBdr>
        <w:rPr>
          <w:rFonts w:ascii="Calibri" w:hAnsi="Calibri"/>
        </w:rPr>
      </w:pPr>
      <w:bookmarkStart w:name="_Toc15" w:id="19"/>
      <w:r w:rsidRPr="00A5512D">
        <w:rPr>
          <w:rStyle w:val="None"/>
          <w:rFonts w:ascii="Calibri" w:hAnsi="Calibri"/>
        </w:rPr>
        <w:t>Ecological information</w:t>
      </w:r>
      <w:bookmarkEnd w:id="19"/>
    </w:p>
    <w:p w:rsidR="00BC3515" w:rsidP="00262AD5" w:rsidRDefault="00BC3515" w14:paraId="0AF15882" w14:textId="77777777">
      <w:pPr>
        <w:pStyle w:val="Titolo2"/>
        <w:numPr>
          <w:ilvl w:val="1"/>
          <w:numId w:val="49"/>
        </w:numPr>
        <w:pBdr>
          <w:top w:val="none" w:color="auto" w:sz="0" w:space="0"/>
          <w:left w:val="none" w:color="auto" w:sz="0" w:space="0"/>
          <w:bottom w:val="none" w:color="auto" w:sz="0" w:space="0"/>
          <w:right w:val="none" w:color="auto" w:sz="0" w:space="0"/>
          <w:bar w:val="none" w:color="auto" w:sz="0"/>
        </w:pBdr>
        <w:rPr>
          <w:rStyle w:val="None"/>
          <w:i w:val="0"/>
          <w:iCs w:val="0"/>
        </w:rPr>
      </w:pPr>
      <w:bookmarkStart w:name="_Toc16" w:id="20"/>
      <w:r>
        <w:rPr>
          <w:rStyle w:val="None"/>
          <w:rFonts w:ascii="Calibri" w:hAnsi="Calibri"/>
          <w:i w:val="0"/>
          <w:iCs w:val="0"/>
        </w:rPr>
        <w:t xml:space="preserve"> Protected species potentially affected by the fisheries</w:t>
      </w:r>
      <w:bookmarkEnd w:id="20"/>
    </w:p>
    <w:p w:rsidRPr="00F626F2" w:rsidR="00BC3515" w:rsidRDefault="00BC3515" w14:paraId="67DD1A69"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eastAsia="Times New Roman" w:cs="Arial"/>
          <w:b/>
          <w:bCs/>
          <w:i/>
          <w:iCs/>
          <w:sz w:val="28"/>
          <w:szCs w:val="28"/>
          <w:lang w:val="pt-PT"/>
        </w:rPr>
      </w:pPr>
      <w:r w:rsidRPr="00F626F2">
        <w:rPr>
          <w:rStyle w:val="None"/>
          <w:rFonts w:ascii="Calibri" w:hAnsi="Calibri"/>
          <w:lang w:val="pt-PT"/>
        </w:rPr>
        <w:t>N/A</w:t>
      </w:r>
    </w:p>
    <w:p w:rsidRPr="00F626F2" w:rsidR="00BC3515" w:rsidP="00262AD5" w:rsidRDefault="00BC3515" w14:paraId="284B2E46" w14:textId="77777777">
      <w:pPr>
        <w:pStyle w:val="Titolo2"/>
        <w:pBdr>
          <w:top w:val="none" w:color="auto" w:sz="0" w:space="0"/>
          <w:left w:val="none" w:color="auto" w:sz="0" w:space="0"/>
          <w:bottom w:val="none" w:color="auto" w:sz="0" w:space="0"/>
          <w:right w:val="none" w:color="auto" w:sz="0" w:space="0"/>
          <w:bar w:val="none" w:color="auto" w:sz="0"/>
        </w:pBdr>
        <w:ind w:left="284"/>
        <w:rPr>
          <w:rStyle w:val="None"/>
          <w:rFonts w:cs="Arial Unicode MS"/>
          <w:b w:val="0"/>
          <w:bCs w:val="0"/>
          <w:i w:val="0"/>
          <w:iCs w:val="0"/>
          <w:sz w:val="24"/>
          <w:szCs w:val="24"/>
          <w:lang w:val="pt-PT"/>
        </w:rPr>
      </w:pPr>
      <w:bookmarkStart w:name="_Toc17" w:id="21"/>
      <w:r w:rsidRPr="00F626F2">
        <w:rPr>
          <w:rStyle w:val="None"/>
          <w:rFonts w:ascii="Calibri" w:hAnsi="Calibri"/>
          <w:i w:val="0"/>
          <w:iCs w:val="0"/>
          <w:lang w:val="pt-PT"/>
        </w:rPr>
        <w:t>5.2 Environmental indexes</w:t>
      </w:r>
      <w:bookmarkEnd w:id="21"/>
    </w:p>
    <w:p w:rsidRPr="00F626F2" w:rsidR="00BC3515" w:rsidRDefault="00BC3515" w14:paraId="673AFE22" w14:textId="77777777">
      <w:pPr>
        <w:pStyle w:val="Textbody"/>
        <w:pBdr>
          <w:top w:val="none" w:color="auto" w:sz="0" w:space="0"/>
          <w:left w:val="none" w:color="auto" w:sz="0" w:space="0"/>
          <w:bottom w:val="none" w:color="auto" w:sz="0" w:space="0"/>
          <w:right w:val="none" w:color="auto" w:sz="0" w:space="0"/>
          <w:bar w:val="none" w:color="auto" w:sz="0"/>
        </w:pBdr>
        <w:jc w:val="both"/>
        <w:rPr>
          <w:lang w:val="pt-PT"/>
        </w:rPr>
      </w:pPr>
      <w:r w:rsidRPr="00F626F2">
        <w:rPr>
          <w:lang w:val="pt-PT"/>
        </w:rPr>
        <w:t>N/A</w:t>
      </w:r>
    </w:p>
    <w:p w:rsidRPr="00F626F2" w:rsidR="00BC3515" w:rsidRDefault="00BC3515" w14:paraId="5D343BDC" w14:textId="77777777">
      <w:pPr>
        <w:pStyle w:val="Textbody"/>
        <w:pBdr>
          <w:top w:val="none" w:color="auto" w:sz="0" w:space="0"/>
          <w:left w:val="none" w:color="auto" w:sz="0" w:space="0"/>
          <w:bottom w:val="none" w:color="auto" w:sz="0" w:space="0"/>
          <w:right w:val="none" w:color="auto" w:sz="0" w:space="0"/>
          <w:bar w:val="none" w:color="auto" w:sz="0"/>
        </w:pBdr>
        <w:jc w:val="both"/>
        <w:rPr>
          <w:lang w:val="pt-PT"/>
        </w:rPr>
      </w:pPr>
    </w:p>
    <w:p w:rsidRPr="00F626F2" w:rsidR="00BC3515" w:rsidRDefault="00BC3515" w14:paraId="37E95B23" w14:textId="77777777">
      <w:pPr>
        <w:pStyle w:val="Textbody"/>
        <w:pBdr>
          <w:top w:val="none" w:color="auto" w:sz="0" w:space="0"/>
          <w:left w:val="none" w:color="auto" w:sz="0" w:space="0"/>
          <w:bottom w:val="none" w:color="auto" w:sz="0" w:space="0"/>
          <w:right w:val="none" w:color="auto" w:sz="0" w:space="0"/>
          <w:bar w:val="none" w:color="auto" w:sz="0"/>
        </w:pBdr>
        <w:jc w:val="both"/>
        <w:rPr>
          <w:lang w:val="pt-PT"/>
        </w:rPr>
      </w:pPr>
    </w:p>
    <w:p w:rsidRPr="00F626F2" w:rsidR="00BC3515" w:rsidRDefault="00BC3515" w14:paraId="0E5A1CFE" w14:textId="77777777">
      <w:pPr>
        <w:pStyle w:val="Textbody"/>
        <w:pBdr>
          <w:top w:val="none" w:color="auto" w:sz="0" w:space="0"/>
          <w:left w:val="none" w:color="auto" w:sz="0" w:space="0"/>
          <w:bottom w:val="none" w:color="auto" w:sz="0" w:space="0"/>
          <w:right w:val="none" w:color="auto" w:sz="0" w:space="0"/>
          <w:bar w:val="none" w:color="auto" w:sz="0"/>
        </w:pBdr>
        <w:jc w:val="both"/>
        <w:rPr>
          <w:lang w:val="pt-PT"/>
        </w:rPr>
      </w:pPr>
    </w:p>
    <w:p w:rsidR="00BC3515" w:rsidP="00262AD5" w:rsidRDefault="00BC3515" w14:paraId="3216F67E" w14:textId="77777777">
      <w:pPr>
        <w:pStyle w:val="Heading"/>
        <w:pBdr>
          <w:top w:val="none" w:color="auto" w:sz="0" w:space="0"/>
          <w:left w:val="none" w:color="auto" w:sz="0" w:space="0"/>
          <w:bottom w:val="none" w:color="auto" w:sz="0" w:space="0"/>
          <w:right w:val="none" w:color="auto" w:sz="0" w:space="0"/>
          <w:bar w:val="none" w:color="auto" w:sz="0"/>
        </w:pBdr>
        <w:rPr>
          <w:rStyle w:val="None"/>
          <w:rFonts w:cs="Arial Unicode MS"/>
          <w:b w:val="0"/>
          <w:bCs w:val="0"/>
          <w:sz w:val="24"/>
          <w:szCs w:val="24"/>
        </w:rPr>
      </w:pPr>
      <w:bookmarkStart w:name="_Toc18" w:id="22"/>
      <w:r>
        <w:rPr>
          <w:rStyle w:val="None"/>
          <w:rFonts w:ascii="Calibri" w:hAnsi="Calibri"/>
        </w:rPr>
        <w:t>6. Stock Assessment</w:t>
      </w:r>
      <w:bookmarkEnd w:id="22"/>
    </w:p>
    <w:p w:rsidR="00BC3515" w:rsidP="00607119" w:rsidRDefault="00BC3515" w14:paraId="35FB1EC9" w14:textId="77777777">
      <w:pPr>
        <w:pStyle w:val="Titolo2"/>
        <w:pBdr>
          <w:top w:val="none" w:color="auto" w:sz="0" w:space="0"/>
          <w:left w:val="none" w:color="auto" w:sz="0" w:space="0"/>
          <w:bottom w:val="none" w:color="auto" w:sz="0" w:space="0"/>
          <w:right w:val="none" w:color="auto" w:sz="0" w:space="0"/>
          <w:bar w:val="none" w:color="auto" w:sz="0"/>
        </w:pBdr>
        <w:ind w:left="284"/>
        <w:rPr>
          <w:rStyle w:val="None"/>
          <w:i w:val="0"/>
          <w:iCs w:val="0"/>
        </w:rPr>
      </w:pPr>
      <w:bookmarkStart w:name="_Toc19" w:id="23"/>
      <w:r>
        <w:rPr>
          <w:rStyle w:val="None"/>
          <w:rFonts w:ascii="Calibri" w:hAnsi="Calibri"/>
        </w:rPr>
        <w:t>6.1 SAM</w:t>
      </w:r>
      <w:bookmarkEnd w:id="23"/>
    </w:p>
    <w:p w:rsidR="00BC3515" w:rsidP="00607119" w:rsidRDefault="00BC3515" w14:paraId="7DD8C4C8" w14:textId="77777777">
      <w:pPr>
        <w:pStyle w:val="Titolo3"/>
        <w:pBdr>
          <w:top w:val="none" w:color="auto" w:sz="0" w:space="0"/>
          <w:left w:val="none" w:color="auto" w:sz="0" w:space="0"/>
          <w:bottom w:val="none" w:color="auto" w:sz="0" w:space="0"/>
          <w:right w:val="none" w:color="auto" w:sz="0" w:space="0"/>
          <w:bar w:val="none" w:color="auto" w:sz="0"/>
        </w:pBdr>
        <w:ind w:left="426"/>
        <w:rPr>
          <w:rStyle w:val="None"/>
          <w:i/>
          <w:iCs/>
        </w:rPr>
      </w:pPr>
      <w:bookmarkStart w:name="_Toc20" w:id="24"/>
      <w:r>
        <w:rPr>
          <w:rStyle w:val="None"/>
          <w:rFonts w:ascii="Calibri" w:hAnsi="Calibri"/>
        </w:rPr>
        <w:t>6.1.1 Model assumptions</w:t>
      </w:r>
      <w:bookmarkEnd w:id="24"/>
    </w:p>
    <w:p w:rsidR="00BC3515" w:rsidRDefault="00BC3515" w14:paraId="00021C9A"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Fonts w:eastAsia="Times New Roman" w:cs="Arial"/>
          <w:b/>
          <w:bCs/>
          <w:sz w:val="28"/>
          <w:szCs w:val="28"/>
        </w:rPr>
      </w:pPr>
      <w:r>
        <w:rPr>
          <w:rStyle w:val="None"/>
          <w:rFonts w:ascii="Calibri" w:hAnsi="Calibri"/>
        </w:rPr>
        <w:t>State-Space Assessment Program (SAM) has been performed to assess the stock status of anchovy in GSA 17 from 1975 to 2016.</w:t>
      </w:r>
    </w:p>
    <w:p w:rsidR="00BC3515" w:rsidRDefault="00BC3515" w14:paraId="6C1001CE" w14:textId="77777777">
      <w:pPr>
        <w:pStyle w:val="Textbody"/>
        <w:pBdr>
          <w:top w:val="none" w:color="auto" w:sz="0" w:space="0"/>
          <w:left w:val="none" w:color="auto" w:sz="0" w:space="0"/>
          <w:bottom w:val="none" w:color="auto" w:sz="0" w:space="0"/>
          <w:right w:val="none" w:color="auto" w:sz="0" w:space="0"/>
          <w:bar w:val="none" w:color="auto" w:sz="0"/>
        </w:pBdr>
        <w:spacing w:after="0"/>
        <w:jc w:val="both"/>
        <w:rPr>
          <w:rStyle w:val="None"/>
        </w:rPr>
      </w:pPr>
      <w:r>
        <w:rPr>
          <w:rStyle w:val="None"/>
          <w:rFonts w:ascii="Calibri" w:hAnsi="Calibri"/>
        </w:rPr>
        <w:t xml:space="preserve">Acoustic surveys data were available and used as tuning indices from 2004 to 2016. </w:t>
      </w:r>
    </w:p>
    <w:p w:rsidRPr="000158D3" w:rsidR="00BC3515" w:rsidP="00EE1F9A" w:rsidRDefault="00BC3515" w14:paraId="3D222F14" w14:textId="77777777">
      <w:pPr>
        <w:pStyle w:val="Text1"/>
        <w:ind w:left="0"/>
        <w:rPr>
          <w:rFonts w:ascii="Calibri" w:hAnsi="Calibri" w:cs="Calibri"/>
        </w:rPr>
      </w:pPr>
      <w:r>
        <w:rPr>
          <w:rStyle w:val="None"/>
          <w:rFonts w:ascii="Calibri" w:hAnsi="Calibri"/>
        </w:rPr>
        <w:t>The SAM environment is encapsulated into the Fisheries Library in R (FLR) (</w:t>
      </w:r>
      <w:proofErr w:type="spellStart"/>
      <w:r>
        <w:rPr>
          <w:rStyle w:val="None"/>
          <w:rFonts w:ascii="Calibri" w:hAnsi="Calibri"/>
        </w:rPr>
        <w:t>Kell</w:t>
      </w:r>
      <w:proofErr w:type="spellEnd"/>
      <w:r>
        <w:rPr>
          <w:rStyle w:val="None"/>
          <w:rFonts w:ascii="Calibri" w:hAnsi="Calibri"/>
        </w:rPr>
        <w:t xml:space="preserve"> </w:t>
      </w:r>
      <w:r>
        <w:rPr>
          <w:rStyle w:val="None"/>
          <w:rFonts w:ascii="Calibri" w:hAnsi="Calibri"/>
          <w:i/>
          <w:iCs/>
        </w:rPr>
        <w:t>et al</w:t>
      </w:r>
      <w:r>
        <w:rPr>
          <w:rStyle w:val="None"/>
          <w:rFonts w:ascii="Calibri" w:hAnsi="Calibri"/>
        </w:rPr>
        <w:t xml:space="preserve">., 2007) in the form of the package “FLSAM”. The state-space assessment model (SAM) is an assessment model which is used for several assessments within ICES. The model allows selectivity to evolve gradually over time. It has fewer model parameters than full parametric statistical assessment models, with quantities such as recruitment and fishing mortality modelled as random effects. </w:t>
      </w:r>
      <w:r w:rsidRPr="000158D3">
        <w:rPr>
          <w:rFonts w:ascii="Calibri" w:hAnsi="Calibri" w:cs="Calibri"/>
        </w:rPr>
        <w:t>MEDIAS estimates were included in the assessment model considering three tuning indexes:</w:t>
      </w:r>
    </w:p>
    <w:p w:rsidRPr="000158D3" w:rsidR="00BC3515" w:rsidP="00005966" w:rsidRDefault="00BC3515" w14:paraId="6374E19D" w14:textId="77777777">
      <w:pPr>
        <w:pStyle w:val="Text1"/>
        <w:numPr>
          <w:ilvl w:val="0"/>
          <w:numId w:val="39"/>
        </w:numPr>
        <w:rPr>
          <w:rFonts w:ascii="Calibri" w:hAnsi="Calibri" w:cs="Calibri"/>
        </w:rPr>
      </w:pPr>
      <w:r w:rsidRPr="000158D3">
        <w:rPr>
          <w:rFonts w:ascii="Calibri" w:hAnsi="Calibri" w:cs="Calibri"/>
        </w:rPr>
        <w:t xml:space="preserve">Acoustic survey West that includes the western side of GSA 17 and the entire GSA 18 in the form of numbers-at-age from 2004 to 2016, with data based on a preliminary agreement </w:t>
      </w:r>
      <w:r w:rsidRPr="000158D3">
        <w:rPr>
          <w:rFonts w:ascii="Calibri" w:hAnsi="Calibri" w:cs="Calibri"/>
        </w:rPr>
        <w:lastRenderedPageBreak/>
        <w:t xml:space="preserve">and the discussion inside </w:t>
      </w:r>
      <w:proofErr w:type="spellStart"/>
      <w:r w:rsidRPr="000158D3">
        <w:rPr>
          <w:rFonts w:ascii="Calibri" w:hAnsi="Calibri" w:cs="Calibri"/>
        </w:rPr>
        <w:t>AdriaMed</w:t>
      </w:r>
      <w:proofErr w:type="spellEnd"/>
      <w:r w:rsidRPr="000158D3">
        <w:rPr>
          <w:rFonts w:ascii="Calibri" w:hAnsi="Calibri" w:cs="Calibri"/>
        </w:rPr>
        <w:t xml:space="preserve"> Study Group on </w:t>
      </w:r>
      <w:proofErr w:type="spellStart"/>
      <w:r w:rsidRPr="000158D3">
        <w:rPr>
          <w:rFonts w:ascii="Calibri" w:hAnsi="Calibri" w:cs="Calibri"/>
        </w:rPr>
        <w:t>intercalibration</w:t>
      </w:r>
      <w:proofErr w:type="spellEnd"/>
      <w:r w:rsidRPr="000158D3">
        <w:rPr>
          <w:rFonts w:ascii="Calibri" w:hAnsi="Calibri" w:cs="Calibri"/>
        </w:rPr>
        <w:t xml:space="preserve"> of anchovy otolith reading and taking into account the ICES WKARA2 2016 Report;</w:t>
      </w:r>
    </w:p>
    <w:p w:rsidRPr="000158D3" w:rsidR="00BC3515" w:rsidP="00005966" w:rsidRDefault="00BC3515" w14:paraId="16002B97" w14:textId="77777777">
      <w:pPr>
        <w:pStyle w:val="Text1"/>
        <w:numPr>
          <w:ilvl w:val="0"/>
          <w:numId w:val="39"/>
        </w:numPr>
        <w:rPr>
          <w:rFonts w:ascii="Calibri" w:hAnsi="Calibri" w:cs="Calibri"/>
        </w:rPr>
      </w:pPr>
      <w:r w:rsidRPr="000158D3">
        <w:rPr>
          <w:rFonts w:ascii="Calibri" w:hAnsi="Calibri" w:cs="Calibri"/>
        </w:rPr>
        <w:t>Acoustic survey East, that includes the eastern side of GSA 17 in the form of numbers-at-age from 2013 to 2016, with data based on ICES WKARA2 age-reading protocol;</w:t>
      </w:r>
    </w:p>
    <w:p w:rsidR="00BC3515" w:rsidP="00005966" w:rsidRDefault="00BC3515" w14:paraId="1F94F462" w14:textId="77777777">
      <w:pPr>
        <w:pStyle w:val="Text1"/>
        <w:numPr>
          <w:ilvl w:val="0"/>
          <w:numId w:val="39"/>
        </w:numPr>
        <w:rPr>
          <w:rFonts w:ascii="Verdana" w:hAnsi="Verdana"/>
          <w:sz w:val="22"/>
          <w:szCs w:val="22"/>
        </w:rPr>
      </w:pPr>
      <w:r w:rsidRPr="000158D3">
        <w:rPr>
          <w:rFonts w:ascii="Calibri" w:hAnsi="Calibri" w:cs="Calibri"/>
        </w:rPr>
        <w:t>Acoustic survey East biomass that includes the eastern side of GSA 17 in the form of total biomass from 2003 to 2012.</w:t>
      </w:r>
    </w:p>
    <w:p w:rsidRPr="004B06AF" w:rsidR="00BC3515" w:rsidRDefault="00BC3515" w14:paraId="307013BE" w14:textId="77777777">
      <w:pPr>
        <w:pStyle w:val="Textbody"/>
        <w:pBdr>
          <w:top w:val="none" w:color="auto" w:sz="0" w:space="0"/>
          <w:left w:val="none" w:color="auto" w:sz="0" w:space="0"/>
          <w:bottom w:val="none" w:color="auto" w:sz="0" w:space="0"/>
          <w:right w:val="none" w:color="auto" w:sz="0" w:space="0"/>
          <w:bar w:val="none" w:color="auto" w:sz="0"/>
        </w:pBdr>
        <w:jc w:val="both"/>
      </w:pPr>
      <w:r>
        <w:rPr>
          <w:rStyle w:val="None"/>
          <w:rFonts w:ascii="Calibri" w:hAnsi="Calibri"/>
        </w:rPr>
        <w:t>All assessments are performed with version 0.99-3 of FLSAM, together with version 2.5 of the FLR library (</w:t>
      </w:r>
      <w:proofErr w:type="spellStart"/>
      <w:r>
        <w:rPr>
          <w:rStyle w:val="None"/>
          <w:rFonts w:ascii="Calibri" w:hAnsi="Calibri"/>
        </w:rPr>
        <w:t>FLCore</w:t>
      </w:r>
      <w:proofErr w:type="spellEnd"/>
      <w:r>
        <w:rPr>
          <w:rStyle w:val="None"/>
          <w:rFonts w:ascii="Calibri" w:hAnsi="Calibri"/>
        </w:rPr>
        <w:t>).</w:t>
      </w:r>
    </w:p>
    <w:p w:rsidR="00BC3515" w:rsidP="00005966" w:rsidRDefault="003A20BC" w14:paraId="56B22615" w14:textId="77777777">
      <w:pPr>
        <w:pStyle w:val="Titolo3"/>
        <w:pBdr>
          <w:top w:val="none" w:color="auto" w:sz="0" w:space="0"/>
          <w:left w:val="none" w:color="auto" w:sz="0" w:space="0"/>
          <w:bottom w:val="none" w:color="auto" w:sz="0" w:space="0"/>
          <w:right w:val="none" w:color="auto" w:sz="0" w:space="0"/>
          <w:bar w:val="none" w:color="auto" w:sz="0"/>
        </w:pBdr>
        <w:ind w:left="426"/>
        <w:rPr>
          <w:rStyle w:val="None"/>
          <w:rFonts w:cs="Arial Unicode MS"/>
          <w:b w:val="0"/>
          <w:bCs w:val="0"/>
          <w:sz w:val="24"/>
          <w:szCs w:val="24"/>
        </w:rPr>
      </w:pPr>
      <w:bookmarkStart w:name="_Toc21" w:id="25"/>
      <w:r w:rsidRPr="00F72176">
        <w:rPr>
          <w:rStyle w:val="None"/>
          <w:rFonts w:ascii="Calibri" w:hAnsi="Calibri"/>
          <w:lang w:val="de-DE"/>
        </w:rPr>
        <w:t>6.1.2 Scripts</w:t>
      </w:r>
      <w:bookmarkEnd w:id="25"/>
    </w:p>
    <w:p w:rsidR="00BC3515" w:rsidRDefault="00BC3515" w14:paraId="0B6BC71A" w14:textId="77777777">
      <w:pPr>
        <w:pStyle w:val="Textbody"/>
        <w:pBdr>
          <w:top w:val="none" w:color="auto" w:sz="0" w:space="0"/>
          <w:left w:val="none" w:color="auto" w:sz="0" w:space="0"/>
          <w:bottom w:val="none" w:color="auto" w:sz="0" w:space="0"/>
          <w:right w:val="none" w:color="auto" w:sz="0" w:space="0"/>
          <w:bar w:val="none" w:color="auto" w:sz="0"/>
        </w:pBdr>
        <w:rPr>
          <w:rStyle w:val="None"/>
          <w:rFonts w:eastAsia="Times New Roman" w:cs="Arial"/>
          <w:b/>
          <w:bCs/>
          <w:sz w:val="28"/>
          <w:szCs w:val="28"/>
        </w:rPr>
      </w:pPr>
      <w:r>
        <w:rPr>
          <w:rStyle w:val="None"/>
          <w:rFonts w:ascii="Calibri" w:hAnsi="Calibri"/>
        </w:rPr>
        <w:t>The control file with the final settings is shown below:</w:t>
      </w:r>
    </w:p>
    <w:p w:rsidR="00BC3515" w:rsidRDefault="00BC3515" w14:paraId="40C1F142"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rStyle w:val="None"/>
          <w:rFonts w:ascii="Calibri" w:hAnsi="Calibri"/>
        </w:rPr>
        <w:t>#####################</w:t>
      </w:r>
    </w:p>
    <w:p w:rsidR="00BC3515" w:rsidRDefault="00BC3515" w14:paraId="6B514F62"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[1] "Final Assessment"</w:t>
      </w:r>
    </w:p>
    <w:p w:rsidR="00BC3515" w:rsidRDefault="00BC3515" w14:paraId="295F5DB6"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"range":</w:t>
      </w:r>
    </w:p>
    <w:p w:rsidR="00BC3515" w:rsidRDefault="00BC3515" w14:paraId="4A9AD360"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min       max    </w:t>
      </w:r>
      <w:proofErr w:type="spellStart"/>
      <w:r>
        <w:rPr>
          <w:rStyle w:val="None"/>
          <w:rFonts w:ascii="Calibri" w:hAnsi="Calibri"/>
        </w:rPr>
        <w:t>plusgroup</w:t>
      </w:r>
      <w:proofErr w:type="spellEnd"/>
      <w:r>
        <w:rPr>
          <w:rStyle w:val="None"/>
          <w:rFonts w:ascii="Calibri" w:hAnsi="Calibri"/>
        </w:rPr>
        <w:t xml:space="preserve">   </w:t>
      </w:r>
      <w:proofErr w:type="spellStart"/>
      <w:r>
        <w:rPr>
          <w:rStyle w:val="None"/>
          <w:rFonts w:ascii="Calibri" w:hAnsi="Calibri"/>
        </w:rPr>
        <w:t>minyear</w:t>
      </w:r>
      <w:proofErr w:type="spellEnd"/>
      <w:r>
        <w:rPr>
          <w:rStyle w:val="None"/>
          <w:rFonts w:ascii="Calibri" w:hAnsi="Calibri"/>
        </w:rPr>
        <w:t xml:space="preserve">   </w:t>
      </w:r>
      <w:proofErr w:type="spellStart"/>
      <w:r>
        <w:rPr>
          <w:rStyle w:val="None"/>
          <w:rFonts w:ascii="Calibri" w:hAnsi="Calibri"/>
        </w:rPr>
        <w:t>maxyear</w:t>
      </w:r>
      <w:proofErr w:type="spellEnd"/>
      <w:r>
        <w:rPr>
          <w:rStyle w:val="None"/>
          <w:rFonts w:ascii="Calibri" w:hAnsi="Calibri"/>
        </w:rPr>
        <w:t xml:space="preserve">   </w:t>
      </w:r>
      <w:proofErr w:type="spellStart"/>
      <w:r>
        <w:rPr>
          <w:rStyle w:val="None"/>
          <w:rFonts w:ascii="Calibri" w:hAnsi="Calibri"/>
        </w:rPr>
        <w:t>minfbar</w:t>
      </w:r>
      <w:proofErr w:type="spellEnd"/>
      <w:r>
        <w:rPr>
          <w:rStyle w:val="None"/>
          <w:rFonts w:ascii="Calibri" w:hAnsi="Calibri"/>
        </w:rPr>
        <w:t xml:space="preserve">   </w:t>
      </w:r>
      <w:proofErr w:type="spellStart"/>
      <w:r>
        <w:rPr>
          <w:rStyle w:val="None"/>
          <w:rFonts w:ascii="Calibri" w:hAnsi="Calibri"/>
        </w:rPr>
        <w:t>maxfbar</w:t>
      </w:r>
      <w:proofErr w:type="spellEnd"/>
      <w:r>
        <w:rPr>
          <w:rStyle w:val="None"/>
          <w:rFonts w:ascii="Calibri" w:hAnsi="Calibri"/>
        </w:rPr>
        <w:t xml:space="preserve"> </w:t>
      </w:r>
    </w:p>
    <w:p w:rsidR="00BC3515" w:rsidRDefault="00BC3515" w14:paraId="30ABF5EC"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Fonts w:ascii="Calibri" w:hAnsi="Calibri"/>
        </w:rPr>
      </w:pPr>
      <w:r>
        <w:rPr>
          <w:rStyle w:val="None"/>
          <w:rFonts w:ascii="Calibri" w:hAnsi="Calibri"/>
        </w:rPr>
        <w:t xml:space="preserve">0             4               4               1975          2016           1              2 </w:t>
      </w:r>
    </w:p>
    <w:p w:rsidR="00BC3515" w:rsidRDefault="00BC3515" w14:paraId="500635BA"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Fonts w:ascii="Calibri" w:hAnsi="Calibri"/>
        </w:rPr>
      </w:pPr>
    </w:p>
    <w:p w:rsidRPr="00005966" w:rsidR="00BC3515" w:rsidP="00005966" w:rsidRDefault="00BC3515" w14:paraId="1947F5FE"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sidRPr="00005966">
        <w:rPr>
          <w:rStyle w:val="None"/>
          <w:rFonts w:ascii="Calibri" w:hAnsi="Calibri"/>
        </w:rPr>
        <w:t>Slot "fleets":</w:t>
      </w:r>
    </w:p>
    <w:p w:rsidRPr="00005966" w:rsidR="00BC3515" w:rsidP="00005966" w:rsidRDefault="00BC3515" w14:paraId="78B4C772"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sidRPr="00005966">
        <w:rPr>
          <w:rStyle w:val="None"/>
          <w:rFonts w:ascii="Calibri" w:hAnsi="Calibri"/>
        </w:rPr>
        <w:t xml:space="preserve">            catch         Echo West         Echo East Echo East Biomass </w:t>
      </w:r>
    </w:p>
    <w:p w:rsidRPr="00005966" w:rsidR="00BC3515" w:rsidP="00005966" w:rsidRDefault="00BC3515" w14:paraId="4A5446C4"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sidRPr="00005966">
        <w:rPr>
          <w:rStyle w:val="None"/>
          <w:rFonts w:ascii="Calibri" w:hAnsi="Calibri"/>
        </w:rPr>
        <w:t xml:space="preserve">                0                 2                 2                 3</w:t>
      </w:r>
    </w:p>
    <w:p w:rsidR="00BC3515" w:rsidRDefault="00BC3515" w14:paraId="1E2BABD7" w14:textId="77777777">
      <w:pPr>
        <w:pStyle w:val="Textbody"/>
        <w:pBdr>
          <w:top w:val="none" w:color="auto" w:sz="0" w:space="0"/>
          <w:left w:val="none" w:color="auto" w:sz="0" w:space="0"/>
          <w:bottom w:val="none" w:color="auto" w:sz="0" w:space="0"/>
          <w:right w:val="none" w:color="auto" w:sz="0" w:space="0"/>
          <w:bar w:val="none" w:color="auto" w:sz="0"/>
        </w:pBdr>
        <w:spacing w:after="0"/>
        <w:rPr>
          <w:rFonts w:ascii="Calibri" w:hAnsi="Calibri" w:cs="Calibri"/>
        </w:rPr>
      </w:pPr>
    </w:p>
    <w:p w:rsidR="00BC3515" w:rsidRDefault="00BC3515" w14:paraId="0C6C1A65"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"states":</w:t>
      </w:r>
    </w:p>
    <w:p w:rsidR="00BC3515" w:rsidRDefault="00BC3515" w14:paraId="2A3D4C84"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              </w:t>
      </w:r>
      <w:r>
        <w:rPr>
          <w:rStyle w:val="None"/>
          <w:rFonts w:ascii="Calibri" w:hAnsi="Calibri"/>
        </w:rPr>
        <w:tab/>
      </w:r>
      <w:r>
        <w:rPr>
          <w:rStyle w:val="None"/>
          <w:rFonts w:ascii="Calibri" w:hAnsi="Calibri"/>
        </w:rPr>
        <w:t>age</w:t>
      </w:r>
    </w:p>
    <w:p w:rsidR="00BC3515" w:rsidRDefault="00BC3515" w14:paraId="0CAD23CC" w14:textId="77777777">
      <w:pPr>
        <w:pStyle w:val="Textbody"/>
        <w:pBdr>
          <w:top w:val="none" w:color="auto" w:sz="0" w:space="0"/>
          <w:left w:val="none" w:color="auto" w:sz="0" w:space="0"/>
          <w:bottom w:val="none" w:color="auto" w:sz="0" w:space="0"/>
          <w:right w:val="none" w:color="auto" w:sz="0" w:space="0"/>
          <w:bar w:val="none" w:color="auto" w:sz="0"/>
        </w:pBdr>
        <w:spacing w:after="0"/>
        <w:ind w:left="708" w:firstLine="708"/>
        <w:rPr>
          <w:rStyle w:val="None"/>
        </w:rPr>
      </w:pPr>
      <w:r>
        <w:rPr>
          <w:rStyle w:val="None"/>
          <w:rFonts w:ascii="Calibri" w:hAnsi="Calibri"/>
        </w:rPr>
        <w:t>0  1  2  3  4</w:t>
      </w:r>
    </w:p>
    <w:p w:rsidR="00BC3515" w:rsidRDefault="00BC3515" w14:paraId="6942F34B"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catch </w:t>
      </w:r>
      <w:r>
        <w:rPr>
          <w:rStyle w:val="None"/>
          <w:rFonts w:ascii="Calibri" w:hAnsi="Calibri"/>
        </w:rPr>
        <w:tab/>
      </w:r>
      <w:r>
        <w:rPr>
          <w:rStyle w:val="None"/>
          <w:rFonts w:ascii="Calibri" w:hAnsi="Calibri"/>
        </w:rPr>
        <w:tab/>
      </w:r>
      <w:r>
        <w:rPr>
          <w:rStyle w:val="None"/>
          <w:rFonts w:ascii="Calibri" w:hAnsi="Calibri"/>
        </w:rPr>
        <w:t>1  2  3  4  5</w:t>
      </w:r>
    </w:p>
    <w:p w:rsidR="00BC3515" w:rsidRDefault="00BC3515" w14:paraId="487C6833"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 </w:t>
      </w:r>
    </w:p>
    <w:p w:rsidR="00BC3515" w:rsidRDefault="00BC3515" w14:paraId="67B65234"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w:t>
      </w:r>
      <w:proofErr w:type="spellStart"/>
      <w:r>
        <w:rPr>
          <w:rStyle w:val="None"/>
          <w:rFonts w:ascii="Calibri" w:hAnsi="Calibri"/>
        </w:rPr>
        <w:t>logN.vars</w:t>
      </w:r>
      <w:proofErr w:type="spellEnd"/>
      <w:r>
        <w:rPr>
          <w:rStyle w:val="None"/>
          <w:rFonts w:ascii="Calibri" w:hAnsi="Calibri"/>
        </w:rPr>
        <w:t>":</w:t>
      </w:r>
    </w:p>
    <w:p w:rsidR="00BC3515" w:rsidRDefault="00BC3515" w14:paraId="587C8163"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0 1 2 3 4 </w:t>
      </w:r>
    </w:p>
    <w:p w:rsidR="00BC3515" w:rsidRDefault="00BC3515" w14:paraId="3B7C8D67"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1 2 3 3 4 </w:t>
      </w:r>
    </w:p>
    <w:p w:rsidR="00BC3515" w:rsidRDefault="00BC3515" w14:paraId="34498B79" w14:textId="77777777">
      <w:pPr>
        <w:pStyle w:val="Textbody"/>
        <w:pBdr>
          <w:top w:val="none" w:color="auto" w:sz="0" w:space="0"/>
          <w:left w:val="none" w:color="auto" w:sz="0" w:space="0"/>
          <w:bottom w:val="none" w:color="auto" w:sz="0" w:space="0"/>
          <w:right w:val="none" w:color="auto" w:sz="0" w:space="0"/>
          <w:bar w:val="none" w:color="auto" w:sz="0"/>
        </w:pBdr>
        <w:spacing w:after="0"/>
        <w:rPr>
          <w:rFonts w:ascii="Calibri" w:hAnsi="Calibri" w:cs="Calibri"/>
        </w:rPr>
      </w:pPr>
    </w:p>
    <w:p w:rsidR="00BC3515" w:rsidRDefault="00BC3515" w14:paraId="04787FBF"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"catchabilities":</w:t>
      </w:r>
    </w:p>
    <w:p w:rsidR="00BC3515" w:rsidRDefault="00BC3515" w14:paraId="1DC96D40" w14:textId="77777777">
      <w:pPr>
        <w:pStyle w:val="Textbody"/>
        <w:pBdr>
          <w:top w:val="none" w:color="auto" w:sz="0" w:space="0"/>
          <w:left w:val="none" w:color="auto" w:sz="0" w:space="0"/>
          <w:bottom w:val="none" w:color="auto" w:sz="0" w:space="0"/>
          <w:right w:val="none" w:color="auto" w:sz="0" w:space="0"/>
          <w:bar w:val="none" w:color="auto" w:sz="0"/>
        </w:pBdr>
        <w:spacing w:after="0"/>
        <w:ind w:left="1416" w:firstLine="708"/>
        <w:rPr>
          <w:rStyle w:val="None"/>
        </w:rPr>
      </w:pPr>
      <w:r>
        <w:rPr>
          <w:rStyle w:val="None"/>
          <w:rFonts w:ascii="Calibri" w:hAnsi="Calibri"/>
        </w:rPr>
        <w:t>age</w:t>
      </w:r>
    </w:p>
    <w:p w:rsidR="00BC3515" w:rsidRDefault="00BC3515" w14:paraId="5370DFD4"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cs="Calibri"/>
        </w:rPr>
        <w:tab/>
      </w:r>
      <w:r>
        <w:rPr>
          <w:rStyle w:val="None"/>
          <w:rFonts w:ascii="Calibri" w:hAnsi="Calibri" w:cs="Calibri"/>
        </w:rPr>
        <w:tab/>
      </w:r>
      <w:r>
        <w:rPr>
          <w:rStyle w:val="None"/>
          <w:rFonts w:ascii="Calibri" w:hAnsi="Calibri" w:cs="Calibri"/>
        </w:rPr>
        <w:tab/>
      </w:r>
      <w:r>
        <w:rPr>
          <w:rStyle w:val="None"/>
          <w:rFonts w:ascii="Calibri" w:hAnsi="Calibri" w:cs="Calibri"/>
        </w:rPr>
        <w:t>0  1  2  3  4</w:t>
      </w:r>
    </w:p>
    <w:p w:rsidR="00BC3515" w:rsidRDefault="00BC3515" w14:paraId="2C47AEF8"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EchoWest1718  </w:t>
      </w:r>
      <w:r>
        <w:rPr>
          <w:rStyle w:val="None"/>
          <w:rFonts w:ascii="Calibri" w:hAnsi="Calibri"/>
        </w:rPr>
        <w:tab/>
      </w:r>
      <w:r>
        <w:rPr>
          <w:rStyle w:val="None"/>
          <w:rFonts w:ascii="Calibri" w:hAnsi="Calibri"/>
        </w:rPr>
        <w:t>1  2  3  4  4</w:t>
      </w:r>
    </w:p>
    <w:p w:rsidR="00BC3515" w:rsidRDefault="00BC3515" w14:paraId="55102999"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proofErr w:type="spellStart"/>
      <w:r>
        <w:rPr>
          <w:rStyle w:val="None"/>
          <w:rFonts w:ascii="Calibri" w:hAnsi="Calibri"/>
        </w:rPr>
        <w:t>EchoEast</w:t>
      </w:r>
      <w:proofErr w:type="spellEnd"/>
      <w:r>
        <w:rPr>
          <w:rStyle w:val="None"/>
          <w:rFonts w:ascii="Calibri" w:hAnsi="Calibri"/>
        </w:rPr>
        <w:t xml:space="preserve">      </w:t>
      </w:r>
      <w:r>
        <w:rPr>
          <w:rStyle w:val="None"/>
          <w:rFonts w:ascii="Calibri" w:hAnsi="Calibri"/>
        </w:rPr>
        <w:tab/>
      </w:r>
      <w:r>
        <w:rPr>
          <w:rStyle w:val="None"/>
          <w:rFonts w:ascii="Calibri" w:hAnsi="Calibri"/>
        </w:rPr>
        <w:tab/>
      </w:r>
      <w:r>
        <w:rPr>
          <w:rStyle w:val="None"/>
          <w:rFonts w:ascii="Calibri" w:hAnsi="Calibri"/>
        </w:rPr>
        <w:t xml:space="preserve">5  6  7  NA  </w:t>
      </w:r>
      <w:proofErr w:type="spellStart"/>
      <w:r>
        <w:rPr>
          <w:rStyle w:val="None"/>
          <w:rFonts w:ascii="Calibri" w:hAnsi="Calibri"/>
        </w:rPr>
        <w:t>NA</w:t>
      </w:r>
      <w:proofErr w:type="spellEnd"/>
    </w:p>
    <w:p w:rsidR="00BC3515" w:rsidRDefault="00BC3515" w14:paraId="6818B3B0" w14:textId="77777777">
      <w:pPr>
        <w:pStyle w:val="Textbody"/>
        <w:pBdr>
          <w:top w:val="none" w:color="auto" w:sz="0" w:space="0"/>
          <w:left w:val="none" w:color="auto" w:sz="0" w:space="0"/>
          <w:bottom w:val="none" w:color="auto" w:sz="0" w:space="0"/>
          <w:right w:val="none" w:color="auto" w:sz="0" w:space="0"/>
          <w:bar w:val="none" w:color="auto" w:sz="0"/>
        </w:pBdr>
        <w:spacing w:after="0"/>
        <w:rPr>
          <w:rFonts w:ascii="Calibri" w:hAnsi="Calibri" w:cs="Calibri"/>
        </w:rPr>
      </w:pPr>
    </w:p>
    <w:p w:rsidR="00BC3515" w:rsidRDefault="00BC3515" w14:paraId="16B2505D"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w:t>
      </w:r>
      <w:proofErr w:type="spellStart"/>
      <w:r>
        <w:rPr>
          <w:rStyle w:val="None"/>
          <w:rFonts w:ascii="Calibri" w:hAnsi="Calibri"/>
        </w:rPr>
        <w:t>f.vars</w:t>
      </w:r>
      <w:proofErr w:type="spellEnd"/>
      <w:r>
        <w:rPr>
          <w:rStyle w:val="None"/>
          <w:rFonts w:ascii="Calibri" w:hAnsi="Calibri"/>
        </w:rPr>
        <w:t>":</w:t>
      </w:r>
    </w:p>
    <w:p w:rsidR="00BC3515" w:rsidRDefault="00BC3515" w14:paraId="51C1C910"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              </w:t>
      </w:r>
      <w:r>
        <w:rPr>
          <w:rStyle w:val="None"/>
          <w:rFonts w:ascii="Calibri" w:hAnsi="Calibri"/>
        </w:rPr>
        <w:tab/>
      </w:r>
      <w:r>
        <w:rPr>
          <w:rStyle w:val="None"/>
          <w:rFonts w:ascii="Calibri" w:hAnsi="Calibri"/>
        </w:rPr>
        <w:t>age</w:t>
      </w:r>
    </w:p>
    <w:p w:rsidR="00BC3515" w:rsidRDefault="00BC3515" w14:paraId="124B5D62" w14:textId="77777777">
      <w:pPr>
        <w:pStyle w:val="Textbody"/>
        <w:pBdr>
          <w:top w:val="none" w:color="auto" w:sz="0" w:space="0"/>
          <w:left w:val="none" w:color="auto" w:sz="0" w:space="0"/>
          <w:bottom w:val="none" w:color="auto" w:sz="0" w:space="0"/>
          <w:right w:val="none" w:color="auto" w:sz="0" w:space="0"/>
          <w:bar w:val="none" w:color="auto" w:sz="0"/>
        </w:pBdr>
        <w:spacing w:after="0"/>
        <w:ind w:left="708" w:firstLine="708"/>
        <w:rPr>
          <w:rStyle w:val="None"/>
        </w:rPr>
      </w:pPr>
      <w:r>
        <w:rPr>
          <w:rStyle w:val="None"/>
          <w:rFonts w:ascii="Calibri" w:hAnsi="Calibri"/>
        </w:rPr>
        <w:t>0  1  2  3  4</w:t>
      </w:r>
    </w:p>
    <w:p w:rsidR="00BC3515" w:rsidRDefault="00BC3515" w14:paraId="704A21A9"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catch </w:t>
      </w:r>
      <w:r>
        <w:rPr>
          <w:rStyle w:val="None"/>
          <w:rFonts w:ascii="Calibri" w:hAnsi="Calibri"/>
        </w:rPr>
        <w:tab/>
      </w:r>
      <w:r>
        <w:rPr>
          <w:rStyle w:val="None"/>
          <w:rFonts w:ascii="Calibri" w:hAnsi="Calibri"/>
        </w:rPr>
        <w:tab/>
      </w:r>
      <w:r>
        <w:rPr>
          <w:rStyle w:val="None"/>
          <w:rFonts w:ascii="Calibri" w:hAnsi="Calibri"/>
        </w:rPr>
        <w:t>1  1  2  2  2</w:t>
      </w:r>
    </w:p>
    <w:p w:rsidR="00BC3515" w:rsidRDefault="00BC3515" w14:paraId="66FA3EE9"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 </w:t>
      </w:r>
    </w:p>
    <w:p w:rsidR="00BC3515" w:rsidRDefault="00BC3515" w14:paraId="294C6DDA"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Slot "</w:t>
      </w:r>
      <w:proofErr w:type="spellStart"/>
      <w:r>
        <w:rPr>
          <w:rStyle w:val="None"/>
          <w:rFonts w:ascii="Calibri" w:hAnsi="Calibri"/>
        </w:rPr>
        <w:t>obs.vars</w:t>
      </w:r>
      <w:proofErr w:type="spellEnd"/>
      <w:r>
        <w:rPr>
          <w:rStyle w:val="None"/>
          <w:rFonts w:ascii="Calibri" w:hAnsi="Calibri"/>
        </w:rPr>
        <w:t>":</w:t>
      </w:r>
    </w:p>
    <w:p w:rsidR="00BC3515" w:rsidRDefault="00BC3515" w14:paraId="741F0BAD" w14:textId="77777777">
      <w:pPr>
        <w:pStyle w:val="Textbody"/>
        <w:pBdr>
          <w:top w:val="none" w:color="auto" w:sz="0" w:space="0"/>
          <w:left w:val="none" w:color="auto" w:sz="0" w:space="0"/>
          <w:bottom w:val="none" w:color="auto" w:sz="0" w:space="0"/>
          <w:right w:val="none" w:color="auto" w:sz="0" w:space="0"/>
          <w:bar w:val="none" w:color="auto" w:sz="0"/>
        </w:pBdr>
        <w:spacing w:after="0"/>
        <w:ind w:left="1416" w:firstLine="708"/>
        <w:rPr>
          <w:rStyle w:val="None"/>
        </w:rPr>
      </w:pPr>
      <w:r>
        <w:rPr>
          <w:rStyle w:val="None"/>
          <w:rFonts w:ascii="Calibri" w:hAnsi="Calibri"/>
        </w:rPr>
        <w:t>age</w:t>
      </w:r>
    </w:p>
    <w:p w:rsidR="00BC3515" w:rsidRDefault="00BC3515" w14:paraId="660FD0A0"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fleet </w:t>
      </w:r>
      <w:r>
        <w:rPr>
          <w:rStyle w:val="None"/>
          <w:rFonts w:ascii="Calibri" w:hAnsi="Calibri"/>
        </w:rPr>
        <w:tab/>
      </w:r>
      <w:r>
        <w:rPr>
          <w:rStyle w:val="None"/>
          <w:rFonts w:ascii="Calibri" w:hAnsi="Calibri"/>
        </w:rPr>
        <w:tab/>
      </w:r>
      <w:r>
        <w:rPr>
          <w:rStyle w:val="None"/>
          <w:rFonts w:ascii="Calibri" w:hAnsi="Calibri"/>
        </w:rPr>
        <w:tab/>
      </w:r>
      <w:r>
        <w:rPr>
          <w:rStyle w:val="None"/>
          <w:rFonts w:ascii="Calibri" w:hAnsi="Calibri"/>
        </w:rPr>
        <w:t>0 1 2  3  4</w:t>
      </w:r>
    </w:p>
    <w:p w:rsidR="00BC3515" w:rsidRDefault="00BC3515" w14:paraId="07C36FCE"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 xml:space="preserve">catch </w:t>
      </w:r>
      <w:r>
        <w:rPr>
          <w:rStyle w:val="None"/>
          <w:rFonts w:ascii="Calibri" w:hAnsi="Calibri"/>
        </w:rPr>
        <w:tab/>
      </w:r>
      <w:r>
        <w:rPr>
          <w:rStyle w:val="None"/>
          <w:rFonts w:ascii="Calibri" w:hAnsi="Calibri"/>
        </w:rPr>
        <w:tab/>
      </w:r>
      <w:r>
        <w:rPr>
          <w:rStyle w:val="None"/>
          <w:rFonts w:ascii="Calibri" w:hAnsi="Calibri"/>
        </w:rPr>
        <w:tab/>
      </w:r>
      <w:r>
        <w:rPr>
          <w:rStyle w:val="None"/>
          <w:rFonts w:ascii="Calibri" w:hAnsi="Calibri"/>
        </w:rPr>
        <w:t>1 2 3  4  4</w:t>
      </w:r>
    </w:p>
    <w:p w:rsidR="00BC3515" w:rsidRDefault="00BC3515" w14:paraId="6FA4F7F7"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lastRenderedPageBreak/>
        <w:t xml:space="preserve">EchoWest1718 </w:t>
      </w:r>
      <w:r>
        <w:rPr>
          <w:rStyle w:val="None"/>
          <w:rFonts w:ascii="Calibri" w:hAnsi="Calibri"/>
        </w:rPr>
        <w:tab/>
      </w:r>
      <w:r>
        <w:rPr>
          <w:rStyle w:val="None"/>
          <w:rFonts w:ascii="Calibri" w:hAnsi="Calibri"/>
        </w:rPr>
        <w:t>5 6 7  7  8</w:t>
      </w:r>
    </w:p>
    <w:p w:rsidR="00BC3515" w:rsidRDefault="00BC3515" w14:paraId="26C9BF89"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proofErr w:type="spellStart"/>
      <w:r>
        <w:rPr>
          <w:rStyle w:val="None"/>
          <w:rFonts w:ascii="Calibri" w:hAnsi="Calibri"/>
        </w:rPr>
        <w:t>EchoEast</w:t>
      </w:r>
      <w:proofErr w:type="spellEnd"/>
      <w:r>
        <w:rPr>
          <w:rStyle w:val="None"/>
          <w:rFonts w:ascii="Calibri" w:hAnsi="Calibri"/>
        </w:rPr>
        <w:t xml:space="preserve">     </w:t>
      </w:r>
      <w:r>
        <w:rPr>
          <w:rStyle w:val="None"/>
          <w:rFonts w:ascii="Calibri" w:hAnsi="Calibri"/>
        </w:rPr>
        <w:tab/>
      </w:r>
      <w:r>
        <w:rPr>
          <w:rStyle w:val="None"/>
          <w:rFonts w:ascii="Calibri" w:hAnsi="Calibri"/>
        </w:rPr>
        <w:tab/>
      </w:r>
      <w:r>
        <w:rPr>
          <w:rStyle w:val="None"/>
          <w:rFonts w:ascii="Calibri" w:hAnsi="Calibri"/>
        </w:rPr>
        <w:t xml:space="preserve">9 10 11 NA </w:t>
      </w:r>
      <w:proofErr w:type="spellStart"/>
      <w:r>
        <w:rPr>
          <w:rStyle w:val="None"/>
          <w:rFonts w:ascii="Calibri" w:hAnsi="Calibri"/>
        </w:rPr>
        <w:t>NA</w:t>
      </w:r>
      <w:proofErr w:type="spellEnd"/>
      <w:r>
        <w:rPr>
          <w:rStyle w:val="None"/>
          <w:rFonts w:ascii="Calibri" w:hAnsi="Calibri"/>
        </w:rPr>
        <w:t xml:space="preserve"> </w:t>
      </w:r>
    </w:p>
    <w:p w:rsidR="00BC3515" w:rsidRDefault="00BC3515" w14:paraId="24C5A78A" w14:textId="77777777">
      <w:pPr>
        <w:pStyle w:val="Textbody"/>
        <w:pBdr>
          <w:top w:val="none" w:color="auto" w:sz="0" w:space="0"/>
          <w:left w:val="none" w:color="auto" w:sz="0" w:space="0"/>
          <w:bottom w:val="none" w:color="auto" w:sz="0" w:space="0"/>
          <w:right w:val="none" w:color="auto" w:sz="0" w:space="0"/>
          <w:bar w:val="none" w:color="auto" w:sz="0"/>
        </w:pBdr>
        <w:spacing w:after="0"/>
        <w:rPr>
          <w:rFonts w:ascii="Calibri" w:hAnsi="Calibri" w:cs="Calibri"/>
        </w:rPr>
      </w:pPr>
    </w:p>
    <w:p w:rsidR="00BC3515" w:rsidRDefault="00BC3515" w14:paraId="4DB91886" w14:textId="77777777">
      <w:pPr>
        <w:pStyle w:val="Textbody"/>
        <w:pBdr>
          <w:top w:val="none" w:color="auto" w:sz="0" w:space="0"/>
          <w:left w:val="none" w:color="auto" w:sz="0" w:space="0"/>
          <w:bottom w:val="none" w:color="auto" w:sz="0" w:space="0"/>
          <w:right w:val="none" w:color="auto" w:sz="0" w:space="0"/>
          <w:bar w:val="none" w:color="auto" w:sz="0"/>
        </w:pBdr>
        <w:spacing w:after="0"/>
        <w:rPr>
          <w:rStyle w:val="None"/>
        </w:rPr>
      </w:pPr>
      <w:r>
        <w:rPr>
          <w:rStyle w:val="None"/>
          <w:rFonts w:ascii="Calibri" w:hAnsi="Calibri"/>
        </w:rPr>
        <w:t>###################</w:t>
      </w:r>
    </w:p>
    <w:p w:rsidR="00BC3515" w:rsidRDefault="00BC3515" w14:paraId="50EE99C8"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P="00005966" w:rsidRDefault="00BC3515" w14:paraId="6C8E63F9" w14:textId="77777777">
      <w:pPr>
        <w:pStyle w:val="Titolo3"/>
        <w:pBdr>
          <w:top w:val="none" w:color="auto" w:sz="0" w:space="0"/>
          <w:left w:val="none" w:color="auto" w:sz="0" w:space="0"/>
          <w:bottom w:val="none" w:color="auto" w:sz="0" w:space="0"/>
          <w:right w:val="none" w:color="auto" w:sz="0" w:space="0"/>
          <w:bar w:val="none" w:color="auto" w:sz="0"/>
        </w:pBdr>
        <w:ind w:left="426"/>
        <w:rPr>
          <w:rStyle w:val="None"/>
          <w:rFonts w:cs="Arial Unicode MS"/>
          <w:b w:val="0"/>
          <w:bCs w:val="0"/>
          <w:sz w:val="24"/>
          <w:szCs w:val="24"/>
        </w:rPr>
      </w:pPr>
      <w:bookmarkStart w:name="_Toc22" w:id="26"/>
      <w:r>
        <w:rPr>
          <w:rStyle w:val="None"/>
          <w:rFonts w:ascii="Calibri" w:hAnsi="Calibri"/>
        </w:rPr>
        <w:t>6.1.3 Input data and Parameters</w:t>
      </w:r>
      <w:bookmarkEnd w:id="26"/>
    </w:p>
    <w:p w:rsidR="00BC3515" w:rsidRDefault="00BC3515" w14:paraId="2D9E2AE3" w14:textId="77777777">
      <w:pPr>
        <w:pStyle w:val="Textbody"/>
        <w:pBdr>
          <w:top w:val="none" w:color="auto" w:sz="0" w:space="0"/>
          <w:left w:val="none" w:color="auto" w:sz="0" w:space="0"/>
          <w:bottom w:val="none" w:color="auto" w:sz="0" w:space="0"/>
          <w:right w:val="none" w:color="auto" w:sz="0" w:space="0"/>
          <w:bar w:val="none" w:color="auto" w:sz="0"/>
        </w:pBdr>
        <w:rPr>
          <w:rStyle w:val="None"/>
          <w:rFonts w:eastAsia="Times New Roman" w:cs="Arial"/>
          <w:b/>
          <w:bCs/>
          <w:sz w:val="28"/>
          <w:szCs w:val="28"/>
        </w:rPr>
      </w:pPr>
      <w:r>
        <w:rPr>
          <w:rStyle w:val="None"/>
          <w:rFonts w:ascii="Calibri" w:hAnsi="Calibri"/>
        </w:rPr>
        <w:t xml:space="preserve">The catch and indices numbers at age used in the assessment are reported in tables from 6.1.3.1 to 6.1.3.3. </w:t>
      </w:r>
    </w:p>
    <w:p w:rsidR="00BC3515" w:rsidRDefault="00BC3515" w14:paraId="27E021CE" w14:textId="77777777">
      <w:pPr>
        <w:pStyle w:val="Titolo3"/>
        <w:pBdr>
          <w:top w:val="none" w:color="auto" w:sz="0" w:space="0"/>
          <w:left w:val="none" w:color="auto" w:sz="0" w:space="0"/>
          <w:bottom w:val="none" w:color="auto" w:sz="0" w:space="0"/>
          <w:right w:val="none" w:color="auto" w:sz="0" w:space="0"/>
          <w:bar w:val="none" w:color="auto" w:sz="0"/>
        </w:pBdr>
        <w:rPr>
          <w:rStyle w:val="None"/>
          <w:rFonts w:cs="Arial Unicode MS"/>
          <w:b w:val="0"/>
          <w:bCs w:val="0"/>
          <w:sz w:val="24"/>
          <w:szCs w:val="24"/>
        </w:rPr>
      </w:pPr>
      <w:bookmarkStart w:name="_Toc23" w:id="27"/>
      <w:r>
        <w:rPr>
          <w:rStyle w:val="None"/>
          <w:rFonts w:ascii="Calibri" w:hAnsi="Calibri"/>
          <w:b w:val="0"/>
          <w:bCs w:val="0"/>
          <w:i/>
          <w:iCs/>
          <w:sz w:val="24"/>
          <w:szCs w:val="24"/>
        </w:rPr>
        <w:t>Table 6.1.3.1. Catch numbers at age (in thousands) for the entire GSA17-18.</w:t>
      </w:r>
      <w:bookmarkEnd w:id="27"/>
    </w:p>
    <w:tbl>
      <w:tblPr>
        <w:tblW w:w="5000" w:type="pct"/>
        <w:tblCellMar>
          <w:left w:w="70" w:type="dxa"/>
          <w:right w:w="70" w:type="dxa"/>
        </w:tblCellMar>
        <w:tblLook w:val="00A0" w:firstRow="1" w:lastRow="0" w:firstColumn="1" w:lastColumn="0" w:noHBand="0" w:noVBand="0"/>
      </w:tblPr>
      <w:tblGrid>
        <w:gridCol w:w="486"/>
        <w:gridCol w:w="913"/>
        <w:gridCol w:w="913"/>
        <w:gridCol w:w="913"/>
        <w:gridCol w:w="915"/>
        <w:gridCol w:w="917"/>
        <w:gridCol w:w="915"/>
        <w:gridCol w:w="915"/>
        <w:gridCol w:w="915"/>
        <w:gridCol w:w="915"/>
        <w:gridCol w:w="915"/>
      </w:tblGrid>
      <w:tr w:rsidRPr="0029474A" w:rsidR="00BC3515" w:rsidTr="0029474A" w14:paraId="4B846844" w14:textId="77777777">
        <w:trPr>
          <w:trHeight w:val="300"/>
        </w:trPr>
        <w:tc>
          <w:tcPr>
            <w:tcW w:w="2625" w:type="pct"/>
            <w:gridSpan w:val="6"/>
            <w:tcBorders>
              <w:top w:val="nil"/>
              <w:left w:val="nil"/>
              <w:bottom w:val="nil"/>
              <w:right w:val="nil"/>
            </w:tcBorders>
            <w:shd w:val="clear" w:color="000000" w:fill="99CCFF"/>
            <w:vAlign w:val="center"/>
          </w:tcPr>
          <w:p w:rsidRPr="0029474A" w:rsidR="00BC3515" w:rsidP="0029474A" w:rsidRDefault="00BC3515" w14:paraId="5C7D9F6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Catch numbers at age (thousands)</w:t>
            </w:r>
          </w:p>
        </w:tc>
        <w:tc>
          <w:tcPr>
            <w:tcW w:w="475" w:type="pct"/>
            <w:tcBorders>
              <w:top w:val="nil"/>
              <w:left w:val="nil"/>
              <w:bottom w:val="nil"/>
              <w:right w:val="nil"/>
            </w:tcBorders>
            <w:shd w:val="clear" w:color="000000" w:fill="99CCFF"/>
            <w:vAlign w:val="center"/>
          </w:tcPr>
          <w:p w:rsidRPr="0029474A" w:rsidR="00BC3515" w:rsidP="0029474A" w:rsidRDefault="00BC3515" w14:paraId="5A59C5E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 </w:t>
            </w:r>
          </w:p>
        </w:tc>
        <w:tc>
          <w:tcPr>
            <w:tcW w:w="475" w:type="pct"/>
            <w:tcBorders>
              <w:top w:val="nil"/>
              <w:left w:val="nil"/>
              <w:bottom w:val="nil"/>
              <w:right w:val="nil"/>
            </w:tcBorders>
            <w:shd w:val="clear" w:color="000000" w:fill="99CCFF"/>
            <w:vAlign w:val="center"/>
          </w:tcPr>
          <w:p w:rsidRPr="0029474A" w:rsidR="00BC3515" w:rsidP="0029474A" w:rsidRDefault="00BC3515" w14:paraId="410B112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 </w:t>
            </w:r>
          </w:p>
        </w:tc>
        <w:tc>
          <w:tcPr>
            <w:tcW w:w="475" w:type="pct"/>
            <w:tcBorders>
              <w:top w:val="nil"/>
              <w:left w:val="nil"/>
              <w:bottom w:val="nil"/>
              <w:right w:val="nil"/>
            </w:tcBorders>
            <w:shd w:val="clear" w:color="000000" w:fill="99CCFF"/>
            <w:vAlign w:val="center"/>
          </w:tcPr>
          <w:p w:rsidRPr="0029474A" w:rsidR="00BC3515" w:rsidP="0029474A" w:rsidRDefault="00BC3515" w14:paraId="609EE3C1"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 </w:t>
            </w:r>
          </w:p>
        </w:tc>
        <w:tc>
          <w:tcPr>
            <w:tcW w:w="475" w:type="pct"/>
            <w:tcBorders>
              <w:top w:val="nil"/>
              <w:left w:val="nil"/>
              <w:bottom w:val="nil"/>
              <w:right w:val="nil"/>
            </w:tcBorders>
            <w:shd w:val="clear" w:color="000000" w:fill="99CCFF"/>
            <w:vAlign w:val="center"/>
          </w:tcPr>
          <w:p w:rsidRPr="0029474A" w:rsidR="00BC3515" w:rsidP="0029474A" w:rsidRDefault="00BC3515" w14:paraId="4A945F5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 </w:t>
            </w:r>
          </w:p>
        </w:tc>
        <w:tc>
          <w:tcPr>
            <w:tcW w:w="475" w:type="pct"/>
            <w:tcBorders>
              <w:top w:val="nil"/>
              <w:left w:val="nil"/>
              <w:bottom w:val="nil"/>
              <w:right w:val="nil"/>
            </w:tcBorders>
            <w:shd w:val="clear" w:color="000000" w:fill="99CCFF"/>
            <w:vAlign w:val="center"/>
          </w:tcPr>
          <w:p w:rsidRPr="0029474A" w:rsidR="00BC3515" w:rsidP="0029474A" w:rsidRDefault="00BC3515" w14:paraId="391A92F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 </w:t>
            </w:r>
          </w:p>
        </w:tc>
      </w:tr>
      <w:tr w:rsidRPr="0029474A" w:rsidR="00BC3515" w:rsidTr="0029474A" w14:paraId="035327F3" w14:textId="77777777">
        <w:trPr>
          <w:trHeight w:val="300"/>
        </w:trPr>
        <w:tc>
          <w:tcPr>
            <w:tcW w:w="252" w:type="pct"/>
            <w:tcBorders>
              <w:top w:val="nil"/>
              <w:left w:val="nil"/>
              <w:bottom w:val="nil"/>
              <w:right w:val="nil"/>
            </w:tcBorders>
            <w:vAlign w:val="center"/>
          </w:tcPr>
          <w:p w:rsidRPr="0029474A" w:rsidR="00BC3515" w:rsidP="0029474A" w:rsidRDefault="00BC3515" w14:paraId="31A0D97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Age</w:t>
            </w:r>
          </w:p>
        </w:tc>
        <w:tc>
          <w:tcPr>
            <w:tcW w:w="474" w:type="pct"/>
            <w:tcBorders>
              <w:top w:val="nil"/>
              <w:left w:val="nil"/>
              <w:bottom w:val="nil"/>
              <w:right w:val="nil"/>
            </w:tcBorders>
            <w:vAlign w:val="center"/>
          </w:tcPr>
          <w:p w:rsidRPr="0029474A" w:rsidR="00BC3515" w:rsidP="0029474A" w:rsidRDefault="00BC3515" w14:paraId="02C264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1975</w:t>
            </w:r>
          </w:p>
        </w:tc>
        <w:tc>
          <w:tcPr>
            <w:tcW w:w="474" w:type="pct"/>
            <w:tcBorders>
              <w:top w:val="nil"/>
              <w:left w:val="nil"/>
              <w:bottom w:val="nil"/>
              <w:right w:val="nil"/>
            </w:tcBorders>
            <w:vAlign w:val="center"/>
          </w:tcPr>
          <w:p w:rsidRPr="0029474A" w:rsidR="00BC3515" w:rsidP="0029474A" w:rsidRDefault="00BC3515" w14:paraId="768D88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1976</w:t>
            </w:r>
          </w:p>
        </w:tc>
        <w:tc>
          <w:tcPr>
            <w:tcW w:w="474" w:type="pct"/>
            <w:tcBorders>
              <w:top w:val="nil"/>
              <w:left w:val="nil"/>
              <w:bottom w:val="nil"/>
              <w:right w:val="nil"/>
            </w:tcBorders>
            <w:vAlign w:val="center"/>
          </w:tcPr>
          <w:p w:rsidRPr="0029474A" w:rsidR="00BC3515" w:rsidP="0029474A" w:rsidRDefault="00BC3515" w14:paraId="2ECBC2F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1977</w:t>
            </w:r>
          </w:p>
        </w:tc>
        <w:tc>
          <w:tcPr>
            <w:tcW w:w="475" w:type="pct"/>
            <w:tcBorders>
              <w:top w:val="nil"/>
              <w:left w:val="nil"/>
              <w:bottom w:val="nil"/>
              <w:right w:val="nil"/>
            </w:tcBorders>
            <w:vAlign w:val="center"/>
          </w:tcPr>
          <w:p w:rsidRPr="0029474A" w:rsidR="00BC3515" w:rsidP="0029474A" w:rsidRDefault="00BC3515" w14:paraId="5A039C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1978</w:t>
            </w:r>
          </w:p>
        </w:tc>
        <w:tc>
          <w:tcPr>
            <w:tcW w:w="475" w:type="pct"/>
            <w:tcBorders>
              <w:top w:val="nil"/>
              <w:left w:val="nil"/>
              <w:bottom w:val="nil"/>
              <w:right w:val="nil"/>
            </w:tcBorders>
            <w:vAlign w:val="center"/>
          </w:tcPr>
          <w:p w:rsidRPr="0029474A" w:rsidR="00BC3515" w:rsidP="0029474A" w:rsidRDefault="00BC3515" w14:paraId="578C57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1979</w:t>
            </w:r>
          </w:p>
        </w:tc>
        <w:tc>
          <w:tcPr>
            <w:tcW w:w="475" w:type="pct"/>
            <w:tcBorders>
              <w:top w:val="nil"/>
              <w:left w:val="nil"/>
              <w:bottom w:val="nil"/>
              <w:right w:val="nil"/>
            </w:tcBorders>
            <w:vAlign w:val="center"/>
          </w:tcPr>
          <w:p w:rsidRPr="0029474A" w:rsidR="00BC3515" w:rsidP="0029474A" w:rsidRDefault="00BC3515" w14:paraId="3DFBFC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1980</w:t>
            </w:r>
          </w:p>
        </w:tc>
        <w:tc>
          <w:tcPr>
            <w:tcW w:w="475" w:type="pct"/>
            <w:tcBorders>
              <w:top w:val="nil"/>
              <w:left w:val="nil"/>
              <w:bottom w:val="nil"/>
              <w:right w:val="nil"/>
            </w:tcBorders>
            <w:vAlign w:val="center"/>
          </w:tcPr>
          <w:p w:rsidRPr="0029474A" w:rsidR="00BC3515" w:rsidP="0029474A" w:rsidRDefault="00BC3515" w14:paraId="070CFB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1981</w:t>
            </w:r>
          </w:p>
        </w:tc>
        <w:tc>
          <w:tcPr>
            <w:tcW w:w="475" w:type="pct"/>
            <w:tcBorders>
              <w:top w:val="nil"/>
              <w:left w:val="nil"/>
              <w:bottom w:val="nil"/>
              <w:right w:val="nil"/>
            </w:tcBorders>
            <w:vAlign w:val="center"/>
          </w:tcPr>
          <w:p w:rsidRPr="0029474A" w:rsidR="00BC3515" w:rsidP="0029474A" w:rsidRDefault="00BC3515" w14:paraId="180D28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1982</w:t>
            </w:r>
          </w:p>
        </w:tc>
        <w:tc>
          <w:tcPr>
            <w:tcW w:w="475" w:type="pct"/>
            <w:tcBorders>
              <w:top w:val="nil"/>
              <w:left w:val="nil"/>
              <w:bottom w:val="nil"/>
              <w:right w:val="nil"/>
            </w:tcBorders>
            <w:vAlign w:val="center"/>
          </w:tcPr>
          <w:p w:rsidRPr="0029474A" w:rsidR="00BC3515" w:rsidP="0029474A" w:rsidRDefault="00BC3515" w14:paraId="4BE6A5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1983</w:t>
            </w:r>
          </w:p>
        </w:tc>
        <w:tc>
          <w:tcPr>
            <w:tcW w:w="475" w:type="pct"/>
            <w:tcBorders>
              <w:top w:val="nil"/>
              <w:left w:val="nil"/>
              <w:bottom w:val="nil"/>
              <w:right w:val="nil"/>
            </w:tcBorders>
            <w:vAlign w:val="center"/>
          </w:tcPr>
          <w:p w:rsidRPr="0029474A" w:rsidR="00BC3515" w:rsidP="0029474A" w:rsidRDefault="00BC3515" w14:paraId="6A66C2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1984</w:t>
            </w:r>
          </w:p>
        </w:tc>
      </w:tr>
      <w:tr w:rsidRPr="0029474A" w:rsidR="00BC3515" w:rsidTr="0029474A" w14:paraId="4CEF60C6" w14:textId="77777777">
        <w:trPr>
          <w:trHeight w:val="300"/>
        </w:trPr>
        <w:tc>
          <w:tcPr>
            <w:tcW w:w="252" w:type="pct"/>
            <w:tcBorders>
              <w:top w:val="nil"/>
              <w:left w:val="nil"/>
              <w:bottom w:val="nil"/>
              <w:right w:val="nil"/>
            </w:tcBorders>
            <w:vAlign w:val="center"/>
          </w:tcPr>
          <w:p w:rsidRPr="0029474A" w:rsidR="00BC3515" w:rsidP="0029474A" w:rsidRDefault="00BC3515" w14:paraId="2830460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0</w:t>
            </w:r>
          </w:p>
        </w:tc>
        <w:tc>
          <w:tcPr>
            <w:tcW w:w="474" w:type="pct"/>
            <w:tcBorders>
              <w:top w:val="nil"/>
              <w:left w:val="nil"/>
              <w:bottom w:val="nil"/>
              <w:right w:val="nil"/>
            </w:tcBorders>
            <w:vAlign w:val="bottom"/>
          </w:tcPr>
          <w:p w:rsidRPr="0029474A" w:rsidR="00BC3515" w:rsidP="0029474A" w:rsidRDefault="00BC3515" w14:paraId="5EFC6A7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482092</w:t>
            </w:r>
          </w:p>
        </w:tc>
        <w:tc>
          <w:tcPr>
            <w:tcW w:w="474" w:type="pct"/>
            <w:tcBorders>
              <w:top w:val="nil"/>
              <w:left w:val="nil"/>
              <w:bottom w:val="nil"/>
              <w:right w:val="nil"/>
            </w:tcBorders>
            <w:noWrap/>
            <w:vAlign w:val="bottom"/>
          </w:tcPr>
          <w:p w:rsidRPr="0029474A" w:rsidR="00BC3515" w:rsidP="0029474A" w:rsidRDefault="00BC3515" w14:paraId="148C5C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546700</w:t>
            </w:r>
          </w:p>
        </w:tc>
        <w:tc>
          <w:tcPr>
            <w:tcW w:w="474" w:type="pct"/>
            <w:tcBorders>
              <w:top w:val="nil"/>
              <w:left w:val="nil"/>
              <w:bottom w:val="nil"/>
              <w:right w:val="nil"/>
            </w:tcBorders>
            <w:noWrap/>
            <w:vAlign w:val="bottom"/>
          </w:tcPr>
          <w:p w:rsidRPr="0029474A" w:rsidR="00BC3515" w:rsidP="0029474A" w:rsidRDefault="00BC3515" w14:paraId="67BFA05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855182</w:t>
            </w:r>
          </w:p>
        </w:tc>
        <w:tc>
          <w:tcPr>
            <w:tcW w:w="475" w:type="pct"/>
            <w:tcBorders>
              <w:top w:val="nil"/>
              <w:left w:val="nil"/>
              <w:bottom w:val="nil"/>
              <w:right w:val="nil"/>
            </w:tcBorders>
            <w:noWrap/>
            <w:vAlign w:val="bottom"/>
          </w:tcPr>
          <w:p w:rsidRPr="0029474A" w:rsidR="00BC3515" w:rsidP="0029474A" w:rsidRDefault="00BC3515" w14:paraId="3D780E6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703778</w:t>
            </w:r>
          </w:p>
        </w:tc>
        <w:tc>
          <w:tcPr>
            <w:tcW w:w="475" w:type="pct"/>
            <w:tcBorders>
              <w:top w:val="nil"/>
              <w:left w:val="nil"/>
              <w:bottom w:val="nil"/>
              <w:right w:val="nil"/>
            </w:tcBorders>
            <w:noWrap/>
            <w:vAlign w:val="bottom"/>
          </w:tcPr>
          <w:p w:rsidRPr="0029474A" w:rsidR="00BC3515" w:rsidP="0029474A" w:rsidRDefault="00BC3515" w14:paraId="41CDD1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608478</w:t>
            </w:r>
          </w:p>
        </w:tc>
        <w:tc>
          <w:tcPr>
            <w:tcW w:w="475" w:type="pct"/>
            <w:tcBorders>
              <w:top w:val="nil"/>
              <w:left w:val="nil"/>
              <w:bottom w:val="nil"/>
              <w:right w:val="nil"/>
            </w:tcBorders>
            <w:noWrap/>
            <w:vAlign w:val="bottom"/>
          </w:tcPr>
          <w:p w:rsidRPr="0029474A" w:rsidR="00BC3515" w:rsidP="0029474A" w:rsidRDefault="00BC3515" w14:paraId="0FE333D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396695</w:t>
            </w:r>
          </w:p>
        </w:tc>
        <w:tc>
          <w:tcPr>
            <w:tcW w:w="475" w:type="pct"/>
            <w:tcBorders>
              <w:top w:val="nil"/>
              <w:left w:val="nil"/>
              <w:bottom w:val="nil"/>
              <w:right w:val="nil"/>
            </w:tcBorders>
            <w:vAlign w:val="bottom"/>
          </w:tcPr>
          <w:p w:rsidRPr="0029474A" w:rsidR="00BC3515" w:rsidP="0029474A" w:rsidRDefault="00BC3515" w14:paraId="1A479F4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363550</w:t>
            </w:r>
          </w:p>
        </w:tc>
        <w:tc>
          <w:tcPr>
            <w:tcW w:w="475" w:type="pct"/>
            <w:tcBorders>
              <w:top w:val="nil"/>
              <w:left w:val="nil"/>
              <w:bottom w:val="nil"/>
              <w:right w:val="nil"/>
            </w:tcBorders>
            <w:vAlign w:val="bottom"/>
          </w:tcPr>
          <w:p w:rsidRPr="0029474A" w:rsidR="00BC3515" w:rsidP="0029474A" w:rsidRDefault="00BC3515" w14:paraId="48B67C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311340</w:t>
            </w:r>
          </w:p>
        </w:tc>
        <w:tc>
          <w:tcPr>
            <w:tcW w:w="475" w:type="pct"/>
            <w:tcBorders>
              <w:top w:val="nil"/>
              <w:left w:val="nil"/>
              <w:bottom w:val="nil"/>
              <w:right w:val="nil"/>
            </w:tcBorders>
            <w:vAlign w:val="bottom"/>
          </w:tcPr>
          <w:p w:rsidRPr="0029474A" w:rsidR="00BC3515" w:rsidP="0029474A" w:rsidRDefault="00BC3515" w14:paraId="1BD311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226546</w:t>
            </w:r>
          </w:p>
        </w:tc>
        <w:tc>
          <w:tcPr>
            <w:tcW w:w="475" w:type="pct"/>
            <w:tcBorders>
              <w:top w:val="nil"/>
              <w:left w:val="nil"/>
              <w:bottom w:val="nil"/>
              <w:right w:val="nil"/>
            </w:tcBorders>
            <w:vAlign w:val="bottom"/>
          </w:tcPr>
          <w:p w:rsidRPr="0029474A" w:rsidR="00BC3515" w:rsidP="0029474A" w:rsidRDefault="00BC3515" w14:paraId="0B4764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235759</w:t>
            </w:r>
          </w:p>
        </w:tc>
      </w:tr>
      <w:tr w:rsidRPr="0029474A" w:rsidR="00BC3515" w:rsidTr="0029474A" w14:paraId="4D5C1D64" w14:textId="77777777">
        <w:trPr>
          <w:trHeight w:val="300"/>
        </w:trPr>
        <w:tc>
          <w:tcPr>
            <w:tcW w:w="252" w:type="pct"/>
            <w:tcBorders>
              <w:top w:val="nil"/>
              <w:left w:val="nil"/>
              <w:bottom w:val="nil"/>
              <w:right w:val="nil"/>
            </w:tcBorders>
            <w:vAlign w:val="center"/>
          </w:tcPr>
          <w:p w:rsidRPr="0029474A" w:rsidR="00BC3515" w:rsidP="0029474A" w:rsidRDefault="00BC3515" w14:paraId="166070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w:t>
            </w:r>
          </w:p>
        </w:tc>
        <w:tc>
          <w:tcPr>
            <w:tcW w:w="474" w:type="pct"/>
            <w:tcBorders>
              <w:top w:val="nil"/>
              <w:left w:val="nil"/>
              <w:bottom w:val="nil"/>
              <w:right w:val="nil"/>
            </w:tcBorders>
            <w:vAlign w:val="bottom"/>
          </w:tcPr>
          <w:p w:rsidRPr="0029474A" w:rsidR="00BC3515" w:rsidP="0029474A" w:rsidRDefault="00BC3515" w14:paraId="0CD395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838593</w:t>
            </w:r>
          </w:p>
        </w:tc>
        <w:tc>
          <w:tcPr>
            <w:tcW w:w="474" w:type="pct"/>
            <w:tcBorders>
              <w:top w:val="nil"/>
              <w:left w:val="nil"/>
              <w:bottom w:val="nil"/>
              <w:right w:val="nil"/>
            </w:tcBorders>
            <w:noWrap/>
            <w:vAlign w:val="bottom"/>
          </w:tcPr>
          <w:p w:rsidRPr="0029474A" w:rsidR="00BC3515" w:rsidP="0029474A" w:rsidRDefault="00BC3515" w14:paraId="2C10B3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871860</w:t>
            </w:r>
          </w:p>
        </w:tc>
        <w:tc>
          <w:tcPr>
            <w:tcW w:w="474" w:type="pct"/>
            <w:tcBorders>
              <w:top w:val="nil"/>
              <w:left w:val="nil"/>
              <w:bottom w:val="nil"/>
              <w:right w:val="nil"/>
            </w:tcBorders>
            <w:noWrap/>
            <w:vAlign w:val="bottom"/>
          </w:tcPr>
          <w:p w:rsidRPr="0029474A" w:rsidR="00BC3515" w:rsidP="0029474A" w:rsidRDefault="00BC3515" w14:paraId="17C22E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1151096</w:t>
            </w:r>
          </w:p>
        </w:tc>
        <w:tc>
          <w:tcPr>
            <w:tcW w:w="475" w:type="pct"/>
            <w:tcBorders>
              <w:top w:val="nil"/>
              <w:left w:val="nil"/>
              <w:bottom w:val="nil"/>
              <w:right w:val="nil"/>
            </w:tcBorders>
            <w:noWrap/>
            <w:vAlign w:val="bottom"/>
          </w:tcPr>
          <w:p w:rsidRPr="0029474A" w:rsidR="00BC3515" w:rsidP="0029474A" w:rsidRDefault="00BC3515" w14:paraId="0F7552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1635116</w:t>
            </w:r>
          </w:p>
        </w:tc>
        <w:tc>
          <w:tcPr>
            <w:tcW w:w="475" w:type="pct"/>
            <w:tcBorders>
              <w:top w:val="nil"/>
              <w:left w:val="nil"/>
              <w:bottom w:val="nil"/>
              <w:right w:val="nil"/>
            </w:tcBorders>
            <w:noWrap/>
            <w:vAlign w:val="bottom"/>
          </w:tcPr>
          <w:p w:rsidRPr="0029474A" w:rsidR="00BC3515" w:rsidP="0029474A" w:rsidRDefault="00BC3515" w14:paraId="22F543A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1401892</w:t>
            </w:r>
          </w:p>
        </w:tc>
        <w:tc>
          <w:tcPr>
            <w:tcW w:w="475" w:type="pct"/>
            <w:tcBorders>
              <w:top w:val="nil"/>
              <w:left w:val="nil"/>
              <w:bottom w:val="nil"/>
              <w:right w:val="nil"/>
            </w:tcBorders>
            <w:noWrap/>
            <w:vAlign w:val="bottom"/>
          </w:tcPr>
          <w:p w:rsidRPr="0029474A" w:rsidR="00BC3515" w:rsidP="0029474A" w:rsidRDefault="00BC3515" w14:paraId="36305F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1263525</w:t>
            </w:r>
          </w:p>
        </w:tc>
        <w:tc>
          <w:tcPr>
            <w:tcW w:w="475" w:type="pct"/>
            <w:tcBorders>
              <w:top w:val="nil"/>
              <w:left w:val="nil"/>
              <w:bottom w:val="nil"/>
              <w:right w:val="nil"/>
            </w:tcBorders>
            <w:vAlign w:val="bottom"/>
          </w:tcPr>
          <w:p w:rsidRPr="0029474A" w:rsidR="00BC3515" w:rsidP="0029474A" w:rsidRDefault="00BC3515" w14:paraId="78C09D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897099</w:t>
            </w:r>
          </w:p>
        </w:tc>
        <w:tc>
          <w:tcPr>
            <w:tcW w:w="475" w:type="pct"/>
            <w:tcBorders>
              <w:top w:val="nil"/>
              <w:left w:val="nil"/>
              <w:bottom w:val="nil"/>
              <w:right w:val="nil"/>
            </w:tcBorders>
            <w:vAlign w:val="bottom"/>
          </w:tcPr>
          <w:p w:rsidRPr="0029474A" w:rsidR="00BC3515" w:rsidP="0029474A" w:rsidRDefault="00BC3515" w14:paraId="105DF1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684511</w:t>
            </w:r>
          </w:p>
        </w:tc>
        <w:tc>
          <w:tcPr>
            <w:tcW w:w="475" w:type="pct"/>
            <w:tcBorders>
              <w:top w:val="nil"/>
              <w:left w:val="nil"/>
              <w:bottom w:val="nil"/>
              <w:right w:val="nil"/>
            </w:tcBorders>
            <w:vAlign w:val="bottom"/>
          </w:tcPr>
          <w:p w:rsidRPr="0029474A" w:rsidR="00BC3515" w:rsidP="0029474A" w:rsidRDefault="00BC3515" w14:paraId="7F0A67E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491870</w:t>
            </w:r>
          </w:p>
        </w:tc>
        <w:tc>
          <w:tcPr>
            <w:tcW w:w="475" w:type="pct"/>
            <w:tcBorders>
              <w:top w:val="nil"/>
              <w:left w:val="nil"/>
              <w:bottom w:val="nil"/>
              <w:right w:val="nil"/>
            </w:tcBorders>
            <w:vAlign w:val="bottom"/>
          </w:tcPr>
          <w:p w:rsidRPr="0029474A" w:rsidR="00BC3515" w:rsidP="0029474A" w:rsidRDefault="00BC3515" w14:paraId="4D40E3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515742</w:t>
            </w:r>
          </w:p>
        </w:tc>
      </w:tr>
      <w:tr w:rsidRPr="0029474A" w:rsidR="00BC3515" w:rsidTr="0029474A" w14:paraId="37C5C70C" w14:textId="77777777">
        <w:trPr>
          <w:trHeight w:val="300"/>
        </w:trPr>
        <w:tc>
          <w:tcPr>
            <w:tcW w:w="252" w:type="pct"/>
            <w:tcBorders>
              <w:top w:val="nil"/>
              <w:left w:val="nil"/>
              <w:bottom w:val="nil"/>
              <w:right w:val="nil"/>
            </w:tcBorders>
            <w:vAlign w:val="center"/>
          </w:tcPr>
          <w:p w:rsidRPr="0029474A" w:rsidR="00BC3515" w:rsidP="0029474A" w:rsidRDefault="00BC3515" w14:paraId="61E076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w:t>
            </w:r>
          </w:p>
        </w:tc>
        <w:tc>
          <w:tcPr>
            <w:tcW w:w="474" w:type="pct"/>
            <w:tcBorders>
              <w:top w:val="nil"/>
              <w:left w:val="nil"/>
              <w:bottom w:val="nil"/>
              <w:right w:val="nil"/>
            </w:tcBorders>
            <w:vAlign w:val="bottom"/>
          </w:tcPr>
          <w:p w:rsidRPr="0029474A" w:rsidR="00BC3515" w:rsidP="0029474A" w:rsidRDefault="00BC3515" w14:paraId="7B223E9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526958</w:t>
            </w:r>
          </w:p>
        </w:tc>
        <w:tc>
          <w:tcPr>
            <w:tcW w:w="474" w:type="pct"/>
            <w:tcBorders>
              <w:top w:val="nil"/>
              <w:left w:val="nil"/>
              <w:bottom w:val="nil"/>
              <w:right w:val="nil"/>
            </w:tcBorders>
            <w:noWrap/>
            <w:vAlign w:val="bottom"/>
          </w:tcPr>
          <w:p w:rsidRPr="0029474A" w:rsidR="00BC3515" w:rsidP="0029474A" w:rsidRDefault="00BC3515" w14:paraId="6BC801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620105</w:t>
            </w:r>
          </w:p>
        </w:tc>
        <w:tc>
          <w:tcPr>
            <w:tcW w:w="474" w:type="pct"/>
            <w:tcBorders>
              <w:top w:val="nil"/>
              <w:left w:val="nil"/>
              <w:bottom w:val="nil"/>
              <w:right w:val="nil"/>
            </w:tcBorders>
            <w:noWrap/>
            <w:vAlign w:val="bottom"/>
          </w:tcPr>
          <w:p w:rsidRPr="0029474A" w:rsidR="00BC3515" w:rsidP="0029474A" w:rsidRDefault="00BC3515" w14:paraId="72DDDDB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628420</w:t>
            </w:r>
          </w:p>
        </w:tc>
        <w:tc>
          <w:tcPr>
            <w:tcW w:w="475" w:type="pct"/>
            <w:tcBorders>
              <w:top w:val="nil"/>
              <w:left w:val="nil"/>
              <w:bottom w:val="nil"/>
              <w:right w:val="nil"/>
            </w:tcBorders>
            <w:noWrap/>
            <w:vAlign w:val="bottom"/>
          </w:tcPr>
          <w:p w:rsidRPr="0029474A" w:rsidR="00BC3515" w:rsidP="0029474A" w:rsidRDefault="00BC3515" w14:paraId="448E94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1405033</w:t>
            </w:r>
          </w:p>
        </w:tc>
        <w:tc>
          <w:tcPr>
            <w:tcW w:w="475" w:type="pct"/>
            <w:tcBorders>
              <w:top w:val="nil"/>
              <w:left w:val="nil"/>
              <w:bottom w:val="nil"/>
              <w:right w:val="nil"/>
            </w:tcBorders>
            <w:noWrap/>
            <w:vAlign w:val="bottom"/>
          </w:tcPr>
          <w:p w:rsidRPr="0029474A" w:rsidR="00BC3515" w:rsidP="0029474A" w:rsidRDefault="00BC3515" w14:paraId="2CD6C0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1169253</w:t>
            </w:r>
          </w:p>
        </w:tc>
        <w:tc>
          <w:tcPr>
            <w:tcW w:w="475" w:type="pct"/>
            <w:tcBorders>
              <w:top w:val="nil"/>
              <w:left w:val="nil"/>
              <w:bottom w:val="nil"/>
              <w:right w:val="nil"/>
            </w:tcBorders>
            <w:noWrap/>
            <w:vAlign w:val="bottom"/>
          </w:tcPr>
          <w:p w:rsidRPr="0029474A" w:rsidR="00BC3515" w:rsidP="0029474A" w:rsidRDefault="00BC3515" w14:paraId="4591FCA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1507232</w:t>
            </w:r>
          </w:p>
        </w:tc>
        <w:tc>
          <w:tcPr>
            <w:tcW w:w="475" w:type="pct"/>
            <w:tcBorders>
              <w:top w:val="nil"/>
              <w:left w:val="nil"/>
              <w:bottom w:val="nil"/>
              <w:right w:val="nil"/>
            </w:tcBorders>
            <w:vAlign w:val="bottom"/>
          </w:tcPr>
          <w:p w:rsidRPr="0029474A" w:rsidR="00BC3515" w:rsidP="0029474A" w:rsidRDefault="00BC3515" w14:paraId="0C955A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909873</w:t>
            </w:r>
          </w:p>
        </w:tc>
        <w:tc>
          <w:tcPr>
            <w:tcW w:w="475" w:type="pct"/>
            <w:tcBorders>
              <w:top w:val="nil"/>
              <w:left w:val="nil"/>
              <w:bottom w:val="nil"/>
              <w:right w:val="nil"/>
            </w:tcBorders>
            <w:vAlign w:val="bottom"/>
          </w:tcPr>
          <w:p w:rsidRPr="0029474A" w:rsidR="00BC3515" w:rsidP="0029474A" w:rsidRDefault="00BC3515" w14:paraId="58BAA1F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813774</w:t>
            </w:r>
          </w:p>
        </w:tc>
        <w:tc>
          <w:tcPr>
            <w:tcW w:w="475" w:type="pct"/>
            <w:tcBorders>
              <w:top w:val="nil"/>
              <w:left w:val="nil"/>
              <w:bottom w:val="nil"/>
              <w:right w:val="nil"/>
            </w:tcBorders>
            <w:vAlign w:val="bottom"/>
          </w:tcPr>
          <w:p w:rsidRPr="0029474A" w:rsidR="00BC3515" w:rsidP="0029474A" w:rsidRDefault="00BC3515" w14:paraId="0AE4A4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585420</w:t>
            </w:r>
          </w:p>
        </w:tc>
        <w:tc>
          <w:tcPr>
            <w:tcW w:w="475" w:type="pct"/>
            <w:tcBorders>
              <w:top w:val="nil"/>
              <w:left w:val="nil"/>
              <w:bottom w:val="nil"/>
              <w:right w:val="nil"/>
            </w:tcBorders>
            <w:vAlign w:val="bottom"/>
          </w:tcPr>
          <w:p w:rsidRPr="0029474A" w:rsidR="00BC3515" w:rsidP="0029474A" w:rsidRDefault="00BC3515" w14:paraId="0096E4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612714</w:t>
            </w:r>
          </w:p>
        </w:tc>
      </w:tr>
      <w:tr w:rsidRPr="0029474A" w:rsidR="00BC3515" w:rsidTr="0029474A" w14:paraId="59EB8317" w14:textId="77777777">
        <w:trPr>
          <w:trHeight w:val="300"/>
        </w:trPr>
        <w:tc>
          <w:tcPr>
            <w:tcW w:w="252" w:type="pct"/>
            <w:tcBorders>
              <w:top w:val="nil"/>
              <w:left w:val="nil"/>
              <w:bottom w:val="nil"/>
              <w:right w:val="nil"/>
            </w:tcBorders>
            <w:vAlign w:val="center"/>
          </w:tcPr>
          <w:p w:rsidRPr="0029474A" w:rsidR="00BC3515" w:rsidP="0029474A" w:rsidRDefault="00BC3515" w14:paraId="3971D99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3</w:t>
            </w:r>
          </w:p>
        </w:tc>
        <w:tc>
          <w:tcPr>
            <w:tcW w:w="474" w:type="pct"/>
            <w:tcBorders>
              <w:top w:val="nil"/>
              <w:left w:val="nil"/>
              <w:bottom w:val="nil"/>
              <w:right w:val="nil"/>
            </w:tcBorders>
            <w:vAlign w:val="bottom"/>
          </w:tcPr>
          <w:p w:rsidRPr="0029474A" w:rsidR="00BC3515" w:rsidP="0029474A" w:rsidRDefault="00BC3515" w14:paraId="5FB5976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126873</w:t>
            </w:r>
          </w:p>
        </w:tc>
        <w:tc>
          <w:tcPr>
            <w:tcW w:w="474" w:type="pct"/>
            <w:tcBorders>
              <w:top w:val="nil"/>
              <w:left w:val="nil"/>
              <w:bottom w:val="nil"/>
              <w:right w:val="nil"/>
            </w:tcBorders>
            <w:noWrap/>
            <w:vAlign w:val="bottom"/>
          </w:tcPr>
          <w:p w:rsidRPr="0029474A" w:rsidR="00BC3515" w:rsidP="0029474A" w:rsidRDefault="00BC3515" w14:paraId="547E159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212748</w:t>
            </w:r>
          </w:p>
        </w:tc>
        <w:tc>
          <w:tcPr>
            <w:tcW w:w="474" w:type="pct"/>
            <w:tcBorders>
              <w:top w:val="nil"/>
              <w:left w:val="nil"/>
              <w:bottom w:val="nil"/>
              <w:right w:val="nil"/>
            </w:tcBorders>
            <w:noWrap/>
            <w:vAlign w:val="bottom"/>
          </w:tcPr>
          <w:p w:rsidRPr="0029474A" w:rsidR="00BC3515" w:rsidP="0029474A" w:rsidRDefault="00BC3515" w14:paraId="040E63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276774</w:t>
            </w:r>
          </w:p>
        </w:tc>
        <w:tc>
          <w:tcPr>
            <w:tcW w:w="475" w:type="pct"/>
            <w:tcBorders>
              <w:top w:val="nil"/>
              <w:left w:val="nil"/>
              <w:bottom w:val="nil"/>
              <w:right w:val="nil"/>
            </w:tcBorders>
            <w:noWrap/>
            <w:vAlign w:val="bottom"/>
          </w:tcPr>
          <w:p w:rsidRPr="0029474A" w:rsidR="00BC3515" w:rsidP="0029474A" w:rsidRDefault="00BC3515" w14:paraId="36F8AC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721213</w:t>
            </w:r>
          </w:p>
        </w:tc>
        <w:tc>
          <w:tcPr>
            <w:tcW w:w="475" w:type="pct"/>
            <w:tcBorders>
              <w:top w:val="nil"/>
              <w:left w:val="nil"/>
              <w:bottom w:val="nil"/>
              <w:right w:val="nil"/>
            </w:tcBorders>
            <w:noWrap/>
            <w:vAlign w:val="bottom"/>
          </w:tcPr>
          <w:p w:rsidRPr="0029474A" w:rsidR="00BC3515" w:rsidP="0029474A" w:rsidRDefault="00BC3515" w14:paraId="7CF019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701390</w:t>
            </w:r>
          </w:p>
        </w:tc>
        <w:tc>
          <w:tcPr>
            <w:tcW w:w="475" w:type="pct"/>
            <w:tcBorders>
              <w:top w:val="nil"/>
              <w:left w:val="nil"/>
              <w:bottom w:val="nil"/>
              <w:right w:val="nil"/>
            </w:tcBorders>
            <w:noWrap/>
            <w:vAlign w:val="bottom"/>
          </w:tcPr>
          <w:p w:rsidRPr="0029474A" w:rsidR="00BC3515" w:rsidP="0029474A" w:rsidRDefault="00BC3515" w14:paraId="220192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1093211</w:t>
            </w:r>
          </w:p>
        </w:tc>
        <w:tc>
          <w:tcPr>
            <w:tcW w:w="475" w:type="pct"/>
            <w:tcBorders>
              <w:top w:val="nil"/>
              <w:left w:val="nil"/>
              <w:bottom w:val="nil"/>
              <w:right w:val="nil"/>
            </w:tcBorders>
            <w:vAlign w:val="bottom"/>
          </w:tcPr>
          <w:p w:rsidRPr="0029474A" w:rsidR="00BC3515" w:rsidP="0029474A" w:rsidRDefault="00BC3515" w14:paraId="3154C48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536268</w:t>
            </w:r>
          </w:p>
        </w:tc>
        <w:tc>
          <w:tcPr>
            <w:tcW w:w="475" w:type="pct"/>
            <w:tcBorders>
              <w:top w:val="nil"/>
              <w:left w:val="nil"/>
              <w:bottom w:val="nil"/>
              <w:right w:val="nil"/>
            </w:tcBorders>
            <w:vAlign w:val="bottom"/>
          </w:tcPr>
          <w:p w:rsidRPr="0029474A" w:rsidR="00BC3515" w:rsidP="0029474A" w:rsidRDefault="00BC3515" w14:paraId="1C03F44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580203</w:t>
            </w:r>
          </w:p>
        </w:tc>
        <w:tc>
          <w:tcPr>
            <w:tcW w:w="475" w:type="pct"/>
            <w:tcBorders>
              <w:top w:val="nil"/>
              <w:left w:val="nil"/>
              <w:bottom w:val="nil"/>
              <w:right w:val="nil"/>
            </w:tcBorders>
            <w:vAlign w:val="bottom"/>
          </w:tcPr>
          <w:p w:rsidRPr="0029474A" w:rsidR="00BC3515" w:rsidP="0029474A" w:rsidRDefault="00BC3515" w14:paraId="5EBF89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437479</w:t>
            </w:r>
          </w:p>
        </w:tc>
        <w:tc>
          <w:tcPr>
            <w:tcW w:w="475" w:type="pct"/>
            <w:tcBorders>
              <w:top w:val="nil"/>
              <w:left w:val="nil"/>
              <w:bottom w:val="nil"/>
              <w:right w:val="nil"/>
            </w:tcBorders>
            <w:vAlign w:val="bottom"/>
          </w:tcPr>
          <w:p w:rsidRPr="0029474A" w:rsidR="00BC3515" w:rsidP="0029474A" w:rsidRDefault="00BC3515" w14:paraId="7515A1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448569</w:t>
            </w:r>
          </w:p>
        </w:tc>
      </w:tr>
      <w:tr w:rsidRPr="0029474A" w:rsidR="00BC3515" w:rsidTr="0029474A" w14:paraId="7A513DE1" w14:textId="77777777">
        <w:trPr>
          <w:trHeight w:val="300"/>
        </w:trPr>
        <w:tc>
          <w:tcPr>
            <w:tcW w:w="252" w:type="pct"/>
            <w:tcBorders>
              <w:top w:val="nil"/>
              <w:left w:val="nil"/>
              <w:bottom w:val="nil"/>
              <w:right w:val="nil"/>
            </w:tcBorders>
            <w:vAlign w:val="center"/>
          </w:tcPr>
          <w:p w:rsidRPr="0029474A" w:rsidR="00BC3515" w:rsidP="0029474A" w:rsidRDefault="00BC3515" w14:paraId="3B10EDA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4</w:t>
            </w:r>
          </w:p>
        </w:tc>
        <w:tc>
          <w:tcPr>
            <w:tcW w:w="474" w:type="pct"/>
            <w:tcBorders>
              <w:top w:val="nil"/>
              <w:left w:val="nil"/>
              <w:bottom w:val="nil"/>
              <w:right w:val="nil"/>
            </w:tcBorders>
            <w:vAlign w:val="bottom"/>
          </w:tcPr>
          <w:p w:rsidRPr="0029474A" w:rsidR="00BC3515" w:rsidP="0029474A" w:rsidRDefault="00BC3515" w14:paraId="137B34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67692</w:t>
            </w:r>
          </w:p>
        </w:tc>
        <w:tc>
          <w:tcPr>
            <w:tcW w:w="474" w:type="pct"/>
            <w:tcBorders>
              <w:top w:val="nil"/>
              <w:left w:val="nil"/>
              <w:bottom w:val="nil"/>
              <w:right w:val="nil"/>
            </w:tcBorders>
            <w:noWrap/>
            <w:vAlign w:val="bottom"/>
          </w:tcPr>
          <w:p w:rsidRPr="0029474A" w:rsidR="00BC3515" w:rsidP="0029474A" w:rsidRDefault="00BC3515" w14:paraId="78A2C1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143470</w:t>
            </w:r>
          </w:p>
        </w:tc>
        <w:tc>
          <w:tcPr>
            <w:tcW w:w="474" w:type="pct"/>
            <w:tcBorders>
              <w:top w:val="nil"/>
              <w:left w:val="nil"/>
              <w:bottom w:val="nil"/>
              <w:right w:val="nil"/>
            </w:tcBorders>
            <w:noWrap/>
            <w:vAlign w:val="bottom"/>
          </w:tcPr>
          <w:p w:rsidRPr="0029474A" w:rsidR="00BC3515" w:rsidP="0029474A" w:rsidRDefault="00BC3515" w14:paraId="16F297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230727</w:t>
            </w:r>
          </w:p>
        </w:tc>
        <w:tc>
          <w:tcPr>
            <w:tcW w:w="475" w:type="pct"/>
            <w:tcBorders>
              <w:top w:val="nil"/>
              <w:left w:val="nil"/>
              <w:bottom w:val="nil"/>
              <w:right w:val="nil"/>
            </w:tcBorders>
            <w:noWrap/>
            <w:vAlign w:val="bottom"/>
          </w:tcPr>
          <w:p w:rsidRPr="0029474A" w:rsidR="00BC3515" w:rsidP="0029474A" w:rsidRDefault="00BC3515" w14:paraId="73BCB0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276345</w:t>
            </w:r>
          </w:p>
        </w:tc>
        <w:tc>
          <w:tcPr>
            <w:tcW w:w="475" w:type="pct"/>
            <w:tcBorders>
              <w:top w:val="nil"/>
              <w:left w:val="nil"/>
              <w:bottom w:val="nil"/>
              <w:right w:val="nil"/>
            </w:tcBorders>
            <w:noWrap/>
            <w:vAlign w:val="bottom"/>
          </w:tcPr>
          <w:p w:rsidRPr="0029474A" w:rsidR="00BC3515" w:rsidP="0029474A" w:rsidRDefault="00BC3515" w14:paraId="28BF99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346055</w:t>
            </w:r>
          </w:p>
        </w:tc>
        <w:tc>
          <w:tcPr>
            <w:tcW w:w="475" w:type="pct"/>
            <w:tcBorders>
              <w:top w:val="nil"/>
              <w:left w:val="nil"/>
              <w:bottom w:val="nil"/>
              <w:right w:val="nil"/>
            </w:tcBorders>
            <w:noWrap/>
            <w:vAlign w:val="bottom"/>
          </w:tcPr>
          <w:p w:rsidRPr="0029474A" w:rsidR="00BC3515" w:rsidP="0029474A" w:rsidRDefault="00BC3515" w14:paraId="5964ED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496358</w:t>
            </w:r>
          </w:p>
        </w:tc>
        <w:tc>
          <w:tcPr>
            <w:tcW w:w="475" w:type="pct"/>
            <w:tcBorders>
              <w:top w:val="nil"/>
              <w:left w:val="nil"/>
              <w:bottom w:val="nil"/>
              <w:right w:val="nil"/>
            </w:tcBorders>
            <w:vAlign w:val="bottom"/>
          </w:tcPr>
          <w:p w:rsidRPr="0029474A" w:rsidR="00BC3515" w:rsidP="0029474A" w:rsidRDefault="00BC3515" w14:paraId="10078F7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195789</w:t>
            </w:r>
          </w:p>
        </w:tc>
        <w:tc>
          <w:tcPr>
            <w:tcW w:w="475" w:type="pct"/>
            <w:tcBorders>
              <w:top w:val="nil"/>
              <w:left w:val="nil"/>
              <w:bottom w:val="nil"/>
              <w:right w:val="nil"/>
            </w:tcBorders>
            <w:vAlign w:val="bottom"/>
          </w:tcPr>
          <w:p w:rsidRPr="0029474A" w:rsidR="00BC3515" w:rsidP="0029474A" w:rsidRDefault="00BC3515" w14:paraId="0D1856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354486</w:t>
            </w:r>
          </w:p>
        </w:tc>
        <w:tc>
          <w:tcPr>
            <w:tcW w:w="475" w:type="pct"/>
            <w:tcBorders>
              <w:top w:val="nil"/>
              <w:left w:val="nil"/>
              <w:bottom w:val="nil"/>
              <w:right w:val="nil"/>
            </w:tcBorders>
            <w:vAlign w:val="bottom"/>
          </w:tcPr>
          <w:p w:rsidRPr="0029474A" w:rsidR="00BC3515" w:rsidP="0029474A" w:rsidRDefault="00BC3515" w14:paraId="79B567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285655</w:t>
            </w:r>
          </w:p>
        </w:tc>
        <w:tc>
          <w:tcPr>
            <w:tcW w:w="475" w:type="pct"/>
            <w:tcBorders>
              <w:top w:val="nil"/>
              <w:left w:val="nil"/>
              <w:bottom w:val="nil"/>
              <w:right w:val="nil"/>
            </w:tcBorders>
            <w:vAlign w:val="bottom"/>
          </w:tcPr>
          <w:p w:rsidRPr="0029474A" w:rsidR="00BC3515" w:rsidP="0029474A" w:rsidRDefault="00BC3515" w14:paraId="3F3F4BF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293053</w:t>
            </w:r>
          </w:p>
        </w:tc>
      </w:tr>
      <w:tr w:rsidRPr="0029474A" w:rsidR="00BC3515" w:rsidTr="0029474A" w14:paraId="4DDC4DF1" w14:textId="77777777">
        <w:trPr>
          <w:trHeight w:val="300"/>
        </w:trPr>
        <w:tc>
          <w:tcPr>
            <w:tcW w:w="252" w:type="pct"/>
            <w:tcBorders>
              <w:top w:val="nil"/>
              <w:left w:val="nil"/>
              <w:bottom w:val="nil"/>
              <w:right w:val="nil"/>
            </w:tcBorders>
            <w:vAlign w:val="center"/>
          </w:tcPr>
          <w:p w:rsidRPr="0029474A" w:rsidR="00BC3515" w:rsidP="0029474A" w:rsidRDefault="00BC3515" w14:paraId="19BFDF12"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Age</w:t>
            </w:r>
          </w:p>
        </w:tc>
        <w:tc>
          <w:tcPr>
            <w:tcW w:w="474" w:type="pct"/>
            <w:tcBorders>
              <w:top w:val="nil"/>
              <w:left w:val="nil"/>
              <w:bottom w:val="nil"/>
              <w:right w:val="nil"/>
            </w:tcBorders>
            <w:vAlign w:val="center"/>
          </w:tcPr>
          <w:p w:rsidRPr="0029474A" w:rsidR="00BC3515" w:rsidP="0029474A" w:rsidRDefault="00BC3515" w14:paraId="70DD72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1985</w:t>
            </w:r>
          </w:p>
        </w:tc>
        <w:tc>
          <w:tcPr>
            <w:tcW w:w="474" w:type="pct"/>
            <w:tcBorders>
              <w:top w:val="nil"/>
              <w:left w:val="nil"/>
              <w:bottom w:val="nil"/>
              <w:right w:val="nil"/>
            </w:tcBorders>
            <w:vAlign w:val="center"/>
          </w:tcPr>
          <w:p w:rsidRPr="0029474A" w:rsidR="00BC3515" w:rsidP="0029474A" w:rsidRDefault="00BC3515" w14:paraId="7A827F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1986</w:t>
            </w:r>
          </w:p>
        </w:tc>
        <w:tc>
          <w:tcPr>
            <w:tcW w:w="474" w:type="pct"/>
            <w:tcBorders>
              <w:top w:val="nil"/>
              <w:left w:val="nil"/>
              <w:bottom w:val="nil"/>
              <w:right w:val="nil"/>
            </w:tcBorders>
            <w:vAlign w:val="center"/>
          </w:tcPr>
          <w:p w:rsidRPr="0029474A" w:rsidR="00BC3515" w:rsidP="0029474A" w:rsidRDefault="00BC3515" w14:paraId="7B64E7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1987</w:t>
            </w:r>
          </w:p>
        </w:tc>
        <w:tc>
          <w:tcPr>
            <w:tcW w:w="475" w:type="pct"/>
            <w:tcBorders>
              <w:top w:val="nil"/>
              <w:left w:val="nil"/>
              <w:bottom w:val="nil"/>
              <w:right w:val="nil"/>
            </w:tcBorders>
            <w:vAlign w:val="center"/>
          </w:tcPr>
          <w:p w:rsidRPr="0029474A" w:rsidR="00BC3515" w:rsidP="0029474A" w:rsidRDefault="00BC3515" w14:paraId="690542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1988</w:t>
            </w:r>
          </w:p>
        </w:tc>
        <w:tc>
          <w:tcPr>
            <w:tcW w:w="475" w:type="pct"/>
            <w:tcBorders>
              <w:top w:val="nil"/>
              <w:left w:val="nil"/>
              <w:bottom w:val="nil"/>
              <w:right w:val="nil"/>
            </w:tcBorders>
            <w:vAlign w:val="center"/>
          </w:tcPr>
          <w:p w:rsidRPr="0029474A" w:rsidR="00BC3515" w:rsidP="0029474A" w:rsidRDefault="00BC3515" w14:paraId="09D309E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1989</w:t>
            </w:r>
          </w:p>
        </w:tc>
        <w:tc>
          <w:tcPr>
            <w:tcW w:w="475" w:type="pct"/>
            <w:tcBorders>
              <w:top w:val="nil"/>
              <w:left w:val="nil"/>
              <w:bottom w:val="nil"/>
              <w:right w:val="nil"/>
            </w:tcBorders>
            <w:vAlign w:val="center"/>
          </w:tcPr>
          <w:p w:rsidRPr="0029474A" w:rsidR="00BC3515" w:rsidP="0029474A" w:rsidRDefault="00BC3515" w14:paraId="00307B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1990</w:t>
            </w:r>
          </w:p>
        </w:tc>
        <w:tc>
          <w:tcPr>
            <w:tcW w:w="475" w:type="pct"/>
            <w:tcBorders>
              <w:top w:val="nil"/>
              <w:left w:val="nil"/>
              <w:bottom w:val="nil"/>
              <w:right w:val="nil"/>
            </w:tcBorders>
            <w:vAlign w:val="center"/>
          </w:tcPr>
          <w:p w:rsidRPr="0029474A" w:rsidR="00BC3515" w:rsidP="0029474A" w:rsidRDefault="00BC3515" w14:paraId="5F0E06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1991</w:t>
            </w:r>
          </w:p>
        </w:tc>
        <w:tc>
          <w:tcPr>
            <w:tcW w:w="475" w:type="pct"/>
            <w:tcBorders>
              <w:top w:val="nil"/>
              <w:left w:val="nil"/>
              <w:bottom w:val="nil"/>
              <w:right w:val="nil"/>
            </w:tcBorders>
            <w:vAlign w:val="center"/>
          </w:tcPr>
          <w:p w:rsidRPr="0029474A" w:rsidR="00BC3515" w:rsidP="0029474A" w:rsidRDefault="00BC3515" w14:paraId="38122A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1992</w:t>
            </w:r>
          </w:p>
        </w:tc>
        <w:tc>
          <w:tcPr>
            <w:tcW w:w="475" w:type="pct"/>
            <w:tcBorders>
              <w:top w:val="nil"/>
              <w:left w:val="nil"/>
              <w:bottom w:val="nil"/>
              <w:right w:val="nil"/>
            </w:tcBorders>
            <w:vAlign w:val="center"/>
          </w:tcPr>
          <w:p w:rsidRPr="0029474A" w:rsidR="00BC3515" w:rsidP="0029474A" w:rsidRDefault="00BC3515" w14:paraId="2BECBF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1993</w:t>
            </w:r>
          </w:p>
        </w:tc>
        <w:tc>
          <w:tcPr>
            <w:tcW w:w="475" w:type="pct"/>
            <w:tcBorders>
              <w:top w:val="nil"/>
              <w:left w:val="nil"/>
              <w:bottom w:val="nil"/>
              <w:right w:val="nil"/>
            </w:tcBorders>
            <w:vAlign w:val="center"/>
          </w:tcPr>
          <w:p w:rsidRPr="0029474A" w:rsidR="00BC3515" w:rsidP="0029474A" w:rsidRDefault="00BC3515" w14:paraId="34697C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1994</w:t>
            </w:r>
          </w:p>
        </w:tc>
      </w:tr>
      <w:tr w:rsidRPr="0029474A" w:rsidR="00BC3515" w:rsidTr="0029474A" w14:paraId="25EDEA65" w14:textId="77777777">
        <w:trPr>
          <w:trHeight w:val="300"/>
        </w:trPr>
        <w:tc>
          <w:tcPr>
            <w:tcW w:w="252" w:type="pct"/>
            <w:tcBorders>
              <w:top w:val="nil"/>
              <w:left w:val="nil"/>
              <w:bottom w:val="nil"/>
              <w:right w:val="nil"/>
            </w:tcBorders>
            <w:vAlign w:val="center"/>
          </w:tcPr>
          <w:p w:rsidRPr="0029474A" w:rsidR="00BC3515" w:rsidP="0029474A" w:rsidRDefault="00BC3515" w14:paraId="17A708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0</w:t>
            </w:r>
          </w:p>
        </w:tc>
        <w:tc>
          <w:tcPr>
            <w:tcW w:w="474" w:type="pct"/>
            <w:tcBorders>
              <w:top w:val="nil"/>
              <w:left w:val="nil"/>
              <w:bottom w:val="nil"/>
              <w:right w:val="nil"/>
            </w:tcBorders>
            <w:noWrap/>
            <w:vAlign w:val="bottom"/>
          </w:tcPr>
          <w:p w:rsidRPr="0029474A" w:rsidR="00BC3515" w:rsidP="0029474A" w:rsidRDefault="00BC3515" w14:paraId="7DF035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469534</w:t>
            </w:r>
          </w:p>
        </w:tc>
        <w:tc>
          <w:tcPr>
            <w:tcW w:w="474" w:type="pct"/>
            <w:tcBorders>
              <w:top w:val="nil"/>
              <w:left w:val="nil"/>
              <w:bottom w:val="nil"/>
              <w:right w:val="nil"/>
            </w:tcBorders>
            <w:noWrap/>
            <w:vAlign w:val="bottom"/>
          </w:tcPr>
          <w:p w:rsidRPr="0029474A" w:rsidR="00BC3515" w:rsidP="0029474A" w:rsidRDefault="00BC3515" w14:paraId="032E3E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199939</w:t>
            </w:r>
          </w:p>
        </w:tc>
        <w:tc>
          <w:tcPr>
            <w:tcW w:w="474" w:type="pct"/>
            <w:tcBorders>
              <w:top w:val="nil"/>
              <w:left w:val="nil"/>
              <w:bottom w:val="nil"/>
              <w:right w:val="nil"/>
            </w:tcBorders>
            <w:noWrap/>
            <w:vAlign w:val="bottom"/>
          </w:tcPr>
          <w:p w:rsidRPr="0029474A" w:rsidR="00BC3515" w:rsidP="0029474A" w:rsidRDefault="00BC3515" w14:paraId="20295DF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91551</w:t>
            </w:r>
          </w:p>
        </w:tc>
        <w:tc>
          <w:tcPr>
            <w:tcW w:w="475" w:type="pct"/>
            <w:tcBorders>
              <w:top w:val="nil"/>
              <w:left w:val="nil"/>
              <w:bottom w:val="nil"/>
              <w:right w:val="nil"/>
            </w:tcBorders>
            <w:noWrap/>
            <w:vAlign w:val="bottom"/>
          </w:tcPr>
          <w:p w:rsidRPr="0029474A" w:rsidR="00BC3515" w:rsidP="0029474A" w:rsidRDefault="00BC3515" w14:paraId="6E073C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360736</w:t>
            </w:r>
          </w:p>
        </w:tc>
        <w:tc>
          <w:tcPr>
            <w:tcW w:w="475" w:type="pct"/>
            <w:tcBorders>
              <w:top w:val="nil"/>
              <w:left w:val="nil"/>
              <w:bottom w:val="nil"/>
              <w:right w:val="nil"/>
            </w:tcBorders>
            <w:noWrap/>
            <w:vAlign w:val="bottom"/>
          </w:tcPr>
          <w:p w:rsidRPr="0029474A" w:rsidR="00BC3515" w:rsidP="0029474A" w:rsidRDefault="00BC3515" w14:paraId="2697B5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529317</w:t>
            </w:r>
          </w:p>
        </w:tc>
        <w:tc>
          <w:tcPr>
            <w:tcW w:w="475" w:type="pct"/>
            <w:tcBorders>
              <w:top w:val="nil"/>
              <w:left w:val="nil"/>
              <w:bottom w:val="nil"/>
              <w:right w:val="nil"/>
            </w:tcBorders>
            <w:vAlign w:val="bottom"/>
          </w:tcPr>
          <w:p w:rsidRPr="0029474A" w:rsidR="00BC3515" w:rsidP="0029474A" w:rsidRDefault="00BC3515" w14:paraId="2522CBA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399513</w:t>
            </w:r>
          </w:p>
        </w:tc>
        <w:tc>
          <w:tcPr>
            <w:tcW w:w="475" w:type="pct"/>
            <w:tcBorders>
              <w:top w:val="nil"/>
              <w:left w:val="nil"/>
              <w:bottom w:val="nil"/>
              <w:right w:val="nil"/>
            </w:tcBorders>
            <w:vAlign w:val="bottom"/>
          </w:tcPr>
          <w:p w:rsidRPr="0029474A" w:rsidR="00BC3515" w:rsidP="0029474A" w:rsidRDefault="00BC3515" w14:paraId="42EC8D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664502</w:t>
            </w:r>
          </w:p>
        </w:tc>
        <w:tc>
          <w:tcPr>
            <w:tcW w:w="475" w:type="pct"/>
            <w:tcBorders>
              <w:top w:val="nil"/>
              <w:left w:val="nil"/>
              <w:bottom w:val="nil"/>
              <w:right w:val="nil"/>
            </w:tcBorders>
            <w:vAlign w:val="bottom"/>
          </w:tcPr>
          <w:p w:rsidRPr="0029474A" w:rsidR="00BC3515" w:rsidP="0029474A" w:rsidRDefault="00BC3515" w14:paraId="07F9954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239126</w:t>
            </w:r>
          </w:p>
        </w:tc>
        <w:tc>
          <w:tcPr>
            <w:tcW w:w="475" w:type="pct"/>
            <w:tcBorders>
              <w:top w:val="nil"/>
              <w:left w:val="nil"/>
              <w:bottom w:val="nil"/>
              <w:right w:val="nil"/>
            </w:tcBorders>
            <w:noWrap/>
            <w:vAlign w:val="bottom"/>
          </w:tcPr>
          <w:p w:rsidRPr="0029474A" w:rsidR="00BC3515" w:rsidP="0029474A" w:rsidRDefault="00BC3515" w14:paraId="0CE10E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321326</w:t>
            </w:r>
          </w:p>
        </w:tc>
        <w:tc>
          <w:tcPr>
            <w:tcW w:w="475" w:type="pct"/>
            <w:tcBorders>
              <w:top w:val="nil"/>
              <w:left w:val="nil"/>
              <w:bottom w:val="nil"/>
              <w:right w:val="nil"/>
            </w:tcBorders>
            <w:noWrap/>
            <w:vAlign w:val="bottom"/>
          </w:tcPr>
          <w:p w:rsidRPr="0029474A" w:rsidR="00BC3515" w:rsidP="0029474A" w:rsidRDefault="00BC3515" w14:paraId="31019CE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743359</w:t>
            </w:r>
          </w:p>
        </w:tc>
      </w:tr>
      <w:tr w:rsidRPr="0029474A" w:rsidR="00BC3515" w:rsidTr="0029474A" w14:paraId="6E3787F6" w14:textId="77777777">
        <w:trPr>
          <w:trHeight w:val="300"/>
        </w:trPr>
        <w:tc>
          <w:tcPr>
            <w:tcW w:w="252" w:type="pct"/>
            <w:tcBorders>
              <w:top w:val="nil"/>
              <w:left w:val="nil"/>
              <w:bottom w:val="nil"/>
              <w:right w:val="nil"/>
            </w:tcBorders>
            <w:vAlign w:val="center"/>
          </w:tcPr>
          <w:p w:rsidRPr="0029474A" w:rsidR="00BC3515" w:rsidP="0029474A" w:rsidRDefault="00BC3515" w14:paraId="3345E4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w:t>
            </w:r>
          </w:p>
        </w:tc>
        <w:tc>
          <w:tcPr>
            <w:tcW w:w="474" w:type="pct"/>
            <w:tcBorders>
              <w:top w:val="nil"/>
              <w:left w:val="nil"/>
              <w:bottom w:val="nil"/>
              <w:right w:val="nil"/>
            </w:tcBorders>
            <w:noWrap/>
            <w:vAlign w:val="bottom"/>
          </w:tcPr>
          <w:p w:rsidRPr="0029474A" w:rsidR="00BC3515" w:rsidP="0029474A" w:rsidRDefault="00BC3515" w14:paraId="1B5466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752725</w:t>
            </w:r>
          </w:p>
        </w:tc>
        <w:tc>
          <w:tcPr>
            <w:tcW w:w="474" w:type="pct"/>
            <w:tcBorders>
              <w:top w:val="nil"/>
              <w:left w:val="nil"/>
              <w:bottom w:val="nil"/>
              <w:right w:val="nil"/>
            </w:tcBorders>
            <w:noWrap/>
            <w:vAlign w:val="bottom"/>
          </w:tcPr>
          <w:p w:rsidRPr="0029474A" w:rsidR="00BC3515" w:rsidP="0029474A" w:rsidRDefault="00BC3515" w14:paraId="0FE707E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186764</w:t>
            </w:r>
          </w:p>
        </w:tc>
        <w:tc>
          <w:tcPr>
            <w:tcW w:w="474" w:type="pct"/>
            <w:tcBorders>
              <w:top w:val="nil"/>
              <w:left w:val="nil"/>
              <w:bottom w:val="nil"/>
              <w:right w:val="nil"/>
            </w:tcBorders>
            <w:noWrap/>
            <w:vAlign w:val="bottom"/>
          </w:tcPr>
          <w:p w:rsidRPr="0029474A" w:rsidR="00BC3515" w:rsidP="0029474A" w:rsidRDefault="00BC3515" w14:paraId="2D27CD4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80929</w:t>
            </w:r>
          </w:p>
        </w:tc>
        <w:tc>
          <w:tcPr>
            <w:tcW w:w="475" w:type="pct"/>
            <w:tcBorders>
              <w:top w:val="nil"/>
              <w:left w:val="nil"/>
              <w:bottom w:val="nil"/>
              <w:right w:val="nil"/>
            </w:tcBorders>
            <w:noWrap/>
            <w:vAlign w:val="bottom"/>
          </w:tcPr>
          <w:p w:rsidRPr="0029474A" w:rsidR="00BC3515" w:rsidP="0029474A" w:rsidRDefault="00BC3515" w14:paraId="6AFB609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271133</w:t>
            </w:r>
          </w:p>
        </w:tc>
        <w:tc>
          <w:tcPr>
            <w:tcW w:w="475" w:type="pct"/>
            <w:tcBorders>
              <w:top w:val="nil"/>
              <w:left w:val="nil"/>
              <w:bottom w:val="nil"/>
              <w:right w:val="nil"/>
            </w:tcBorders>
            <w:noWrap/>
            <w:vAlign w:val="bottom"/>
          </w:tcPr>
          <w:p w:rsidRPr="0029474A" w:rsidR="00BC3515" w:rsidP="0029474A" w:rsidRDefault="00BC3515" w14:paraId="48B4FFA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287824</w:t>
            </w:r>
          </w:p>
        </w:tc>
        <w:tc>
          <w:tcPr>
            <w:tcW w:w="475" w:type="pct"/>
            <w:tcBorders>
              <w:top w:val="nil"/>
              <w:left w:val="nil"/>
              <w:bottom w:val="nil"/>
              <w:right w:val="nil"/>
            </w:tcBorders>
            <w:vAlign w:val="bottom"/>
          </w:tcPr>
          <w:p w:rsidRPr="0029474A" w:rsidR="00BC3515" w:rsidP="0029474A" w:rsidRDefault="00BC3515" w14:paraId="62C0AD7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391977</w:t>
            </w:r>
          </w:p>
        </w:tc>
        <w:tc>
          <w:tcPr>
            <w:tcW w:w="475" w:type="pct"/>
            <w:tcBorders>
              <w:top w:val="nil"/>
              <w:left w:val="nil"/>
              <w:bottom w:val="nil"/>
              <w:right w:val="nil"/>
            </w:tcBorders>
            <w:vAlign w:val="bottom"/>
          </w:tcPr>
          <w:p w:rsidRPr="0029474A" w:rsidR="00BC3515" w:rsidP="0029474A" w:rsidRDefault="00BC3515" w14:paraId="14CB9B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503464</w:t>
            </w:r>
          </w:p>
        </w:tc>
        <w:tc>
          <w:tcPr>
            <w:tcW w:w="475" w:type="pct"/>
            <w:tcBorders>
              <w:top w:val="nil"/>
              <w:left w:val="nil"/>
              <w:bottom w:val="nil"/>
              <w:right w:val="nil"/>
            </w:tcBorders>
            <w:vAlign w:val="bottom"/>
          </w:tcPr>
          <w:p w:rsidRPr="0029474A" w:rsidR="00BC3515" w:rsidP="0029474A" w:rsidRDefault="00BC3515" w14:paraId="62186A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285232</w:t>
            </w:r>
          </w:p>
        </w:tc>
        <w:tc>
          <w:tcPr>
            <w:tcW w:w="475" w:type="pct"/>
            <w:tcBorders>
              <w:top w:val="nil"/>
              <w:left w:val="nil"/>
              <w:bottom w:val="nil"/>
              <w:right w:val="nil"/>
            </w:tcBorders>
            <w:noWrap/>
            <w:vAlign w:val="bottom"/>
          </w:tcPr>
          <w:p w:rsidRPr="0029474A" w:rsidR="00BC3515" w:rsidP="0029474A" w:rsidRDefault="00BC3515" w14:paraId="5DC2CEB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285794</w:t>
            </w:r>
          </w:p>
        </w:tc>
        <w:tc>
          <w:tcPr>
            <w:tcW w:w="475" w:type="pct"/>
            <w:tcBorders>
              <w:top w:val="nil"/>
              <w:left w:val="nil"/>
              <w:bottom w:val="nil"/>
              <w:right w:val="nil"/>
            </w:tcBorders>
            <w:noWrap/>
            <w:vAlign w:val="bottom"/>
          </w:tcPr>
          <w:p w:rsidRPr="0029474A" w:rsidR="00BC3515" w:rsidP="0029474A" w:rsidRDefault="00BC3515" w14:paraId="1580187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557188</w:t>
            </w:r>
          </w:p>
        </w:tc>
      </w:tr>
      <w:tr w:rsidRPr="0029474A" w:rsidR="00BC3515" w:rsidTr="0029474A" w14:paraId="547D20AE" w14:textId="77777777">
        <w:trPr>
          <w:trHeight w:val="300"/>
        </w:trPr>
        <w:tc>
          <w:tcPr>
            <w:tcW w:w="252" w:type="pct"/>
            <w:tcBorders>
              <w:top w:val="nil"/>
              <w:left w:val="nil"/>
              <w:bottom w:val="nil"/>
              <w:right w:val="nil"/>
            </w:tcBorders>
            <w:vAlign w:val="center"/>
          </w:tcPr>
          <w:p w:rsidRPr="0029474A" w:rsidR="00BC3515" w:rsidP="0029474A" w:rsidRDefault="00BC3515" w14:paraId="6367D6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w:t>
            </w:r>
          </w:p>
        </w:tc>
        <w:tc>
          <w:tcPr>
            <w:tcW w:w="474" w:type="pct"/>
            <w:tcBorders>
              <w:top w:val="nil"/>
              <w:left w:val="nil"/>
              <w:bottom w:val="nil"/>
              <w:right w:val="nil"/>
            </w:tcBorders>
            <w:noWrap/>
            <w:vAlign w:val="bottom"/>
          </w:tcPr>
          <w:p w:rsidRPr="0029474A" w:rsidR="00BC3515" w:rsidP="0029474A" w:rsidRDefault="00BC3515" w14:paraId="219A5A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739741</w:t>
            </w:r>
          </w:p>
        </w:tc>
        <w:tc>
          <w:tcPr>
            <w:tcW w:w="474" w:type="pct"/>
            <w:tcBorders>
              <w:top w:val="nil"/>
              <w:left w:val="nil"/>
              <w:bottom w:val="nil"/>
              <w:right w:val="nil"/>
            </w:tcBorders>
            <w:noWrap/>
            <w:vAlign w:val="bottom"/>
          </w:tcPr>
          <w:p w:rsidRPr="0029474A" w:rsidR="00BC3515" w:rsidP="0029474A" w:rsidRDefault="00BC3515" w14:paraId="397EB7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144217</w:t>
            </w:r>
          </w:p>
        </w:tc>
        <w:tc>
          <w:tcPr>
            <w:tcW w:w="474" w:type="pct"/>
            <w:tcBorders>
              <w:top w:val="nil"/>
              <w:left w:val="nil"/>
              <w:bottom w:val="nil"/>
              <w:right w:val="nil"/>
            </w:tcBorders>
            <w:noWrap/>
            <w:vAlign w:val="bottom"/>
          </w:tcPr>
          <w:p w:rsidRPr="0029474A" w:rsidR="00BC3515" w:rsidP="0029474A" w:rsidRDefault="00BC3515" w14:paraId="4D5F6F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62344</w:t>
            </w:r>
          </w:p>
        </w:tc>
        <w:tc>
          <w:tcPr>
            <w:tcW w:w="475" w:type="pct"/>
            <w:tcBorders>
              <w:top w:val="nil"/>
              <w:left w:val="nil"/>
              <w:bottom w:val="nil"/>
              <w:right w:val="nil"/>
            </w:tcBorders>
            <w:noWrap/>
            <w:vAlign w:val="bottom"/>
          </w:tcPr>
          <w:p w:rsidRPr="0029474A" w:rsidR="00BC3515" w:rsidP="0029474A" w:rsidRDefault="00BC3515" w14:paraId="613CA4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129518</w:t>
            </w:r>
          </w:p>
        </w:tc>
        <w:tc>
          <w:tcPr>
            <w:tcW w:w="475" w:type="pct"/>
            <w:tcBorders>
              <w:top w:val="nil"/>
              <w:left w:val="nil"/>
              <w:bottom w:val="nil"/>
              <w:right w:val="nil"/>
            </w:tcBorders>
            <w:noWrap/>
            <w:vAlign w:val="bottom"/>
          </w:tcPr>
          <w:p w:rsidRPr="0029474A" w:rsidR="00BC3515" w:rsidP="0029474A" w:rsidRDefault="00BC3515" w14:paraId="6E8B14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185917</w:t>
            </w:r>
          </w:p>
        </w:tc>
        <w:tc>
          <w:tcPr>
            <w:tcW w:w="475" w:type="pct"/>
            <w:tcBorders>
              <w:top w:val="nil"/>
              <w:left w:val="nil"/>
              <w:bottom w:val="nil"/>
              <w:right w:val="nil"/>
            </w:tcBorders>
            <w:vAlign w:val="bottom"/>
          </w:tcPr>
          <w:p w:rsidRPr="0029474A" w:rsidR="00BC3515" w:rsidP="0029474A" w:rsidRDefault="00BC3515" w14:paraId="6891FC0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187817</w:t>
            </w:r>
          </w:p>
        </w:tc>
        <w:tc>
          <w:tcPr>
            <w:tcW w:w="475" w:type="pct"/>
            <w:tcBorders>
              <w:top w:val="nil"/>
              <w:left w:val="nil"/>
              <w:bottom w:val="nil"/>
              <w:right w:val="nil"/>
            </w:tcBorders>
            <w:vAlign w:val="bottom"/>
          </w:tcPr>
          <w:p w:rsidRPr="0029474A" w:rsidR="00BC3515" w:rsidP="0029474A" w:rsidRDefault="00BC3515" w14:paraId="437E98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281725</w:t>
            </w:r>
          </w:p>
        </w:tc>
        <w:tc>
          <w:tcPr>
            <w:tcW w:w="475" w:type="pct"/>
            <w:tcBorders>
              <w:top w:val="nil"/>
              <w:left w:val="nil"/>
              <w:bottom w:val="nil"/>
              <w:right w:val="nil"/>
            </w:tcBorders>
            <w:vAlign w:val="bottom"/>
          </w:tcPr>
          <w:p w:rsidRPr="0029474A" w:rsidR="00BC3515" w:rsidP="0029474A" w:rsidRDefault="00BC3515" w14:paraId="6A9FAA1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229990</w:t>
            </w:r>
          </w:p>
        </w:tc>
        <w:tc>
          <w:tcPr>
            <w:tcW w:w="475" w:type="pct"/>
            <w:tcBorders>
              <w:top w:val="nil"/>
              <w:left w:val="nil"/>
              <w:bottom w:val="nil"/>
              <w:right w:val="nil"/>
            </w:tcBorders>
            <w:noWrap/>
            <w:vAlign w:val="bottom"/>
          </w:tcPr>
          <w:p w:rsidRPr="0029474A" w:rsidR="00BC3515" w:rsidP="0029474A" w:rsidRDefault="00BC3515" w14:paraId="0A4D2EB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227184</w:t>
            </w:r>
          </w:p>
        </w:tc>
        <w:tc>
          <w:tcPr>
            <w:tcW w:w="475" w:type="pct"/>
            <w:tcBorders>
              <w:top w:val="nil"/>
              <w:left w:val="nil"/>
              <w:bottom w:val="nil"/>
              <w:right w:val="nil"/>
            </w:tcBorders>
            <w:noWrap/>
            <w:vAlign w:val="bottom"/>
          </w:tcPr>
          <w:p w:rsidRPr="0029474A" w:rsidR="00BC3515" w:rsidP="0029474A" w:rsidRDefault="00BC3515" w14:paraId="4E05EDB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272533</w:t>
            </w:r>
          </w:p>
        </w:tc>
      </w:tr>
      <w:tr w:rsidRPr="0029474A" w:rsidR="00BC3515" w:rsidTr="0029474A" w14:paraId="22D7A1C3" w14:textId="77777777">
        <w:trPr>
          <w:trHeight w:val="300"/>
        </w:trPr>
        <w:tc>
          <w:tcPr>
            <w:tcW w:w="252" w:type="pct"/>
            <w:tcBorders>
              <w:top w:val="nil"/>
              <w:left w:val="nil"/>
              <w:bottom w:val="nil"/>
              <w:right w:val="nil"/>
            </w:tcBorders>
            <w:vAlign w:val="center"/>
          </w:tcPr>
          <w:p w:rsidRPr="0029474A" w:rsidR="00BC3515" w:rsidP="0029474A" w:rsidRDefault="00BC3515" w14:paraId="5F5B8A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3</w:t>
            </w:r>
          </w:p>
        </w:tc>
        <w:tc>
          <w:tcPr>
            <w:tcW w:w="474" w:type="pct"/>
            <w:tcBorders>
              <w:top w:val="nil"/>
              <w:left w:val="nil"/>
              <w:bottom w:val="nil"/>
              <w:right w:val="nil"/>
            </w:tcBorders>
            <w:noWrap/>
            <w:vAlign w:val="bottom"/>
          </w:tcPr>
          <w:p w:rsidRPr="0029474A" w:rsidR="00BC3515" w:rsidP="0029474A" w:rsidRDefault="00BC3515" w14:paraId="55E021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564111</w:t>
            </w:r>
          </w:p>
        </w:tc>
        <w:tc>
          <w:tcPr>
            <w:tcW w:w="474" w:type="pct"/>
            <w:tcBorders>
              <w:top w:val="nil"/>
              <w:left w:val="nil"/>
              <w:bottom w:val="nil"/>
              <w:right w:val="nil"/>
            </w:tcBorders>
            <w:noWrap/>
            <w:vAlign w:val="bottom"/>
          </w:tcPr>
          <w:p w:rsidRPr="0029474A" w:rsidR="00BC3515" w:rsidP="0029474A" w:rsidRDefault="00BC3515" w14:paraId="12783EB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115497</w:t>
            </w:r>
          </w:p>
        </w:tc>
        <w:tc>
          <w:tcPr>
            <w:tcW w:w="474" w:type="pct"/>
            <w:tcBorders>
              <w:top w:val="nil"/>
              <w:left w:val="nil"/>
              <w:bottom w:val="nil"/>
              <w:right w:val="nil"/>
            </w:tcBorders>
            <w:noWrap/>
            <w:vAlign w:val="bottom"/>
          </w:tcPr>
          <w:p w:rsidRPr="0029474A" w:rsidR="00BC3515" w:rsidP="0029474A" w:rsidRDefault="00BC3515" w14:paraId="2A09CE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39121</w:t>
            </w:r>
          </w:p>
        </w:tc>
        <w:tc>
          <w:tcPr>
            <w:tcW w:w="475" w:type="pct"/>
            <w:tcBorders>
              <w:top w:val="nil"/>
              <w:left w:val="nil"/>
              <w:bottom w:val="nil"/>
              <w:right w:val="nil"/>
            </w:tcBorders>
            <w:noWrap/>
            <w:vAlign w:val="bottom"/>
          </w:tcPr>
          <w:p w:rsidRPr="0029474A" w:rsidR="00BC3515" w:rsidP="0029474A" w:rsidRDefault="00BC3515" w14:paraId="5536EE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56632</w:t>
            </w:r>
          </w:p>
        </w:tc>
        <w:tc>
          <w:tcPr>
            <w:tcW w:w="475" w:type="pct"/>
            <w:tcBorders>
              <w:top w:val="nil"/>
              <w:left w:val="nil"/>
              <w:bottom w:val="nil"/>
              <w:right w:val="nil"/>
            </w:tcBorders>
            <w:noWrap/>
            <w:vAlign w:val="bottom"/>
          </w:tcPr>
          <w:p w:rsidRPr="0029474A" w:rsidR="00BC3515" w:rsidP="0029474A" w:rsidRDefault="00BC3515" w14:paraId="375A76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69425</w:t>
            </w:r>
          </w:p>
        </w:tc>
        <w:tc>
          <w:tcPr>
            <w:tcW w:w="475" w:type="pct"/>
            <w:tcBorders>
              <w:top w:val="nil"/>
              <w:left w:val="nil"/>
              <w:bottom w:val="nil"/>
              <w:right w:val="nil"/>
            </w:tcBorders>
            <w:vAlign w:val="bottom"/>
          </w:tcPr>
          <w:p w:rsidRPr="0029474A" w:rsidR="00BC3515" w:rsidP="0029474A" w:rsidRDefault="00BC3515" w14:paraId="247299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53015</w:t>
            </w:r>
          </w:p>
        </w:tc>
        <w:tc>
          <w:tcPr>
            <w:tcW w:w="475" w:type="pct"/>
            <w:tcBorders>
              <w:top w:val="nil"/>
              <w:left w:val="nil"/>
              <w:bottom w:val="nil"/>
              <w:right w:val="nil"/>
            </w:tcBorders>
            <w:vAlign w:val="bottom"/>
          </w:tcPr>
          <w:p w:rsidRPr="0029474A" w:rsidR="00BC3515" w:rsidP="0029474A" w:rsidRDefault="00BC3515" w14:paraId="5B7478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111255</w:t>
            </w:r>
          </w:p>
        </w:tc>
        <w:tc>
          <w:tcPr>
            <w:tcW w:w="475" w:type="pct"/>
            <w:tcBorders>
              <w:top w:val="nil"/>
              <w:left w:val="nil"/>
              <w:bottom w:val="nil"/>
              <w:right w:val="nil"/>
            </w:tcBorders>
            <w:vAlign w:val="bottom"/>
          </w:tcPr>
          <w:p w:rsidRPr="0029474A" w:rsidR="00BC3515" w:rsidP="0029474A" w:rsidRDefault="00BC3515" w14:paraId="1E2CD2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89614</w:t>
            </w:r>
          </w:p>
        </w:tc>
        <w:tc>
          <w:tcPr>
            <w:tcW w:w="475" w:type="pct"/>
            <w:tcBorders>
              <w:top w:val="nil"/>
              <w:left w:val="nil"/>
              <w:bottom w:val="nil"/>
              <w:right w:val="nil"/>
            </w:tcBorders>
            <w:noWrap/>
            <w:vAlign w:val="bottom"/>
          </w:tcPr>
          <w:p w:rsidRPr="0029474A" w:rsidR="00BC3515" w:rsidP="0029474A" w:rsidRDefault="00BC3515" w14:paraId="388B90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86514</w:t>
            </w:r>
          </w:p>
        </w:tc>
        <w:tc>
          <w:tcPr>
            <w:tcW w:w="475" w:type="pct"/>
            <w:tcBorders>
              <w:top w:val="nil"/>
              <w:left w:val="nil"/>
              <w:bottom w:val="nil"/>
              <w:right w:val="nil"/>
            </w:tcBorders>
            <w:noWrap/>
            <w:vAlign w:val="bottom"/>
          </w:tcPr>
          <w:p w:rsidRPr="0029474A" w:rsidR="00BC3515" w:rsidP="0029474A" w:rsidRDefault="00BC3515" w14:paraId="5D2D02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74472</w:t>
            </w:r>
          </w:p>
        </w:tc>
      </w:tr>
      <w:tr w:rsidRPr="0029474A" w:rsidR="00BC3515" w:rsidTr="0029474A" w14:paraId="20CAAC6E" w14:textId="77777777">
        <w:trPr>
          <w:trHeight w:val="300"/>
        </w:trPr>
        <w:tc>
          <w:tcPr>
            <w:tcW w:w="252" w:type="pct"/>
            <w:tcBorders>
              <w:top w:val="nil"/>
              <w:left w:val="nil"/>
              <w:bottom w:val="nil"/>
              <w:right w:val="nil"/>
            </w:tcBorders>
            <w:vAlign w:val="center"/>
          </w:tcPr>
          <w:p w:rsidRPr="0029474A" w:rsidR="00BC3515" w:rsidP="0029474A" w:rsidRDefault="00BC3515" w14:paraId="45657C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4</w:t>
            </w:r>
          </w:p>
        </w:tc>
        <w:tc>
          <w:tcPr>
            <w:tcW w:w="474" w:type="pct"/>
            <w:tcBorders>
              <w:top w:val="nil"/>
              <w:left w:val="nil"/>
              <w:bottom w:val="nil"/>
              <w:right w:val="nil"/>
            </w:tcBorders>
            <w:noWrap/>
            <w:vAlign w:val="bottom"/>
          </w:tcPr>
          <w:p w:rsidRPr="0029474A" w:rsidR="00BC3515" w:rsidP="0029474A" w:rsidRDefault="00BC3515" w14:paraId="615799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739260</w:t>
            </w:r>
          </w:p>
        </w:tc>
        <w:tc>
          <w:tcPr>
            <w:tcW w:w="474" w:type="pct"/>
            <w:tcBorders>
              <w:top w:val="nil"/>
              <w:left w:val="nil"/>
              <w:bottom w:val="nil"/>
              <w:right w:val="nil"/>
            </w:tcBorders>
            <w:noWrap/>
            <w:vAlign w:val="bottom"/>
          </w:tcPr>
          <w:p w:rsidRPr="0029474A" w:rsidR="00BC3515" w:rsidP="0029474A" w:rsidRDefault="00BC3515" w14:paraId="78ADDD0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175410</w:t>
            </w:r>
          </w:p>
        </w:tc>
        <w:tc>
          <w:tcPr>
            <w:tcW w:w="474" w:type="pct"/>
            <w:tcBorders>
              <w:top w:val="nil"/>
              <w:left w:val="nil"/>
              <w:bottom w:val="nil"/>
              <w:right w:val="nil"/>
            </w:tcBorders>
            <w:noWrap/>
            <w:vAlign w:val="bottom"/>
          </w:tcPr>
          <w:p w:rsidRPr="0029474A" w:rsidR="00BC3515" w:rsidP="0029474A" w:rsidRDefault="00BC3515" w14:paraId="4105351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25316</w:t>
            </w:r>
          </w:p>
        </w:tc>
        <w:tc>
          <w:tcPr>
            <w:tcW w:w="475" w:type="pct"/>
            <w:tcBorders>
              <w:top w:val="nil"/>
              <w:left w:val="nil"/>
              <w:bottom w:val="nil"/>
              <w:right w:val="nil"/>
            </w:tcBorders>
            <w:noWrap/>
            <w:vAlign w:val="bottom"/>
          </w:tcPr>
          <w:p w:rsidRPr="0029474A" w:rsidR="00BC3515" w:rsidP="0029474A" w:rsidRDefault="00BC3515" w14:paraId="7FD20A8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31938</w:t>
            </w:r>
          </w:p>
        </w:tc>
        <w:tc>
          <w:tcPr>
            <w:tcW w:w="475" w:type="pct"/>
            <w:tcBorders>
              <w:top w:val="nil"/>
              <w:left w:val="nil"/>
              <w:bottom w:val="nil"/>
              <w:right w:val="nil"/>
            </w:tcBorders>
            <w:noWrap/>
            <w:vAlign w:val="bottom"/>
          </w:tcPr>
          <w:p w:rsidRPr="0029474A" w:rsidR="00BC3515" w:rsidP="0029474A" w:rsidRDefault="00BC3515" w14:paraId="37EA6A6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18800</w:t>
            </w:r>
          </w:p>
        </w:tc>
        <w:tc>
          <w:tcPr>
            <w:tcW w:w="475" w:type="pct"/>
            <w:tcBorders>
              <w:top w:val="nil"/>
              <w:left w:val="nil"/>
              <w:bottom w:val="nil"/>
              <w:right w:val="nil"/>
            </w:tcBorders>
            <w:vAlign w:val="bottom"/>
          </w:tcPr>
          <w:p w:rsidRPr="0029474A" w:rsidR="00BC3515" w:rsidP="0029474A" w:rsidRDefault="00BC3515" w14:paraId="36FFF1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13257</w:t>
            </w:r>
          </w:p>
        </w:tc>
        <w:tc>
          <w:tcPr>
            <w:tcW w:w="475" w:type="pct"/>
            <w:tcBorders>
              <w:top w:val="nil"/>
              <w:left w:val="nil"/>
              <w:bottom w:val="nil"/>
              <w:right w:val="nil"/>
            </w:tcBorders>
            <w:vAlign w:val="bottom"/>
          </w:tcPr>
          <w:p w:rsidRPr="0029474A" w:rsidR="00BC3515" w:rsidP="0029474A" w:rsidRDefault="00BC3515" w14:paraId="13F26BB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33338</w:t>
            </w:r>
          </w:p>
        </w:tc>
        <w:tc>
          <w:tcPr>
            <w:tcW w:w="475" w:type="pct"/>
            <w:tcBorders>
              <w:top w:val="nil"/>
              <w:left w:val="nil"/>
              <w:bottom w:val="nil"/>
              <w:right w:val="nil"/>
            </w:tcBorders>
            <w:vAlign w:val="bottom"/>
          </w:tcPr>
          <w:p w:rsidRPr="0029474A" w:rsidR="00BC3515" w:rsidP="0029474A" w:rsidRDefault="00BC3515" w14:paraId="561A52C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25370</w:t>
            </w:r>
          </w:p>
        </w:tc>
        <w:tc>
          <w:tcPr>
            <w:tcW w:w="475" w:type="pct"/>
            <w:tcBorders>
              <w:top w:val="nil"/>
              <w:left w:val="nil"/>
              <w:bottom w:val="nil"/>
              <w:right w:val="nil"/>
            </w:tcBorders>
            <w:noWrap/>
            <w:vAlign w:val="bottom"/>
          </w:tcPr>
          <w:p w:rsidRPr="0029474A" w:rsidR="00BC3515" w:rsidP="0029474A" w:rsidRDefault="00BC3515" w14:paraId="4AE637D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23056</w:t>
            </w:r>
          </w:p>
        </w:tc>
        <w:tc>
          <w:tcPr>
            <w:tcW w:w="475" w:type="pct"/>
            <w:tcBorders>
              <w:top w:val="nil"/>
              <w:left w:val="nil"/>
              <w:bottom w:val="nil"/>
              <w:right w:val="nil"/>
            </w:tcBorders>
            <w:noWrap/>
            <w:vAlign w:val="bottom"/>
          </w:tcPr>
          <w:p w:rsidRPr="0029474A" w:rsidR="00BC3515" w:rsidP="0029474A" w:rsidRDefault="00BC3515" w14:paraId="7CFA137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15473</w:t>
            </w:r>
          </w:p>
        </w:tc>
      </w:tr>
      <w:tr w:rsidRPr="0029474A" w:rsidR="00BC3515" w:rsidTr="0029474A" w14:paraId="20738EF5" w14:textId="77777777">
        <w:trPr>
          <w:trHeight w:val="300"/>
        </w:trPr>
        <w:tc>
          <w:tcPr>
            <w:tcW w:w="252" w:type="pct"/>
            <w:tcBorders>
              <w:top w:val="nil"/>
              <w:left w:val="nil"/>
              <w:bottom w:val="nil"/>
              <w:right w:val="nil"/>
            </w:tcBorders>
            <w:vAlign w:val="center"/>
          </w:tcPr>
          <w:p w:rsidRPr="0029474A" w:rsidR="00BC3515" w:rsidP="0029474A" w:rsidRDefault="00BC3515" w14:paraId="1A45C1E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Age</w:t>
            </w:r>
          </w:p>
        </w:tc>
        <w:tc>
          <w:tcPr>
            <w:tcW w:w="474" w:type="pct"/>
            <w:tcBorders>
              <w:top w:val="nil"/>
              <w:left w:val="nil"/>
              <w:bottom w:val="nil"/>
              <w:right w:val="nil"/>
            </w:tcBorders>
            <w:vAlign w:val="center"/>
          </w:tcPr>
          <w:p w:rsidRPr="0029474A" w:rsidR="00BC3515" w:rsidP="0029474A" w:rsidRDefault="00BC3515" w14:paraId="012D12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1995</w:t>
            </w:r>
          </w:p>
        </w:tc>
        <w:tc>
          <w:tcPr>
            <w:tcW w:w="474" w:type="pct"/>
            <w:tcBorders>
              <w:top w:val="nil"/>
              <w:left w:val="nil"/>
              <w:bottom w:val="nil"/>
              <w:right w:val="nil"/>
            </w:tcBorders>
            <w:vAlign w:val="center"/>
          </w:tcPr>
          <w:p w:rsidRPr="0029474A" w:rsidR="00BC3515" w:rsidP="0029474A" w:rsidRDefault="00BC3515" w14:paraId="392DEF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1996</w:t>
            </w:r>
          </w:p>
        </w:tc>
        <w:tc>
          <w:tcPr>
            <w:tcW w:w="474" w:type="pct"/>
            <w:tcBorders>
              <w:top w:val="nil"/>
              <w:left w:val="nil"/>
              <w:bottom w:val="nil"/>
              <w:right w:val="nil"/>
            </w:tcBorders>
            <w:vAlign w:val="center"/>
          </w:tcPr>
          <w:p w:rsidRPr="0029474A" w:rsidR="00BC3515" w:rsidP="0029474A" w:rsidRDefault="00BC3515" w14:paraId="3237119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1997</w:t>
            </w:r>
          </w:p>
        </w:tc>
        <w:tc>
          <w:tcPr>
            <w:tcW w:w="475" w:type="pct"/>
            <w:tcBorders>
              <w:top w:val="nil"/>
              <w:left w:val="nil"/>
              <w:bottom w:val="nil"/>
              <w:right w:val="nil"/>
            </w:tcBorders>
            <w:vAlign w:val="center"/>
          </w:tcPr>
          <w:p w:rsidRPr="0029474A" w:rsidR="00BC3515" w:rsidP="0029474A" w:rsidRDefault="00BC3515" w14:paraId="05ABC34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1998</w:t>
            </w:r>
          </w:p>
        </w:tc>
        <w:tc>
          <w:tcPr>
            <w:tcW w:w="475" w:type="pct"/>
            <w:tcBorders>
              <w:top w:val="nil"/>
              <w:left w:val="nil"/>
              <w:bottom w:val="nil"/>
              <w:right w:val="nil"/>
            </w:tcBorders>
            <w:vAlign w:val="center"/>
          </w:tcPr>
          <w:p w:rsidRPr="0029474A" w:rsidR="00BC3515" w:rsidP="0029474A" w:rsidRDefault="00BC3515" w14:paraId="29701F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1999</w:t>
            </w:r>
          </w:p>
        </w:tc>
        <w:tc>
          <w:tcPr>
            <w:tcW w:w="475" w:type="pct"/>
            <w:tcBorders>
              <w:top w:val="nil"/>
              <w:left w:val="nil"/>
              <w:bottom w:val="nil"/>
              <w:right w:val="nil"/>
            </w:tcBorders>
            <w:vAlign w:val="center"/>
          </w:tcPr>
          <w:p w:rsidRPr="0029474A" w:rsidR="00BC3515" w:rsidP="0029474A" w:rsidRDefault="00BC3515" w14:paraId="4D823D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2000</w:t>
            </w:r>
          </w:p>
        </w:tc>
        <w:tc>
          <w:tcPr>
            <w:tcW w:w="475" w:type="pct"/>
            <w:tcBorders>
              <w:top w:val="nil"/>
              <w:left w:val="nil"/>
              <w:bottom w:val="nil"/>
              <w:right w:val="nil"/>
            </w:tcBorders>
            <w:vAlign w:val="center"/>
          </w:tcPr>
          <w:p w:rsidRPr="0029474A" w:rsidR="00BC3515" w:rsidP="0029474A" w:rsidRDefault="00BC3515" w14:paraId="1889618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2001</w:t>
            </w:r>
          </w:p>
        </w:tc>
        <w:tc>
          <w:tcPr>
            <w:tcW w:w="475" w:type="pct"/>
            <w:tcBorders>
              <w:top w:val="nil"/>
              <w:left w:val="nil"/>
              <w:bottom w:val="nil"/>
              <w:right w:val="nil"/>
            </w:tcBorders>
            <w:vAlign w:val="center"/>
          </w:tcPr>
          <w:p w:rsidRPr="0029474A" w:rsidR="00BC3515" w:rsidP="0029474A" w:rsidRDefault="00BC3515" w14:paraId="697018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2002</w:t>
            </w:r>
          </w:p>
        </w:tc>
        <w:tc>
          <w:tcPr>
            <w:tcW w:w="475" w:type="pct"/>
            <w:tcBorders>
              <w:top w:val="nil"/>
              <w:left w:val="nil"/>
              <w:bottom w:val="nil"/>
              <w:right w:val="nil"/>
            </w:tcBorders>
            <w:vAlign w:val="center"/>
          </w:tcPr>
          <w:p w:rsidRPr="0029474A" w:rsidR="00BC3515" w:rsidP="0029474A" w:rsidRDefault="00BC3515" w14:paraId="0C6F25A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2003</w:t>
            </w:r>
          </w:p>
        </w:tc>
        <w:tc>
          <w:tcPr>
            <w:tcW w:w="475" w:type="pct"/>
            <w:tcBorders>
              <w:top w:val="nil"/>
              <w:left w:val="nil"/>
              <w:bottom w:val="nil"/>
              <w:right w:val="nil"/>
            </w:tcBorders>
            <w:vAlign w:val="center"/>
          </w:tcPr>
          <w:p w:rsidRPr="0029474A" w:rsidR="00BC3515" w:rsidP="0029474A" w:rsidRDefault="00BC3515" w14:paraId="1F0511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2004</w:t>
            </w:r>
          </w:p>
        </w:tc>
      </w:tr>
      <w:tr w:rsidRPr="0029474A" w:rsidR="00BC3515" w:rsidTr="0029474A" w14:paraId="6B116994" w14:textId="77777777">
        <w:trPr>
          <w:trHeight w:val="300"/>
        </w:trPr>
        <w:tc>
          <w:tcPr>
            <w:tcW w:w="252" w:type="pct"/>
            <w:tcBorders>
              <w:top w:val="nil"/>
              <w:left w:val="nil"/>
              <w:bottom w:val="nil"/>
              <w:right w:val="nil"/>
            </w:tcBorders>
            <w:vAlign w:val="center"/>
          </w:tcPr>
          <w:p w:rsidRPr="0029474A" w:rsidR="00BC3515" w:rsidP="0029474A" w:rsidRDefault="00BC3515" w14:paraId="0C4004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0</w:t>
            </w:r>
          </w:p>
        </w:tc>
        <w:tc>
          <w:tcPr>
            <w:tcW w:w="474" w:type="pct"/>
            <w:tcBorders>
              <w:top w:val="nil"/>
              <w:left w:val="nil"/>
              <w:bottom w:val="nil"/>
              <w:right w:val="nil"/>
            </w:tcBorders>
            <w:noWrap/>
            <w:vAlign w:val="bottom"/>
          </w:tcPr>
          <w:p w:rsidRPr="0029474A" w:rsidR="00BC3515" w:rsidP="0029474A" w:rsidRDefault="00BC3515" w14:paraId="0EEC1A0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779560</w:t>
            </w:r>
          </w:p>
        </w:tc>
        <w:tc>
          <w:tcPr>
            <w:tcW w:w="474" w:type="pct"/>
            <w:tcBorders>
              <w:top w:val="nil"/>
              <w:left w:val="nil"/>
              <w:bottom w:val="nil"/>
              <w:right w:val="nil"/>
            </w:tcBorders>
            <w:noWrap/>
            <w:vAlign w:val="bottom"/>
          </w:tcPr>
          <w:p w:rsidRPr="0029474A" w:rsidR="00BC3515" w:rsidP="0029474A" w:rsidRDefault="00BC3515" w14:paraId="12AF01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637643</w:t>
            </w:r>
          </w:p>
        </w:tc>
        <w:tc>
          <w:tcPr>
            <w:tcW w:w="474" w:type="pct"/>
            <w:tcBorders>
              <w:top w:val="nil"/>
              <w:left w:val="nil"/>
              <w:bottom w:val="nil"/>
              <w:right w:val="nil"/>
            </w:tcBorders>
            <w:noWrap/>
            <w:vAlign w:val="bottom"/>
          </w:tcPr>
          <w:p w:rsidRPr="0029474A" w:rsidR="00BC3515" w:rsidP="0029474A" w:rsidRDefault="00BC3515" w14:paraId="5EC9AF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1033852</w:t>
            </w:r>
          </w:p>
        </w:tc>
        <w:tc>
          <w:tcPr>
            <w:tcW w:w="475" w:type="pct"/>
            <w:tcBorders>
              <w:top w:val="nil"/>
              <w:left w:val="nil"/>
              <w:bottom w:val="nil"/>
              <w:right w:val="nil"/>
            </w:tcBorders>
            <w:noWrap/>
            <w:vAlign w:val="bottom"/>
          </w:tcPr>
          <w:p w:rsidRPr="0029474A" w:rsidR="00BC3515" w:rsidP="0029474A" w:rsidRDefault="00BC3515" w14:paraId="7A6F69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550646</w:t>
            </w:r>
          </w:p>
        </w:tc>
        <w:tc>
          <w:tcPr>
            <w:tcW w:w="475" w:type="pct"/>
            <w:tcBorders>
              <w:top w:val="nil"/>
              <w:left w:val="nil"/>
              <w:bottom w:val="nil"/>
              <w:right w:val="nil"/>
            </w:tcBorders>
            <w:noWrap/>
            <w:vAlign w:val="bottom"/>
          </w:tcPr>
          <w:p w:rsidRPr="0029474A" w:rsidR="00BC3515" w:rsidP="0029474A" w:rsidRDefault="00BC3515" w14:paraId="1F23894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910877</w:t>
            </w:r>
          </w:p>
        </w:tc>
        <w:tc>
          <w:tcPr>
            <w:tcW w:w="475" w:type="pct"/>
            <w:tcBorders>
              <w:top w:val="nil"/>
              <w:left w:val="nil"/>
              <w:bottom w:val="nil"/>
              <w:right w:val="nil"/>
            </w:tcBorders>
            <w:noWrap/>
            <w:vAlign w:val="bottom"/>
          </w:tcPr>
          <w:p w:rsidRPr="0029474A" w:rsidR="00BC3515" w:rsidP="0029474A" w:rsidRDefault="00BC3515" w14:paraId="3156CB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551555</w:t>
            </w:r>
          </w:p>
        </w:tc>
        <w:tc>
          <w:tcPr>
            <w:tcW w:w="475" w:type="pct"/>
            <w:tcBorders>
              <w:top w:val="nil"/>
              <w:left w:val="nil"/>
              <w:bottom w:val="nil"/>
              <w:right w:val="nil"/>
            </w:tcBorders>
            <w:noWrap/>
            <w:vAlign w:val="bottom"/>
          </w:tcPr>
          <w:p w:rsidRPr="0029474A" w:rsidR="00BC3515" w:rsidP="0029474A" w:rsidRDefault="00BC3515" w14:paraId="69D9259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303874</w:t>
            </w:r>
          </w:p>
        </w:tc>
        <w:tc>
          <w:tcPr>
            <w:tcW w:w="475" w:type="pct"/>
            <w:tcBorders>
              <w:top w:val="nil"/>
              <w:left w:val="nil"/>
              <w:bottom w:val="nil"/>
              <w:right w:val="nil"/>
            </w:tcBorders>
            <w:noWrap/>
            <w:vAlign w:val="bottom"/>
          </w:tcPr>
          <w:p w:rsidRPr="0029474A" w:rsidR="00BC3515" w:rsidP="0029474A" w:rsidRDefault="00BC3515" w14:paraId="4A843F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185243</w:t>
            </w:r>
          </w:p>
        </w:tc>
        <w:tc>
          <w:tcPr>
            <w:tcW w:w="475" w:type="pct"/>
            <w:tcBorders>
              <w:top w:val="nil"/>
              <w:left w:val="nil"/>
              <w:bottom w:val="nil"/>
              <w:right w:val="nil"/>
            </w:tcBorders>
            <w:noWrap/>
            <w:vAlign w:val="bottom"/>
          </w:tcPr>
          <w:p w:rsidRPr="0029474A" w:rsidR="00BC3515" w:rsidP="0029474A" w:rsidRDefault="00BC3515" w14:paraId="4E8F0C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540595</w:t>
            </w:r>
          </w:p>
        </w:tc>
        <w:tc>
          <w:tcPr>
            <w:tcW w:w="475" w:type="pct"/>
            <w:tcBorders>
              <w:top w:val="nil"/>
              <w:left w:val="nil"/>
              <w:bottom w:val="nil"/>
              <w:right w:val="nil"/>
            </w:tcBorders>
            <w:noWrap/>
            <w:vAlign w:val="bottom"/>
          </w:tcPr>
          <w:p w:rsidRPr="0029474A" w:rsidR="00BC3515" w:rsidP="0029474A" w:rsidRDefault="00BC3515" w14:paraId="60D51E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889913</w:t>
            </w:r>
          </w:p>
        </w:tc>
      </w:tr>
      <w:tr w:rsidRPr="0029474A" w:rsidR="00BC3515" w:rsidTr="0029474A" w14:paraId="6A9FB797" w14:textId="77777777">
        <w:trPr>
          <w:trHeight w:val="300"/>
        </w:trPr>
        <w:tc>
          <w:tcPr>
            <w:tcW w:w="252" w:type="pct"/>
            <w:tcBorders>
              <w:top w:val="nil"/>
              <w:left w:val="nil"/>
              <w:bottom w:val="nil"/>
              <w:right w:val="nil"/>
            </w:tcBorders>
            <w:vAlign w:val="center"/>
          </w:tcPr>
          <w:p w:rsidRPr="0029474A" w:rsidR="00BC3515" w:rsidP="0029474A" w:rsidRDefault="00BC3515" w14:paraId="160C45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w:t>
            </w:r>
          </w:p>
        </w:tc>
        <w:tc>
          <w:tcPr>
            <w:tcW w:w="474" w:type="pct"/>
            <w:tcBorders>
              <w:top w:val="nil"/>
              <w:left w:val="nil"/>
              <w:bottom w:val="nil"/>
              <w:right w:val="nil"/>
            </w:tcBorders>
            <w:noWrap/>
            <w:vAlign w:val="bottom"/>
          </w:tcPr>
          <w:p w:rsidRPr="0029474A" w:rsidR="00BC3515" w:rsidP="0029474A" w:rsidRDefault="00BC3515" w14:paraId="6FC11D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854068</w:t>
            </w:r>
          </w:p>
        </w:tc>
        <w:tc>
          <w:tcPr>
            <w:tcW w:w="474" w:type="pct"/>
            <w:tcBorders>
              <w:top w:val="nil"/>
              <w:left w:val="nil"/>
              <w:bottom w:val="nil"/>
              <w:right w:val="nil"/>
            </w:tcBorders>
            <w:noWrap/>
            <w:vAlign w:val="bottom"/>
          </w:tcPr>
          <w:p w:rsidRPr="0029474A" w:rsidR="00BC3515" w:rsidP="0029474A" w:rsidRDefault="00BC3515" w14:paraId="5EA4B9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629839</w:t>
            </w:r>
          </w:p>
        </w:tc>
        <w:tc>
          <w:tcPr>
            <w:tcW w:w="474" w:type="pct"/>
            <w:tcBorders>
              <w:top w:val="nil"/>
              <w:left w:val="nil"/>
              <w:bottom w:val="nil"/>
              <w:right w:val="nil"/>
            </w:tcBorders>
            <w:noWrap/>
            <w:vAlign w:val="bottom"/>
          </w:tcPr>
          <w:p w:rsidRPr="0029474A" w:rsidR="00BC3515" w:rsidP="0029474A" w:rsidRDefault="00BC3515" w14:paraId="7078BE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921285</w:t>
            </w:r>
          </w:p>
        </w:tc>
        <w:tc>
          <w:tcPr>
            <w:tcW w:w="475" w:type="pct"/>
            <w:tcBorders>
              <w:top w:val="nil"/>
              <w:left w:val="nil"/>
              <w:bottom w:val="nil"/>
              <w:right w:val="nil"/>
            </w:tcBorders>
            <w:noWrap/>
            <w:vAlign w:val="bottom"/>
          </w:tcPr>
          <w:p w:rsidRPr="0029474A" w:rsidR="00BC3515" w:rsidP="0029474A" w:rsidRDefault="00BC3515" w14:paraId="6335A8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675040</w:t>
            </w:r>
          </w:p>
        </w:tc>
        <w:tc>
          <w:tcPr>
            <w:tcW w:w="475" w:type="pct"/>
            <w:tcBorders>
              <w:top w:val="nil"/>
              <w:left w:val="nil"/>
              <w:bottom w:val="nil"/>
              <w:right w:val="nil"/>
            </w:tcBorders>
            <w:noWrap/>
            <w:vAlign w:val="bottom"/>
          </w:tcPr>
          <w:p w:rsidRPr="0029474A" w:rsidR="00BC3515" w:rsidP="0029474A" w:rsidRDefault="00BC3515" w14:paraId="1C971F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802753</w:t>
            </w:r>
          </w:p>
        </w:tc>
        <w:tc>
          <w:tcPr>
            <w:tcW w:w="475" w:type="pct"/>
            <w:tcBorders>
              <w:top w:val="nil"/>
              <w:left w:val="nil"/>
              <w:bottom w:val="nil"/>
              <w:right w:val="nil"/>
            </w:tcBorders>
            <w:noWrap/>
            <w:vAlign w:val="bottom"/>
          </w:tcPr>
          <w:p w:rsidRPr="0029474A" w:rsidR="00BC3515" w:rsidP="0029474A" w:rsidRDefault="00BC3515" w14:paraId="6CA108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1352876</w:t>
            </w:r>
          </w:p>
        </w:tc>
        <w:tc>
          <w:tcPr>
            <w:tcW w:w="475" w:type="pct"/>
            <w:tcBorders>
              <w:top w:val="nil"/>
              <w:left w:val="nil"/>
              <w:bottom w:val="nil"/>
              <w:right w:val="nil"/>
            </w:tcBorders>
            <w:noWrap/>
            <w:vAlign w:val="bottom"/>
          </w:tcPr>
          <w:p w:rsidRPr="0029474A" w:rsidR="00BC3515" w:rsidP="0029474A" w:rsidRDefault="00BC3515" w14:paraId="78CB73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1223921</w:t>
            </w:r>
          </w:p>
        </w:tc>
        <w:tc>
          <w:tcPr>
            <w:tcW w:w="475" w:type="pct"/>
            <w:tcBorders>
              <w:top w:val="nil"/>
              <w:left w:val="nil"/>
              <w:bottom w:val="nil"/>
              <w:right w:val="nil"/>
            </w:tcBorders>
            <w:noWrap/>
            <w:vAlign w:val="bottom"/>
          </w:tcPr>
          <w:p w:rsidRPr="0029474A" w:rsidR="00BC3515" w:rsidP="0029474A" w:rsidRDefault="00BC3515" w14:paraId="302D896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980195</w:t>
            </w:r>
          </w:p>
        </w:tc>
        <w:tc>
          <w:tcPr>
            <w:tcW w:w="475" w:type="pct"/>
            <w:tcBorders>
              <w:top w:val="nil"/>
              <w:left w:val="nil"/>
              <w:bottom w:val="nil"/>
              <w:right w:val="nil"/>
            </w:tcBorders>
            <w:noWrap/>
            <w:vAlign w:val="bottom"/>
          </w:tcPr>
          <w:p w:rsidRPr="0029474A" w:rsidR="00BC3515" w:rsidP="0029474A" w:rsidRDefault="00BC3515" w14:paraId="5DFCFB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1576735</w:t>
            </w:r>
          </w:p>
        </w:tc>
        <w:tc>
          <w:tcPr>
            <w:tcW w:w="475" w:type="pct"/>
            <w:tcBorders>
              <w:top w:val="nil"/>
              <w:left w:val="nil"/>
              <w:bottom w:val="nil"/>
              <w:right w:val="nil"/>
            </w:tcBorders>
            <w:noWrap/>
            <w:vAlign w:val="bottom"/>
          </w:tcPr>
          <w:p w:rsidRPr="0029474A" w:rsidR="00BC3515" w:rsidP="0029474A" w:rsidRDefault="00BC3515" w14:paraId="4D55AB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1310272</w:t>
            </w:r>
          </w:p>
        </w:tc>
      </w:tr>
      <w:tr w:rsidRPr="0029474A" w:rsidR="00BC3515" w:rsidTr="0029474A" w14:paraId="48CE22FC" w14:textId="77777777">
        <w:trPr>
          <w:trHeight w:val="300"/>
        </w:trPr>
        <w:tc>
          <w:tcPr>
            <w:tcW w:w="252" w:type="pct"/>
            <w:tcBorders>
              <w:top w:val="nil"/>
              <w:left w:val="nil"/>
              <w:bottom w:val="nil"/>
              <w:right w:val="nil"/>
            </w:tcBorders>
            <w:vAlign w:val="center"/>
          </w:tcPr>
          <w:p w:rsidRPr="0029474A" w:rsidR="00BC3515" w:rsidP="0029474A" w:rsidRDefault="00BC3515" w14:paraId="0C5301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w:t>
            </w:r>
          </w:p>
        </w:tc>
        <w:tc>
          <w:tcPr>
            <w:tcW w:w="474" w:type="pct"/>
            <w:tcBorders>
              <w:top w:val="nil"/>
              <w:left w:val="nil"/>
              <w:bottom w:val="nil"/>
              <w:right w:val="nil"/>
            </w:tcBorders>
            <w:noWrap/>
            <w:vAlign w:val="bottom"/>
          </w:tcPr>
          <w:p w:rsidRPr="0029474A" w:rsidR="00BC3515" w:rsidP="0029474A" w:rsidRDefault="00BC3515" w14:paraId="675A8B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488011</w:t>
            </w:r>
          </w:p>
        </w:tc>
        <w:tc>
          <w:tcPr>
            <w:tcW w:w="474" w:type="pct"/>
            <w:tcBorders>
              <w:top w:val="nil"/>
              <w:left w:val="nil"/>
              <w:bottom w:val="nil"/>
              <w:right w:val="nil"/>
            </w:tcBorders>
            <w:noWrap/>
            <w:vAlign w:val="bottom"/>
          </w:tcPr>
          <w:p w:rsidRPr="0029474A" w:rsidR="00BC3515" w:rsidP="0029474A" w:rsidRDefault="00BC3515" w14:paraId="17B255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436178</w:t>
            </w:r>
          </w:p>
        </w:tc>
        <w:tc>
          <w:tcPr>
            <w:tcW w:w="474" w:type="pct"/>
            <w:tcBorders>
              <w:top w:val="nil"/>
              <w:left w:val="nil"/>
              <w:bottom w:val="nil"/>
              <w:right w:val="nil"/>
            </w:tcBorders>
            <w:noWrap/>
            <w:vAlign w:val="bottom"/>
          </w:tcPr>
          <w:p w:rsidRPr="0029474A" w:rsidR="00BC3515" w:rsidP="0029474A" w:rsidRDefault="00BC3515" w14:paraId="2F7866B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547882</w:t>
            </w:r>
          </w:p>
        </w:tc>
        <w:tc>
          <w:tcPr>
            <w:tcW w:w="475" w:type="pct"/>
            <w:tcBorders>
              <w:top w:val="nil"/>
              <w:left w:val="nil"/>
              <w:bottom w:val="nil"/>
              <w:right w:val="nil"/>
            </w:tcBorders>
            <w:noWrap/>
            <w:vAlign w:val="bottom"/>
          </w:tcPr>
          <w:p w:rsidRPr="0029474A" w:rsidR="00BC3515" w:rsidP="0029474A" w:rsidRDefault="00BC3515" w14:paraId="39088BB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505319</w:t>
            </w:r>
          </w:p>
        </w:tc>
        <w:tc>
          <w:tcPr>
            <w:tcW w:w="475" w:type="pct"/>
            <w:tcBorders>
              <w:top w:val="nil"/>
              <w:left w:val="nil"/>
              <w:bottom w:val="nil"/>
              <w:right w:val="nil"/>
            </w:tcBorders>
            <w:noWrap/>
            <w:vAlign w:val="bottom"/>
          </w:tcPr>
          <w:p w:rsidRPr="0029474A" w:rsidR="00BC3515" w:rsidP="0029474A" w:rsidRDefault="00BC3515" w14:paraId="17E599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411223</w:t>
            </w:r>
          </w:p>
        </w:tc>
        <w:tc>
          <w:tcPr>
            <w:tcW w:w="475" w:type="pct"/>
            <w:tcBorders>
              <w:top w:val="nil"/>
              <w:left w:val="nil"/>
              <w:bottom w:val="nil"/>
              <w:right w:val="nil"/>
            </w:tcBorders>
            <w:noWrap/>
            <w:vAlign w:val="bottom"/>
          </w:tcPr>
          <w:p w:rsidRPr="0029474A" w:rsidR="00BC3515" w:rsidP="0029474A" w:rsidRDefault="00BC3515" w14:paraId="5E44FD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658685</w:t>
            </w:r>
          </w:p>
        </w:tc>
        <w:tc>
          <w:tcPr>
            <w:tcW w:w="475" w:type="pct"/>
            <w:tcBorders>
              <w:top w:val="nil"/>
              <w:left w:val="nil"/>
              <w:bottom w:val="nil"/>
              <w:right w:val="nil"/>
            </w:tcBorders>
            <w:noWrap/>
            <w:vAlign w:val="bottom"/>
          </w:tcPr>
          <w:p w:rsidRPr="0029474A" w:rsidR="00BC3515" w:rsidP="0029474A" w:rsidRDefault="00BC3515" w14:paraId="17CF426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610490</w:t>
            </w:r>
          </w:p>
        </w:tc>
        <w:tc>
          <w:tcPr>
            <w:tcW w:w="475" w:type="pct"/>
            <w:tcBorders>
              <w:top w:val="nil"/>
              <w:left w:val="nil"/>
              <w:bottom w:val="nil"/>
              <w:right w:val="nil"/>
            </w:tcBorders>
            <w:noWrap/>
            <w:vAlign w:val="bottom"/>
          </w:tcPr>
          <w:p w:rsidRPr="0029474A" w:rsidR="00BC3515" w:rsidP="0029474A" w:rsidRDefault="00BC3515" w14:paraId="053304D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517524</w:t>
            </w:r>
          </w:p>
        </w:tc>
        <w:tc>
          <w:tcPr>
            <w:tcW w:w="475" w:type="pct"/>
            <w:tcBorders>
              <w:top w:val="nil"/>
              <w:left w:val="nil"/>
              <w:bottom w:val="nil"/>
              <w:right w:val="nil"/>
            </w:tcBorders>
            <w:noWrap/>
            <w:vAlign w:val="bottom"/>
          </w:tcPr>
          <w:p w:rsidRPr="0029474A" w:rsidR="00BC3515" w:rsidP="0029474A" w:rsidRDefault="00BC3515" w14:paraId="114D98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468440</w:t>
            </w:r>
          </w:p>
        </w:tc>
        <w:tc>
          <w:tcPr>
            <w:tcW w:w="475" w:type="pct"/>
            <w:tcBorders>
              <w:top w:val="nil"/>
              <w:left w:val="nil"/>
              <w:bottom w:val="nil"/>
              <w:right w:val="nil"/>
            </w:tcBorders>
            <w:noWrap/>
            <w:vAlign w:val="bottom"/>
          </w:tcPr>
          <w:p w:rsidRPr="0029474A" w:rsidR="00BC3515" w:rsidP="0029474A" w:rsidRDefault="00BC3515" w14:paraId="68DB86C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852746</w:t>
            </w:r>
          </w:p>
        </w:tc>
      </w:tr>
      <w:tr w:rsidRPr="0029474A" w:rsidR="00BC3515" w:rsidTr="0029474A" w14:paraId="77BA9FDC" w14:textId="77777777">
        <w:trPr>
          <w:trHeight w:val="300"/>
        </w:trPr>
        <w:tc>
          <w:tcPr>
            <w:tcW w:w="252" w:type="pct"/>
            <w:tcBorders>
              <w:top w:val="nil"/>
              <w:left w:val="nil"/>
              <w:bottom w:val="nil"/>
              <w:right w:val="nil"/>
            </w:tcBorders>
            <w:vAlign w:val="center"/>
          </w:tcPr>
          <w:p w:rsidRPr="0029474A" w:rsidR="00BC3515" w:rsidP="0029474A" w:rsidRDefault="00BC3515" w14:paraId="2720FB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3</w:t>
            </w:r>
          </w:p>
        </w:tc>
        <w:tc>
          <w:tcPr>
            <w:tcW w:w="474" w:type="pct"/>
            <w:tcBorders>
              <w:top w:val="nil"/>
              <w:left w:val="nil"/>
              <w:bottom w:val="nil"/>
              <w:right w:val="nil"/>
            </w:tcBorders>
            <w:noWrap/>
            <w:vAlign w:val="bottom"/>
          </w:tcPr>
          <w:p w:rsidRPr="0029474A" w:rsidR="00BC3515" w:rsidP="0029474A" w:rsidRDefault="00BC3515" w14:paraId="3751FC0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149939</w:t>
            </w:r>
          </w:p>
        </w:tc>
        <w:tc>
          <w:tcPr>
            <w:tcW w:w="474" w:type="pct"/>
            <w:tcBorders>
              <w:top w:val="nil"/>
              <w:left w:val="nil"/>
              <w:bottom w:val="nil"/>
              <w:right w:val="nil"/>
            </w:tcBorders>
            <w:noWrap/>
            <w:vAlign w:val="bottom"/>
          </w:tcPr>
          <w:p w:rsidRPr="0029474A" w:rsidR="00BC3515" w:rsidP="0029474A" w:rsidRDefault="00BC3515" w14:paraId="5F3EF90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160960</w:t>
            </w:r>
          </w:p>
        </w:tc>
        <w:tc>
          <w:tcPr>
            <w:tcW w:w="474" w:type="pct"/>
            <w:tcBorders>
              <w:top w:val="nil"/>
              <w:left w:val="nil"/>
              <w:bottom w:val="nil"/>
              <w:right w:val="nil"/>
            </w:tcBorders>
            <w:noWrap/>
            <w:vAlign w:val="bottom"/>
          </w:tcPr>
          <w:p w:rsidRPr="0029474A" w:rsidR="00BC3515" w:rsidP="0029474A" w:rsidRDefault="00BC3515" w14:paraId="0DE462E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150329</w:t>
            </w:r>
          </w:p>
        </w:tc>
        <w:tc>
          <w:tcPr>
            <w:tcW w:w="475" w:type="pct"/>
            <w:tcBorders>
              <w:top w:val="nil"/>
              <w:left w:val="nil"/>
              <w:bottom w:val="nil"/>
              <w:right w:val="nil"/>
            </w:tcBorders>
            <w:noWrap/>
            <w:vAlign w:val="bottom"/>
          </w:tcPr>
          <w:p w:rsidRPr="0029474A" w:rsidR="00BC3515" w:rsidP="0029474A" w:rsidRDefault="00BC3515" w14:paraId="0DB203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152831</w:t>
            </w:r>
          </w:p>
        </w:tc>
        <w:tc>
          <w:tcPr>
            <w:tcW w:w="475" w:type="pct"/>
            <w:tcBorders>
              <w:top w:val="nil"/>
              <w:left w:val="nil"/>
              <w:bottom w:val="nil"/>
              <w:right w:val="nil"/>
            </w:tcBorders>
            <w:noWrap/>
            <w:vAlign w:val="bottom"/>
          </w:tcPr>
          <w:p w:rsidRPr="0029474A" w:rsidR="00BC3515" w:rsidP="0029474A" w:rsidRDefault="00BC3515" w14:paraId="013703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88520</w:t>
            </w:r>
          </w:p>
        </w:tc>
        <w:tc>
          <w:tcPr>
            <w:tcW w:w="475" w:type="pct"/>
            <w:tcBorders>
              <w:top w:val="nil"/>
              <w:left w:val="nil"/>
              <w:bottom w:val="nil"/>
              <w:right w:val="nil"/>
            </w:tcBorders>
            <w:noWrap/>
            <w:vAlign w:val="bottom"/>
          </w:tcPr>
          <w:p w:rsidRPr="0029474A" w:rsidR="00BC3515" w:rsidP="0029474A" w:rsidRDefault="00BC3515" w14:paraId="369CE8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215994</w:t>
            </w:r>
          </w:p>
        </w:tc>
        <w:tc>
          <w:tcPr>
            <w:tcW w:w="475" w:type="pct"/>
            <w:tcBorders>
              <w:top w:val="nil"/>
              <w:left w:val="nil"/>
              <w:bottom w:val="nil"/>
              <w:right w:val="nil"/>
            </w:tcBorders>
            <w:noWrap/>
            <w:vAlign w:val="bottom"/>
          </w:tcPr>
          <w:p w:rsidRPr="0029474A" w:rsidR="00BC3515" w:rsidP="0029474A" w:rsidRDefault="00BC3515" w14:paraId="3C9B789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176276</w:t>
            </w:r>
          </w:p>
        </w:tc>
        <w:tc>
          <w:tcPr>
            <w:tcW w:w="475" w:type="pct"/>
            <w:tcBorders>
              <w:top w:val="nil"/>
              <w:left w:val="nil"/>
              <w:bottom w:val="nil"/>
              <w:right w:val="nil"/>
            </w:tcBorders>
            <w:noWrap/>
            <w:vAlign w:val="bottom"/>
          </w:tcPr>
          <w:p w:rsidRPr="0029474A" w:rsidR="00BC3515" w:rsidP="0029474A" w:rsidRDefault="00BC3515" w14:paraId="336EB4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128525</w:t>
            </w:r>
          </w:p>
        </w:tc>
        <w:tc>
          <w:tcPr>
            <w:tcW w:w="475" w:type="pct"/>
            <w:tcBorders>
              <w:top w:val="nil"/>
              <w:left w:val="nil"/>
              <w:bottom w:val="nil"/>
              <w:right w:val="nil"/>
            </w:tcBorders>
            <w:noWrap/>
            <w:vAlign w:val="bottom"/>
          </w:tcPr>
          <w:p w:rsidRPr="0029474A" w:rsidR="00BC3515" w:rsidP="0029474A" w:rsidRDefault="00BC3515" w14:paraId="391C707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54943</w:t>
            </w:r>
          </w:p>
        </w:tc>
        <w:tc>
          <w:tcPr>
            <w:tcW w:w="475" w:type="pct"/>
            <w:tcBorders>
              <w:top w:val="nil"/>
              <w:left w:val="nil"/>
              <w:bottom w:val="nil"/>
              <w:right w:val="nil"/>
            </w:tcBorders>
            <w:noWrap/>
            <w:vAlign w:val="bottom"/>
          </w:tcPr>
          <w:p w:rsidRPr="0029474A" w:rsidR="00BC3515" w:rsidP="0029474A" w:rsidRDefault="00BC3515" w14:paraId="1313C00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126502</w:t>
            </w:r>
          </w:p>
        </w:tc>
      </w:tr>
      <w:tr w:rsidRPr="0029474A" w:rsidR="00BC3515" w:rsidTr="0029474A" w14:paraId="10D95DA6" w14:textId="77777777">
        <w:trPr>
          <w:trHeight w:val="300"/>
        </w:trPr>
        <w:tc>
          <w:tcPr>
            <w:tcW w:w="252" w:type="pct"/>
            <w:tcBorders>
              <w:top w:val="nil"/>
              <w:left w:val="nil"/>
              <w:bottom w:val="nil"/>
              <w:right w:val="nil"/>
            </w:tcBorders>
            <w:vAlign w:val="center"/>
          </w:tcPr>
          <w:p w:rsidRPr="0029474A" w:rsidR="00BC3515" w:rsidP="0029474A" w:rsidRDefault="00BC3515" w14:paraId="4D93BA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4</w:t>
            </w:r>
          </w:p>
        </w:tc>
        <w:tc>
          <w:tcPr>
            <w:tcW w:w="474" w:type="pct"/>
            <w:tcBorders>
              <w:top w:val="nil"/>
              <w:left w:val="nil"/>
              <w:bottom w:val="nil"/>
              <w:right w:val="nil"/>
            </w:tcBorders>
            <w:noWrap/>
            <w:vAlign w:val="bottom"/>
          </w:tcPr>
          <w:p w:rsidRPr="0029474A" w:rsidR="00BC3515" w:rsidP="0029474A" w:rsidRDefault="00BC3515" w14:paraId="37678D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32304</w:t>
            </w:r>
          </w:p>
        </w:tc>
        <w:tc>
          <w:tcPr>
            <w:tcW w:w="474" w:type="pct"/>
            <w:tcBorders>
              <w:top w:val="nil"/>
              <w:left w:val="nil"/>
              <w:bottom w:val="nil"/>
              <w:right w:val="nil"/>
            </w:tcBorders>
            <w:noWrap/>
            <w:vAlign w:val="bottom"/>
          </w:tcPr>
          <w:p w:rsidRPr="0029474A" w:rsidR="00BC3515" w:rsidP="0029474A" w:rsidRDefault="00BC3515" w14:paraId="1AA8A9B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39182</w:t>
            </w:r>
          </w:p>
        </w:tc>
        <w:tc>
          <w:tcPr>
            <w:tcW w:w="474" w:type="pct"/>
            <w:tcBorders>
              <w:top w:val="nil"/>
              <w:left w:val="nil"/>
              <w:bottom w:val="nil"/>
              <w:right w:val="nil"/>
            </w:tcBorders>
            <w:noWrap/>
            <w:vAlign w:val="bottom"/>
          </w:tcPr>
          <w:p w:rsidRPr="0029474A" w:rsidR="00BC3515" w:rsidP="0029474A" w:rsidRDefault="00BC3515" w14:paraId="5384CB7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30795</w:t>
            </w:r>
          </w:p>
        </w:tc>
        <w:tc>
          <w:tcPr>
            <w:tcW w:w="475" w:type="pct"/>
            <w:tcBorders>
              <w:top w:val="nil"/>
              <w:left w:val="nil"/>
              <w:bottom w:val="nil"/>
              <w:right w:val="nil"/>
            </w:tcBorders>
            <w:noWrap/>
            <w:vAlign w:val="bottom"/>
          </w:tcPr>
          <w:p w:rsidRPr="0029474A" w:rsidR="00BC3515" w:rsidP="0029474A" w:rsidRDefault="00BC3515" w14:paraId="287F891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32790</w:t>
            </w:r>
          </w:p>
        </w:tc>
        <w:tc>
          <w:tcPr>
            <w:tcW w:w="475" w:type="pct"/>
            <w:tcBorders>
              <w:top w:val="nil"/>
              <w:left w:val="nil"/>
              <w:bottom w:val="nil"/>
              <w:right w:val="nil"/>
            </w:tcBorders>
            <w:noWrap/>
            <w:vAlign w:val="bottom"/>
          </w:tcPr>
          <w:p w:rsidRPr="0029474A" w:rsidR="00BC3515" w:rsidP="0029474A" w:rsidRDefault="00BC3515" w14:paraId="3FBA71B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15399</w:t>
            </w:r>
          </w:p>
        </w:tc>
        <w:tc>
          <w:tcPr>
            <w:tcW w:w="475" w:type="pct"/>
            <w:tcBorders>
              <w:top w:val="nil"/>
              <w:left w:val="nil"/>
              <w:bottom w:val="nil"/>
              <w:right w:val="nil"/>
            </w:tcBorders>
            <w:noWrap/>
            <w:vAlign w:val="bottom"/>
          </w:tcPr>
          <w:p w:rsidRPr="0029474A" w:rsidR="00BC3515" w:rsidP="0029474A" w:rsidRDefault="00BC3515" w14:paraId="6EAA90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42218</w:t>
            </w:r>
          </w:p>
        </w:tc>
        <w:tc>
          <w:tcPr>
            <w:tcW w:w="475" w:type="pct"/>
            <w:tcBorders>
              <w:top w:val="nil"/>
              <w:left w:val="nil"/>
              <w:bottom w:val="nil"/>
              <w:right w:val="nil"/>
            </w:tcBorders>
            <w:noWrap/>
            <w:vAlign w:val="bottom"/>
          </w:tcPr>
          <w:p w:rsidRPr="0029474A" w:rsidR="00BC3515" w:rsidP="0029474A" w:rsidRDefault="00BC3515" w14:paraId="2064BF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32814</w:t>
            </w:r>
          </w:p>
        </w:tc>
        <w:tc>
          <w:tcPr>
            <w:tcW w:w="475" w:type="pct"/>
            <w:tcBorders>
              <w:top w:val="nil"/>
              <w:left w:val="nil"/>
              <w:bottom w:val="nil"/>
              <w:right w:val="nil"/>
            </w:tcBorders>
            <w:noWrap/>
            <w:vAlign w:val="bottom"/>
          </w:tcPr>
          <w:p w:rsidRPr="0029474A" w:rsidR="00BC3515" w:rsidP="0029474A" w:rsidRDefault="00BC3515" w14:paraId="541EF2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24269</w:t>
            </w:r>
          </w:p>
        </w:tc>
        <w:tc>
          <w:tcPr>
            <w:tcW w:w="475" w:type="pct"/>
            <w:tcBorders>
              <w:top w:val="nil"/>
              <w:left w:val="nil"/>
              <w:bottom w:val="nil"/>
              <w:right w:val="nil"/>
            </w:tcBorders>
            <w:noWrap/>
            <w:vAlign w:val="bottom"/>
          </w:tcPr>
          <w:p w:rsidRPr="0029474A" w:rsidR="00BC3515" w:rsidP="0029474A" w:rsidRDefault="00BC3515" w14:paraId="423D15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1473</w:t>
            </w:r>
          </w:p>
        </w:tc>
        <w:tc>
          <w:tcPr>
            <w:tcW w:w="475" w:type="pct"/>
            <w:tcBorders>
              <w:top w:val="nil"/>
              <w:left w:val="nil"/>
              <w:bottom w:val="nil"/>
              <w:right w:val="nil"/>
            </w:tcBorders>
            <w:noWrap/>
            <w:vAlign w:val="bottom"/>
          </w:tcPr>
          <w:p w:rsidRPr="0029474A" w:rsidR="00BC3515" w:rsidP="0029474A" w:rsidRDefault="00BC3515" w14:paraId="3C61D9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9896</w:t>
            </w:r>
          </w:p>
        </w:tc>
      </w:tr>
      <w:tr w:rsidRPr="0029474A" w:rsidR="00BC3515" w:rsidTr="0029474A" w14:paraId="185B80B6" w14:textId="77777777">
        <w:trPr>
          <w:trHeight w:val="300"/>
        </w:trPr>
        <w:tc>
          <w:tcPr>
            <w:tcW w:w="252" w:type="pct"/>
            <w:tcBorders>
              <w:top w:val="nil"/>
              <w:left w:val="nil"/>
              <w:bottom w:val="nil"/>
              <w:right w:val="nil"/>
            </w:tcBorders>
            <w:vAlign w:val="center"/>
          </w:tcPr>
          <w:p w:rsidRPr="0029474A" w:rsidR="00BC3515" w:rsidP="0029474A" w:rsidRDefault="00BC3515" w14:paraId="7DEA6F82"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Age</w:t>
            </w:r>
          </w:p>
        </w:tc>
        <w:tc>
          <w:tcPr>
            <w:tcW w:w="474" w:type="pct"/>
            <w:tcBorders>
              <w:top w:val="nil"/>
              <w:left w:val="nil"/>
              <w:bottom w:val="nil"/>
              <w:right w:val="nil"/>
            </w:tcBorders>
            <w:vAlign w:val="center"/>
          </w:tcPr>
          <w:p w:rsidRPr="0029474A" w:rsidR="00BC3515" w:rsidP="0029474A" w:rsidRDefault="00BC3515" w14:paraId="25C4D6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2005</w:t>
            </w:r>
          </w:p>
        </w:tc>
        <w:tc>
          <w:tcPr>
            <w:tcW w:w="474" w:type="pct"/>
            <w:tcBorders>
              <w:top w:val="nil"/>
              <w:left w:val="nil"/>
              <w:bottom w:val="nil"/>
              <w:right w:val="nil"/>
            </w:tcBorders>
            <w:vAlign w:val="center"/>
          </w:tcPr>
          <w:p w:rsidRPr="0029474A" w:rsidR="00BC3515" w:rsidP="0029474A" w:rsidRDefault="00BC3515" w14:paraId="0B5276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2006</w:t>
            </w:r>
          </w:p>
        </w:tc>
        <w:tc>
          <w:tcPr>
            <w:tcW w:w="474" w:type="pct"/>
            <w:tcBorders>
              <w:top w:val="nil"/>
              <w:left w:val="nil"/>
              <w:bottom w:val="nil"/>
              <w:right w:val="nil"/>
            </w:tcBorders>
            <w:vAlign w:val="center"/>
          </w:tcPr>
          <w:p w:rsidRPr="0029474A" w:rsidR="00BC3515" w:rsidP="0029474A" w:rsidRDefault="00BC3515" w14:paraId="759B9E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2007</w:t>
            </w:r>
          </w:p>
        </w:tc>
        <w:tc>
          <w:tcPr>
            <w:tcW w:w="475" w:type="pct"/>
            <w:tcBorders>
              <w:top w:val="nil"/>
              <w:left w:val="nil"/>
              <w:bottom w:val="nil"/>
              <w:right w:val="nil"/>
            </w:tcBorders>
            <w:vAlign w:val="center"/>
          </w:tcPr>
          <w:p w:rsidRPr="0029474A" w:rsidR="00BC3515" w:rsidP="0029474A" w:rsidRDefault="00BC3515" w14:paraId="6E10D83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2008</w:t>
            </w:r>
          </w:p>
        </w:tc>
        <w:tc>
          <w:tcPr>
            <w:tcW w:w="475" w:type="pct"/>
            <w:tcBorders>
              <w:top w:val="nil"/>
              <w:left w:val="nil"/>
              <w:bottom w:val="nil"/>
              <w:right w:val="nil"/>
            </w:tcBorders>
            <w:vAlign w:val="center"/>
          </w:tcPr>
          <w:p w:rsidRPr="0029474A" w:rsidR="00BC3515" w:rsidP="0029474A" w:rsidRDefault="00BC3515" w14:paraId="174410D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2009</w:t>
            </w:r>
          </w:p>
        </w:tc>
        <w:tc>
          <w:tcPr>
            <w:tcW w:w="475" w:type="pct"/>
            <w:tcBorders>
              <w:top w:val="nil"/>
              <w:left w:val="nil"/>
              <w:bottom w:val="nil"/>
              <w:right w:val="nil"/>
            </w:tcBorders>
            <w:vAlign w:val="center"/>
          </w:tcPr>
          <w:p w:rsidRPr="0029474A" w:rsidR="00BC3515" w:rsidP="0029474A" w:rsidRDefault="00BC3515" w14:paraId="29471E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2010</w:t>
            </w:r>
          </w:p>
        </w:tc>
        <w:tc>
          <w:tcPr>
            <w:tcW w:w="475" w:type="pct"/>
            <w:tcBorders>
              <w:top w:val="nil"/>
              <w:left w:val="nil"/>
              <w:bottom w:val="nil"/>
              <w:right w:val="nil"/>
            </w:tcBorders>
            <w:vAlign w:val="center"/>
          </w:tcPr>
          <w:p w:rsidRPr="0029474A" w:rsidR="00BC3515" w:rsidP="0029474A" w:rsidRDefault="00BC3515" w14:paraId="2863AA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2011</w:t>
            </w:r>
          </w:p>
        </w:tc>
        <w:tc>
          <w:tcPr>
            <w:tcW w:w="475" w:type="pct"/>
            <w:tcBorders>
              <w:top w:val="nil"/>
              <w:left w:val="nil"/>
              <w:bottom w:val="nil"/>
              <w:right w:val="nil"/>
            </w:tcBorders>
            <w:vAlign w:val="center"/>
          </w:tcPr>
          <w:p w:rsidRPr="0029474A" w:rsidR="00BC3515" w:rsidP="0029474A" w:rsidRDefault="00BC3515" w14:paraId="128B01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2012</w:t>
            </w:r>
          </w:p>
        </w:tc>
        <w:tc>
          <w:tcPr>
            <w:tcW w:w="475" w:type="pct"/>
            <w:tcBorders>
              <w:top w:val="nil"/>
              <w:left w:val="nil"/>
              <w:bottom w:val="nil"/>
              <w:right w:val="nil"/>
            </w:tcBorders>
            <w:vAlign w:val="center"/>
          </w:tcPr>
          <w:p w:rsidRPr="0029474A" w:rsidR="00BC3515" w:rsidP="0029474A" w:rsidRDefault="00BC3515" w14:paraId="79CF38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2013</w:t>
            </w:r>
          </w:p>
        </w:tc>
        <w:tc>
          <w:tcPr>
            <w:tcW w:w="475" w:type="pct"/>
            <w:tcBorders>
              <w:top w:val="nil"/>
              <w:left w:val="nil"/>
              <w:bottom w:val="nil"/>
              <w:right w:val="nil"/>
            </w:tcBorders>
            <w:vAlign w:val="center"/>
          </w:tcPr>
          <w:p w:rsidRPr="0029474A" w:rsidR="00BC3515" w:rsidP="0029474A" w:rsidRDefault="00BC3515" w14:paraId="1DC136A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2014</w:t>
            </w:r>
          </w:p>
        </w:tc>
      </w:tr>
      <w:tr w:rsidRPr="0029474A" w:rsidR="00BC3515" w:rsidTr="0029474A" w14:paraId="4B06E75F" w14:textId="77777777">
        <w:trPr>
          <w:trHeight w:val="300"/>
        </w:trPr>
        <w:tc>
          <w:tcPr>
            <w:tcW w:w="252" w:type="pct"/>
            <w:tcBorders>
              <w:top w:val="nil"/>
              <w:left w:val="nil"/>
              <w:bottom w:val="nil"/>
              <w:right w:val="nil"/>
            </w:tcBorders>
            <w:vAlign w:val="center"/>
          </w:tcPr>
          <w:p w:rsidRPr="0029474A" w:rsidR="00BC3515" w:rsidP="0029474A" w:rsidRDefault="00BC3515" w14:paraId="096595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0</w:t>
            </w:r>
          </w:p>
        </w:tc>
        <w:tc>
          <w:tcPr>
            <w:tcW w:w="474" w:type="pct"/>
            <w:tcBorders>
              <w:top w:val="nil"/>
              <w:left w:val="nil"/>
              <w:bottom w:val="nil"/>
              <w:right w:val="nil"/>
            </w:tcBorders>
            <w:noWrap/>
            <w:vAlign w:val="bottom"/>
          </w:tcPr>
          <w:p w:rsidRPr="0029474A" w:rsidR="00BC3515" w:rsidP="0029474A" w:rsidRDefault="00BC3515" w14:paraId="191B3E2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828627</w:t>
            </w:r>
          </w:p>
        </w:tc>
        <w:tc>
          <w:tcPr>
            <w:tcW w:w="474" w:type="pct"/>
            <w:tcBorders>
              <w:top w:val="nil"/>
              <w:left w:val="nil"/>
              <w:bottom w:val="nil"/>
              <w:right w:val="nil"/>
            </w:tcBorders>
            <w:noWrap/>
            <w:vAlign w:val="bottom"/>
          </w:tcPr>
          <w:p w:rsidRPr="0029474A" w:rsidR="00BC3515" w:rsidP="0029474A" w:rsidRDefault="00BC3515" w14:paraId="452CDE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625804</w:t>
            </w:r>
          </w:p>
        </w:tc>
        <w:tc>
          <w:tcPr>
            <w:tcW w:w="474" w:type="pct"/>
            <w:tcBorders>
              <w:top w:val="nil"/>
              <w:left w:val="nil"/>
              <w:bottom w:val="nil"/>
              <w:right w:val="nil"/>
            </w:tcBorders>
            <w:noWrap/>
            <w:vAlign w:val="bottom"/>
          </w:tcPr>
          <w:p w:rsidRPr="0029474A" w:rsidR="00BC3515" w:rsidP="0029474A" w:rsidRDefault="00BC3515" w14:paraId="656EF66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306937</w:t>
            </w:r>
          </w:p>
        </w:tc>
        <w:tc>
          <w:tcPr>
            <w:tcW w:w="475" w:type="pct"/>
            <w:tcBorders>
              <w:top w:val="nil"/>
              <w:left w:val="nil"/>
              <w:bottom w:val="nil"/>
              <w:right w:val="nil"/>
            </w:tcBorders>
            <w:noWrap/>
            <w:vAlign w:val="bottom"/>
          </w:tcPr>
          <w:p w:rsidRPr="0029474A" w:rsidR="00BC3515" w:rsidP="0029474A" w:rsidRDefault="00BC3515" w14:paraId="6CEF2A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328454</w:t>
            </w:r>
          </w:p>
        </w:tc>
        <w:tc>
          <w:tcPr>
            <w:tcW w:w="475" w:type="pct"/>
            <w:tcBorders>
              <w:top w:val="nil"/>
              <w:left w:val="nil"/>
              <w:bottom w:val="nil"/>
              <w:right w:val="nil"/>
            </w:tcBorders>
            <w:noWrap/>
            <w:vAlign w:val="bottom"/>
          </w:tcPr>
          <w:p w:rsidRPr="0029474A" w:rsidR="00BC3515" w:rsidP="0029474A" w:rsidRDefault="00BC3515" w14:paraId="2E4F97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588808</w:t>
            </w:r>
          </w:p>
        </w:tc>
        <w:tc>
          <w:tcPr>
            <w:tcW w:w="475" w:type="pct"/>
            <w:tcBorders>
              <w:top w:val="nil"/>
              <w:left w:val="nil"/>
              <w:bottom w:val="nil"/>
              <w:right w:val="nil"/>
            </w:tcBorders>
            <w:noWrap/>
            <w:vAlign w:val="bottom"/>
          </w:tcPr>
          <w:p w:rsidRPr="0029474A" w:rsidR="00BC3515" w:rsidP="0029474A" w:rsidRDefault="00BC3515" w14:paraId="3E6861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470353</w:t>
            </w:r>
          </w:p>
        </w:tc>
        <w:tc>
          <w:tcPr>
            <w:tcW w:w="475" w:type="pct"/>
            <w:tcBorders>
              <w:top w:val="nil"/>
              <w:left w:val="nil"/>
              <w:bottom w:val="nil"/>
              <w:right w:val="nil"/>
            </w:tcBorders>
            <w:noWrap/>
            <w:vAlign w:val="bottom"/>
          </w:tcPr>
          <w:p w:rsidRPr="0029474A" w:rsidR="00BC3515" w:rsidP="0029474A" w:rsidRDefault="00BC3515" w14:paraId="45642F5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578464</w:t>
            </w:r>
          </w:p>
        </w:tc>
        <w:tc>
          <w:tcPr>
            <w:tcW w:w="475" w:type="pct"/>
            <w:tcBorders>
              <w:top w:val="nil"/>
              <w:left w:val="nil"/>
              <w:bottom w:val="nil"/>
              <w:right w:val="nil"/>
            </w:tcBorders>
            <w:noWrap/>
            <w:vAlign w:val="bottom"/>
          </w:tcPr>
          <w:p w:rsidRPr="0029474A" w:rsidR="00BC3515" w:rsidP="0029474A" w:rsidRDefault="00BC3515" w14:paraId="2F7A22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648892</w:t>
            </w:r>
          </w:p>
        </w:tc>
        <w:tc>
          <w:tcPr>
            <w:tcW w:w="475" w:type="pct"/>
            <w:tcBorders>
              <w:top w:val="nil"/>
              <w:left w:val="nil"/>
              <w:bottom w:val="nil"/>
              <w:right w:val="nil"/>
            </w:tcBorders>
            <w:noWrap/>
            <w:vAlign w:val="bottom"/>
          </w:tcPr>
          <w:p w:rsidRPr="0029474A" w:rsidR="00BC3515" w:rsidP="0029474A" w:rsidRDefault="00BC3515" w14:paraId="7B82FF8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306895</w:t>
            </w:r>
          </w:p>
        </w:tc>
        <w:tc>
          <w:tcPr>
            <w:tcW w:w="475" w:type="pct"/>
            <w:tcBorders>
              <w:top w:val="nil"/>
              <w:left w:val="nil"/>
              <w:bottom w:val="nil"/>
              <w:right w:val="nil"/>
            </w:tcBorders>
            <w:noWrap/>
            <w:vAlign w:val="bottom"/>
          </w:tcPr>
          <w:p w:rsidRPr="0029474A" w:rsidR="00BC3515" w:rsidP="0029474A" w:rsidRDefault="00BC3515" w14:paraId="6B9194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332484</w:t>
            </w:r>
          </w:p>
        </w:tc>
      </w:tr>
      <w:tr w:rsidRPr="0029474A" w:rsidR="00BC3515" w:rsidTr="0029474A" w14:paraId="1CD3FEE2" w14:textId="77777777">
        <w:trPr>
          <w:trHeight w:val="300"/>
        </w:trPr>
        <w:tc>
          <w:tcPr>
            <w:tcW w:w="252" w:type="pct"/>
            <w:tcBorders>
              <w:top w:val="nil"/>
              <w:left w:val="nil"/>
              <w:bottom w:val="nil"/>
              <w:right w:val="nil"/>
            </w:tcBorders>
            <w:vAlign w:val="center"/>
          </w:tcPr>
          <w:p w:rsidRPr="0029474A" w:rsidR="00BC3515" w:rsidP="0029474A" w:rsidRDefault="00BC3515" w14:paraId="62E712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w:t>
            </w:r>
          </w:p>
        </w:tc>
        <w:tc>
          <w:tcPr>
            <w:tcW w:w="474" w:type="pct"/>
            <w:tcBorders>
              <w:top w:val="nil"/>
              <w:left w:val="nil"/>
              <w:bottom w:val="nil"/>
              <w:right w:val="nil"/>
            </w:tcBorders>
            <w:noWrap/>
            <w:vAlign w:val="bottom"/>
          </w:tcPr>
          <w:p w:rsidRPr="0029474A" w:rsidR="00BC3515" w:rsidP="0029474A" w:rsidRDefault="00BC3515" w14:paraId="55BB0DE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2105130</w:t>
            </w:r>
          </w:p>
        </w:tc>
        <w:tc>
          <w:tcPr>
            <w:tcW w:w="474" w:type="pct"/>
            <w:tcBorders>
              <w:top w:val="nil"/>
              <w:left w:val="nil"/>
              <w:bottom w:val="nil"/>
              <w:right w:val="nil"/>
            </w:tcBorders>
            <w:noWrap/>
            <w:vAlign w:val="bottom"/>
          </w:tcPr>
          <w:p w:rsidRPr="0029474A" w:rsidR="00BC3515" w:rsidP="0029474A" w:rsidRDefault="00BC3515" w14:paraId="04105D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1104045</w:t>
            </w:r>
          </w:p>
        </w:tc>
        <w:tc>
          <w:tcPr>
            <w:tcW w:w="474" w:type="pct"/>
            <w:tcBorders>
              <w:top w:val="nil"/>
              <w:left w:val="nil"/>
              <w:bottom w:val="nil"/>
              <w:right w:val="nil"/>
            </w:tcBorders>
            <w:noWrap/>
            <w:vAlign w:val="bottom"/>
          </w:tcPr>
          <w:p w:rsidRPr="0029474A" w:rsidR="00BC3515" w:rsidP="0029474A" w:rsidRDefault="00BC3515" w14:paraId="02E400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1008445</w:t>
            </w:r>
          </w:p>
        </w:tc>
        <w:tc>
          <w:tcPr>
            <w:tcW w:w="475" w:type="pct"/>
            <w:tcBorders>
              <w:top w:val="nil"/>
              <w:left w:val="nil"/>
              <w:bottom w:val="nil"/>
              <w:right w:val="nil"/>
            </w:tcBorders>
            <w:noWrap/>
            <w:vAlign w:val="bottom"/>
          </w:tcPr>
          <w:p w:rsidRPr="0029474A" w:rsidR="00BC3515" w:rsidP="0029474A" w:rsidRDefault="00BC3515" w14:paraId="7FF76F4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708483</w:t>
            </w:r>
          </w:p>
        </w:tc>
        <w:tc>
          <w:tcPr>
            <w:tcW w:w="475" w:type="pct"/>
            <w:tcBorders>
              <w:top w:val="nil"/>
              <w:left w:val="nil"/>
              <w:bottom w:val="nil"/>
              <w:right w:val="nil"/>
            </w:tcBorders>
            <w:noWrap/>
            <w:vAlign w:val="bottom"/>
          </w:tcPr>
          <w:p w:rsidRPr="0029474A" w:rsidR="00BC3515" w:rsidP="0029474A" w:rsidRDefault="00BC3515" w14:paraId="5275E3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2220233</w:t>
            </w:r>
          </w:p>
        </w:tc>
        <w:tc>
          <w:tcPr>
            <w:tcW w:w="475" w:type="pct"/>
            <w:tcBorders>
              <w:top w:val="nil"/>
              <w:left w:val="nil"/>
              <w:bottom w:val="nil"/>
              <w:right w:val="nil"/>
            </w:tcBorders>
            <w:noWrap/>
            <w:vAlign w:val="bottom"/>
          </w:tcPr>
          <w:p w:rsidRPr="0029474A" w:rsidR="00BC3515" w:rsidP="0029474A" w:rsidRDefault="00BC3515" w14:paraId="0FB8845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2048993</w:t>
            </w:r>
          </w:p>
        </w:tc>
        <w:tc>
          <w:tcPr>
            <w:tcW w:w="475" w:type="pct"/>
            <w:tcBorders>
              <w:top w:val="nil"/>
              <w:left w:val="nil"/>
              <w:bottom w:val="nil"/>
              <w:right w:val="nil"/>
            </w:tcBorders>
            <w:noWrap/>
            <w:vAlign w:val="bottom"/>
          </w:tcPr>
          <w:p w:rsidRPr="0029474A" w:rsidR="00BC3515" w:rsidP="0029474A" w:rsidRDefault="00BC3515" w14:paraId="34B96A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1678148</w:t>
            </w:r>
          </w:p>
        </w:tc>
        <w:tc>
          <w:tcPr>
            <w:tcW w:w="475" w:type="pct"/>
            <w:tcBorders>
              <w:top w:val="nil"/>
              <w:left w:val="nil"/>
              <w:bottom w:val="nil"/>
              <w:right w:val="nil"/>
            </w:tcBorders>
            <w:noWrap/>
            <w:vAlign w:val="bottom"/>
          </w:tcPr>
          <w:p w:rsidRPr="0029474A" w:rsidR="00BC3515" w:rsidP="0029474A" w:rsidRDefault="00BC3515" w14:paraId="48349E4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1369598</w:t>
            </w:r>
          </w:p>
        </w:tc>
        <w:tc>
          <w:tcPr>
            <w:tcW w:w="475" w:type="pct"/>
            <w:tcBorders>
              <w:top w:val="nil"/>
              <w:left w:val="nil"/>
              <w:bottom w:val="nil"/>
              <w:right w:val="nil"/>
            </w:tcBorders>
            <w:noWrap/>
            <w:vAlign w:val="bottom"/>
          </w:tcPr>
          <w:p w:rsidRPr="0029474A" w:rsidR="00BC3515" w:rsidP="0029474A" w:rsidRDefault="00BC3515" w14:paraId="25A808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1029190</w:t>
            </w:r>
          </w:p>
        </w:tc>
        <w:tc>
          <w:tcPr>
            <w:tcW w:w="475" w:type="pct"/>
            <w:tcBorders>
              <w:top w:val="nil"/>
              <w:left w:val="nil"/>
              <w:bottom w:val="nil"/>
              <w:right w:val="nil"/>
            </w:tcBorders>
            <w:noWrap/>
            <w:vAlign w:val="bottom"/>
          </w:tcPr>
          <w:p w:rsidRPr="0029474A" w:rsidR="00BC3515" w:rsidP="0029474A" w:rsidRDefault="00BC3515" w14:paraId="3A59A9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1053303</w:t>
            </w:r>
          </w:p>
        </w:tc>
      </w:tr>
      <w:tr w:rsidRPr="0029474A" w:rsidR="00BC3515" w:rsidTr="0029474A" w14:paraId="69984056" w14:textId="77777777">
        <w:trPr>
          <w:trHeight w:val="300"/>
        </w:trPr>
        <w:tc>
          <w:tcPr>
            <w:tcW w:w="252" w:type="pct"/>
            <w:tcBorders>
              <w:top w:val="nil"/>
              <w:left w:val="nil"/>
              <w:bottom w:val="nil"/>
              <w:right w:val="nil"/>
            </w:tcBorders>
            <w:vAlign w:val="center"/>
          </w:tcPr>
          <w:p w:rsidRPr="0029474A" w:rsidR="00BC3515" w:rsidP="0029474A" w:rsidRDefault="00BC3515" w14:paraId="0BE5DCA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w:t>
            </w:r>
          </w:p>
        </w:tc>
        <w:tc>
          <w:tcPr>
            <w:tcW w:w="474" w:type="pct"/>
            <w:tcBorders>
              <w:top w:val="nil"/>
              <w:left w:val="nil"/>
              <w:bottom w:val="nil"/>
              <w:right w:val="nil"/>
            </w:tcBorders>
            <w:noWrap/>
            <w:vAlign w:val="bottom"/>
          </w:tcPr>
          <w:p w:rsidRPr="0029474A" w:rsidR="00BC3515" w:rsidP="0029474A" w:rsidRDefault="00BC3515" w14:paraId="0C4F91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1067552</w:t>
            </w:r>
          </w:p>
        </w:tc>
        <w:tc>
          <w:tcPr>
            <w:tcW w:w="474" w:type="pct"/>
            <w:tcBorders>
              <w:top w:val="nil"/>
              <w:left w:val="nil"/>
              <w:bottom w:val="nil"/>
              <w:right w:val="nil"/>
            </w:tcBorders>
            <w:noWrap/>
            <w:vAlign w:val="bottom"/>
          </w:tcPr>
          <w:p w:rsidRPr="0029474A" w:rsidR="00BC3515" w:rsidP="0029474A" w:rsidRDefault="00BC3515" w14:paraId="639334A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1945985</w:t>
            </w:r>
          </w:p>
        </w:tc>
        <w:tc>
          <w:tcPr>
            <w:tcW w:w="474" w:type="pct"/>
            <w:tcBorders>
              <w:top w:val="nil"/>
              <w:left w:val="nil"/>
              <w:bottom w:val="nil"/>
              <w:right w:val="nil"/>
            </w:tcBorders>
            <w:noWrap/>
            <w:vAlign w:val="bottom"/>
          </w:tcPr>
          <w:p w:rsidRPr="0029474A" w:rsidR="00BC3515" w:rsidP="0029474A" w:rsidRDefault="00BC3515" w14:paraId="21575F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2172848</w:t>
            </w:r>
          </w:p>
        </w:tc>
        <w:tc>
          <w:tcPr>
            <w:tcW w:w="475" w:type="pct"/>
            <w:tcBorders>
              <w:top w:val="nil"/>
              <w:left w:val="nil"/>
              <w:bottom w:val="nil"/>
              <w:right w:val="nil"/>
            </w:tcBorders>
            <w:noWrap/>
            <w:vAlign w:val="bottom"/>
          </w:tcPr>
          <w:p w:rsidRPr="0029474A" w:rsidR="00BC3515" w:rsidP="0029474A" w:rsidRDefault="00BC3515" w14:paraId="2FEF0F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1584265</w:t>
            </w:r>
          </w:p>
        </w:tc>
        <w:tc>
          <w:tcPr>
            <w:tcW w:w="475" w:type="pct"/>
            <w:tcBorders>
              <w:top w:val="nil"/>
              <w:left w:val="nil"/>
              <w:bottom w:val="nil"/>
              <w:right w:val="nil"/>
            </w:tcBorders>
            <w:noWrap/>
            <w:vAlign w:val="bottom"/>
          </w:tcPr>
          <w:p w:rsidRPr="0029474A" w:rsidR="00BC3515" w:rsidP="0029474A" w:rsidRDefault="00BC3515" w14:paraId="0136FE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1255758</w:t>
            </w:r>
          </w:p>
        </w:tc>
        <w:tc>
          <w:tcPr>
            <w:tcW w:w="475" w:type="pct"/>
            <w:tcBorders>
              <w:top w:val="nil"/>
              <w:left w:val="nil"/>
              <w:bottom w:val="nil"/>
              <w:right w:val="nil"/>
            </w:tcBorders>
            <w:noWrap/>
            <w:vAlign w:val="bottom"/>
          </w:tcPr>
          <w:p w:rsidRPr="0029474A" w:rsidR="00BC3515" w:rsidP="0029474A" w:rsidRDefault="00BC3515" w14:paraId="35D460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1606682</w:t>
            </w:r>
          </w:p>
        </w:tc>
        <w:tc>
          <w:tcPr>
            <w:tcW w:w="475" w:type="pct"/>
            <w:tcBorders>
              <w:top w:val="nil"/>
              <w:left w:val="nil"/>
              <w:bottom w:val="nil"/>
              <w:right w:val="nil"/>
            </w:tcBorders>
            <w:noWrap/>
            <w:vAlign w:val="bottom"/>
          </w:tcPr>
          <w:p w:rsidRPr="0029474A" w:rsidR="00BC3515" w:rsidP="0029474A" w:rsidRDefault="00BC3515" w14:paraId="2F7B77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1183670</w:t>
            </w:r>
          </w:p>
        </w:tc>
        <w:tc>
          <w:tcPr>
            <w:tcW w:w="475" w:type="pct"/>
            <w:tcBorders>
              <w:top w:val="nil"/>
              <w:left w:val="nil"/>
              <w:bottom w:val="nil"/>
              <w:right w:val="nil"/>
            </w:tcBorders>
            <w:noWrap/>
            <w:vAlign w:val="bottom"/>
          </w:tcPr>
          <w:p w:rsidRPr="0029474A" w:rsidR="00BC3515" w:rsidP="0029474A" w:rsidRDefault="00BC3515" w14:paraId="2E9D4E3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1079939</w:t>
            </w:r>
          </w:p>
        </w:tc>
        <w:tc>
          <w:tcPr>
            <w:tcW w:w="475" w:type="pct"/>
            <w:tcBorders>
              <w:top w:val="nil"/>
              <w:left w:val="nil"/>
              <w:bottom w:val="nil"/>
              <w:right w:val="nil"/>
            </w:tcBorders>
            <w:noWrap/>
            <w:vAlign w:val="bottom"/>
          </w:tcPr>
          <w:p w:rsidRPr="0029474A" w:rsidR="00BC3515" w:rsidP="0029474A" w:rsidRDefault="00BC3515" w14:paraId="63CE94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819622</w:t>
            </w:r>
          </w:p>
        </w:tc>
        <w:tc>
          <w:tcPr>
            <w:tcW w:w="475" w:type="pct"/>
            <w:tcBorders>
              <w:top w:val="nil"/>
              <w:left w:val="nil"/>
              <w:bottom w:val="nil"/>
              <w:right w:val="nil"/>
            </w:tcBorders>
            <w:noWrap/>
            <w:vAlign w:val="bottom"/>
          </w:tcPr>
          <w:p w:rsidRPr="0029474A" w:rsidR="00BC3515" w:rsidP="0029474A" w:rsidRDefault="00BC3515" w14:paraId="072320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1136174</w:t>
            </w:r>
          </w:p>
        </w:tc>
      </w:tr>
      <w:tr w:rsidRPr="0029474A" w:rsidR="00BC3515" w:rsidTr="0029474A" w14:paraId="4503A725" w14:textId="77777777">
        <w:trPr>
          <w:trHeight w:val="300"/>
        </w:trPr>
        <w:tc>
          <w:tcPr>
            <w:tcW w:w="252" w:type="pct"/>
            <w:tcBorders>
              <w:top w:val="nil"/>
              <w:left w:val="nil"/>
              <w:bottom w:val="nil"/>
              <w:right w:val="nil"/>
            </w:tcBorders>
            <w:vAlign w:val="center"/>
          </w:tcPr>
          <w:p w:rsidRPr="0029474A" w:rsidR="00BC3515" w:rsidP="0029474A" w:rsidRDefault="00BC3515" w14:paraId="10E9195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3</w:t>
            </w:r>
          </w:p>
        </w:tc>
        <w:tc>
          <w:tcPr>
            <w:tcW w:w="474" w:type="pct"/>
            <w:tcBorders>
              <w:top w:val="nil"/>
              <w:left w:val="nil"/>
              <w:bottom w:val="nil"/>
              <w:right w:val="nil"/>
            </w:tcBorders>
            <w:noWrap/>
            <w:vAlign w:val="bottom"/>
          </w:tcPr>
          <w:p w:rsidRPr="0029474A" w:rsidR="00BC3515" w:rsidP="0029474A" w:rsidRDefault="00BC3515" w14:paraId="597D8F8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147358</w:t>
            </w:r>
          </w:p>
        </w:tc>
        <w:tc>
          <w:tcPr>
            <w:tcW w:w="474" w:type="pct"/>
            <w:tcBorders>
              <w:top w:val="nil"/>
              <w:left w:val="nil"/>
              <w:bottom w:val="nil"/>
              <w:right w:val="nil"/>
            </w:tcBorders>
            <w:noWrap/>
            <w:vAlign w:val="bottom"/>
          </w:tcPr>
          <w:p w:rsidRPr="0029474A" w:rsidR="00BC3515" w:rsidP="0029474A" w:rsidRDefault="00BC3515" w14:paraId="40F8B4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305944</w:t>
            </w:r>
          </w:p>
        </w:tc>
        <w:tc>
          <w:tcPr>
            <w:tcW w:w="474" w:type="pct"/>
            <w:tcBorders>
              <w:top w:val="nil"/>
              <w:left w:val="nil"/>
              <w:bottom w:val="nil"/>
              <w:right w:val="nil"/>
            </w:tcBorders>
            <w:noWrap/>
            <w:vAlign w:val="bottom"/>
          </w:tcPr>
          <w:p w:rsidRPr="0029474A" w:rsidR="00BC3515" w:rsidP="0029474A" w:rsidRDefault="00BC3515" w14:paraId="2023B17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698241</w:t>
            </w:r>
          </w:p>
        </w:tc>
        <w:tc>
          <w:tcPr>
            <w:tcW w:w="475" w:type="pct"/>
            <w:tcBorders>
              <w:top w:val="nil"/>
              <w:left w:val="nil"/>
              <w:bottom w:val="nil"/>
              <w:right w:val="nil"/>
            </w:tcBorders>
            <w:noWrap/>
            <w:vAlign w:val="bottom"/>
          </w:tcPr>
          <w:p w:rsidRPr="0029474A" w:rsidR="00BC3515" w:rsidP="0029474A" w:rsidRDefault="00BC3515" w14:paraId="145B89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432828</w:t>
            </w:r>
          </w:p>
        </w:tc>
        <w:tc>
          <w:tcPr>
            <w:tcW w:w="475" w:type="pct"/>
            <w:tcBorders>
              <w:top w:val="nil"/>
              <w:left w:val="nil"/>
              <w:bottom w:val="nil"/>
              <w:right w:val="nil"/>
            </w:tcBorders>
            <w:noWrap/>
            <w:vAlign w:val="bottom"/>
          </w:tcPr>
          <w:p w:rsidRPr="0029474A" w:rsidR="00BC3515" w:rsidP="0029474A" w:rsidRDefault="00BC3515" w14:paraId="16C835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130538</w:t>
            </w:r>
          </w:p>
        </w:tc>
        <w:tc>
          <w:tcPr>
            <w:tcW w:w="475" w:type="pct"/>
            <w:tcBorders>
              <w:top w:val="nil"/>
              <w:left w:val="nil"/>
              <w:bottom w:val="nil"/>
              <w:right w:val="nil"/>
            </w:tcBorders>
            <w:noWrap/>
            <w:vAlign w:val="bottom"/>
          </w:tcPr>
          <w:p w:rsidRPr="0029474A" w:rsidR="00BC3515" w:rsidP="0029474A" w:rsidRDefault="00BC3515" w14:paraId="19ACC9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121756</w:t>
            </w:r>
          </w:p>
        </w:tc>
        <w:tc>
          <w:tcPr>
            <w:tcW w:w="475" w:type="pct"/>
            <w:tcBorders>
              <w:top w:val="nil"/>
              <w:left w:val="nil"/>
              <w:bottom w:val="nil"/>
              <w:right w:val="nil"/>
            </w:tcBorders>
            <w:noWrap/>
            <w:vAlign w:val="bottom"/>
          </w:tcPr>
          <w:p w:rsidRPr="0029474A" w:rsidR="00BC3515" w:rsidP="0029474A" w:rsidRDefault="00BC3515" w14:paraId="14BC13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98578</w:t>
            </w:r>
          </w:p>
        </w:tc>
        <w:tc>
          <w:tcPr>
            <w:tcW w:w="475" w:type="pct"/>
            <w:tcBorders>
              <w:top w:val="nil"/>
              <w:left w:val="nil"/>
              <w:bottom w:val="nil"/>
              <w:right w:val="nil"/>
            </w:tcBorders>
            <w:noWrap/>
            <w:vAlign w:val="bottom"/>
          </w:tcPr>
          <w:p w:rsidRPr="0029474A" w:rsidR="00BC3515" w:rsidP="0029474A" w:rsidRDefault="00BC3515" w14:paraId="0E3710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32647</w:t>
            </w:r>
          </w:p>
        </w:tc>
        <w:tc>
          <w:tcPr>
            <w:tcW w:w="475" w:type="pct"/>
            <w:tcBorders>
              <w:top w:val="nil"/>
              <w:left w:val="nil"/>
              <w:bottom w:val="nil"/>
              <w:right w:val="nil"/>
            </w:tcBorders>
            <w:noWrap/>
            <w:vAlign w:val="bottom"/>
          </w:tcPr>
          <w:p w:rsidRPr="0029474A" w:rsidR="00BC3515" w:rsidP="0029474A" w:rsidRDefault="00BC3515" w14:paraId="717D7F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51239</w:t>
            </w:r>
          </w:p>
        </w:tc>
        <w:tc>
          <w:tcPr>
            <w:tcW w:w="475" w:type="pct"/>
            <w:tcBorders>
              <w:top w:val="nil"/>
              <w:left w:val="nil"/>
              <w:bottom w:val="nil"/>
              <w:right w:val="nil"/>
            </w:tcBorders>
            <w:noWrap/>
            <w:vAlign w:val="bottom"/>
          </w:tcPr>
          <w:p w:rsidRPr="0029474A" w:rsidR="00BC3515" w:rsidP="0029474A" w:rsidRDefault="00BC3515" w14:paraId="76841AC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186128</w:t>
            </w:r>
          </w:p>
        </w:tc>
      </w:tr>
      <w:tr w:rsidRPr="0029474A" w:rsidR="00BC3515" w:rsidTr="0029474A" w14:paraId="0907AD57" w14:textId="77777777">
        <w:trPr>
          <w:trHeight w:val="300"/>
        </w:trPr>
        <w:tc>
          <w:tcPr>
            <w:tcW w:w="252" w:type="pct"/>
            <w:tcBorders>
              <w:top w:val="nil"/>
              <w:left w:val="nil"/>
              <w:bottom w:val="nil"/>
              <w:right w:val="nil"/>
            </w:tcBorders>
            <w:vAlign w:val="center"/>
          </w:tcPr>
          <w:p w:rsidRPr="0029474A" w:rsidR="00BC3515" w:rsidP="0029474A" w:rsidRDefault="00BC3515" w14:paraId="38301D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4</w:t>
            </w:r>
          </w:p>
        </w:tc>
        <w:tc>
          <w:tcPr>
            <w:tcW w:w="474" w:type="pct"/>
            <w:tcBorders>
              <w:top w:val="nil"/>
              <w:left w:val="nil"/>
              <w:bottom w:val="nil"/>
              <w:right w:val="nil"/>
            </w:tcBorders>
            <w:noWrap/>
            <w:vAlign w:val="bottom"/>
          </w:tcPr>
          <w:p w:rsidRPr="0029474A" w:rsidR="00BC3515" w:rsidP="0029474A" w:rsidRDefault="00BC3515" w14:paraId="28E755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1814</w:t>
            </w:r>
          </w:p>
        </w:tc>
        <w:tc>
          <w:tcPr>
            <w:tcW w:w="474" w:type="pct"/>
            <w:tcBorders>
              <w:top w:val="nil"/>
              <w:left w:val="nil"/>
              <w:bottom w:val="nil"/>
              <w:right w:val="nil"/>
            </w:tcBorders>
            <w:noWrap/>
            <w:vAlign w:val="bottom"/>
          </w:tcPr>
          <w:p w:rsidRPr="0029474A" w:rsidR="00BC3515" w:rsidP="0029474A" w:rsidRDefault="00BC3515" w14:paraId="4DB74A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30817</w:t>
            </w:r>
          </w:p>
        </w:tc>
        <w:tc>
          <w:tcPr>
            <w:tcW w:w="474" w:type="pct"/>
            <w:tcBorders>
              <w:top w:val="nil"/>
              <w:left w:val="nil"/>
              <w:bottom w:val="nil"/>
              <w:right w:val="nil"/>
            </w:tcBorders>
            <w:noWrap/>
            <w:vAlign w:val="bottom"/>
          </w:tcPr>
          <w:p w:rsidRPr="0029474A" w:rsidR="00BC3515" w:rsidP="0029474A" w:rsidRDefault="00BC3515" w14:paraId="0BA4F0B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121239</w:t>
            </w:r>
          </w:p>
        </w:tc>
        <w:tc>
          <w:tcPr>
            <w:tcW w:w="475" w:type="pct"/>
            <w:tcBorders>
              <w:top w:val="nil"/>
              <w:left w:val="nil"/>
              <w:bottom w:val="nil"/>
              <w:right w:val="nil"/>
            </w:tcBorders>
            <w:noWrap/>
            <w:vAlign w:val="bottom"/>
          </w:tcPr>
          <w:p w:rsidRPr="0029474A" w:rsidR="00BC3515" w:rsidP="0029474A" w:rsidRDefault="00BC3515" w14:paraId="51B2A2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67849</w:t>
            </w:r>
          </w:p>
        </w:tc>
        <w:tc>
          <w:tcPr>
            <w:tcW w:w="475" w:type="pct"/>
            <w:tcBorders>
              <w:top w:val="nil"/>
              <w:left w:val="nil"/>
              <w:bottom w:val="nil"/>
              <w:right w:val="nil"/>
            </w:tcBorders>
            <w:noWrap/>
            <w:vAlign w:val="bottom"/>
          </w:tcPr>
          <w:p w:rsidRPr="0029474A" w:rsidR="00BC3515" w:rsidP="0029474A" w:rsidRDefault="00BC3515" w14:paraId="4D0DE7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19687</w:t>
            </w:r>
          </w:p>
        </w:tc>
        <w:tc>
          <w:tcPr>
            <w:tcW w:w="475" w:type="pct"/>
            <w:tcBorders>
              <w:top w:val="nil"/>
              <w:left w:val="nil"/>
              <w:bottom w:val="nil"/>
              <w:right w:val="nil"/>
            </w:tcBorders>
            <w:noWrap/>
            <w:vAlign w:val="bottom"/>
          </w:tcPr>
          <w:p w:rsidRPr="0029474A" w:rsidR="00BC3515" w:rsidP="0029474A" w:rsidRDefault="00BC3515" w14:paraId="296B3A7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15213</w:t>
            </w:r>
          </w:p>
        </w:tc>
        <w:tc>
          <w:tcPr>
            <w:tcW w:w="475" w:type="pct"/>
            <w:tcBorders>
              <w:top w:val="nil"/>
              <w:left w:val="nil"/>
              <w:bottom w:val="nil"/>
              <w:right w:val="nil"/>
            </w:tcBorders>
            <w:noWrap/>
            <w:vAlign w:val="bottom"/>
          </w:tcPr>
          <w:p w:rsidRPr="0029474A" w:rsidR="00BC3515" w:rsidP="0029474A" w:rsidRDefault="00BC3515" w14:paraId="11AE9D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19466</w:t>
            </w:r>
          </w:p>
        </w:tc>
        <w:tc>
          <w:tcPr>
            <w:tcW w:w="475" w:type="pct"/>
            <w:tcBorders>
              <w:top w:val="nil"/>
              <w:left w:val="nil"/>
              <w:bottom w:val="nil"/>
              <w:right w:val="nil"/>
            </w:tcBorders>
            <w:noWrap/>
            <w:vAlign w:val="bottom"/>
          </w:tcPr>
          <w:p w:rsidRPr="0029474A" w:rsidR="00BC3515" w:rsidP="0029474A" w:rsidRDefault="00BC3515" w14:paraId="72E7BE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4065</w:t>
            </w:r>
          </w:p>
        </w:tc>
        <w:tc>
          <w:tcPr>
            <w:tcW w:w="475" w:type="pct"/>
            <w:tcBorders>
              <w:top w:val="nil"/>
              <w:left w:val="nil"/>
              <w:bottom w:val="nil"/>
              <w:right w:val="nil"/>
            </w:tcBorders>
            <w:noWrap/>
            <w:vAlign w:val="bottom"/>
          </w:tcPr>
          <w:p w:rsidRPr="0029474A" w:rsidR="00BC3515" w:rsidP="0029474A" w:rsidRDefault="00BC3515" w14:paraId="3F759B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1570</w:t>
            </w:r>
          </w:p>
        </w:tc>
        <w:tc>
          <w:tcPr>
            <w:tcW w:w="475" w:type="pct"/>
            <w:tcBorders>
              <w:top w:val="nil"/>
              <w:left w:val="nil"/>
              <w:bottom w:val="nil"/>
              <w:right w:val="nil"/>
            </w:tcBorders>
            <w:noWrap/>
            <w:vAlign w:val="bottom"/>
          </w:tcPr>
          <w:p w:rsidRPr="0029474A" w:rsidR="00BC3515" w:rsidP="0029474A" w:rsidRDefault="00BC3515" w14:paraId="1DDB81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3169</w:t>
            </w:r>
          </w:p>
        </w:tc>
      </w:tr>
      <w:tr w:rsidRPr="0029474A" w:rsidR="00BC3515" w:rsidTr="0029474A" w14:paraId="20CD8A1D" w14:textId="77777777">
        <w:trPr>
          <w:trHeight w:val="300"/>
        </w:trPr>
        <w:tc>
          <w:tcPr>
            <w:tcW w:w="252" w:type="pct"/>
            <w:tcBorders>
              <w:top w:val="nil"/>
              <w:left w:val="nil"/>
              <w:bottom w:val="nil"/>
              <w:right w:val="nil"/>
            </w:tcBorders>
            <w:vAlign w:val="center"/>
          </w:tcPr>
          <w:p w:rsidRPr="0029474A" w:rsidR="00BC3515" w:rsidP="0029474A" w:rsidRDefault="00BC3515" w14:paraId="0691A58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Age</w:t>
            </w:r>
          </w:p>
        </w:tc>
        <w:tc>
          <w:tcPr>
            <w:tcW w:w="474" w:type="pct"/>
            <w:tcBorders>
              <w:top w:val="nil"/>
              <w:left w:val="nil"/>
              <w:bottom w:val="nil"/>
              <w:right w:val="nil"/>
            </w:tcBorders>
            <w:vAlign w:val="center"/>
          </w:tcPr>
          <w:p w:rsidRPr="0029474A" w:rsidR="00BC3515" w:rsidP="0029474A" w:rsidRDefault="00BC3515" w14:paraId="1C879A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2015</w:t>
            </w:r>
          </w:p>
        </w:tc>
        <w:tc>
          <w:tcPr>
            <w:tcW w:w="474" w:type="pct"/>
            <w:tcBorders>
              <w:top w:val="nil"/>
              <w:left w:val="nil"/>
              <w:bottom w:val="nil"/>
              <w:right w:val="nil"/>
            </w:tcBorders>
            <w:vAlign w:val="center"/>
          </w:tcPr>
          <w:p w:rsidRPr="0029474A" w:rsidR="00BC3515" w:rsidP="0029474A" w:rsidRDefault="00BC3515" w14:paraId="194519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val="sr-Latn-CS" w:eastAsia="sr-Latn-CS"/>
              </w:rPr>
              <w:t>2016</w:t>
            </w:r>
          </w:p>
        </w:tc>
        <w:tc>
          <w:tcPr>
            <w:tcW w:w="474" w:type="pct"/>
            <w:tcBorders>
              <w:top w:val="nil"/>
              <w:left w:val="nil"/>
              <w:bottom w:val="nil"/>
              <w:right w:val="nil"/>
            </w:tcBorders>
            <w:vAlign w:val="center"/>
          </w:tcPr>
          <w:p w:rsidRPr="0029474A" w:rsidR="00BC3515" w:rsidP="0029474A" w:rsidRDefault="00BC3515" w14:paraId="0AFD1B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2B1F96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75EB29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997601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1F4F1E5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94CA9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D1D08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DE5B7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r w:rsidRPr="0029474A" w:rsidR="00BC3515" w:rsidTr="0029474A" w14:paraId="1E136213" w14:textId="77777777">
        <w:trPr>
          <w:trHeight w:val="300"/>
        </w:trPr>
        <w:tc>
          <w:tcPr>
            <w:tcW w:w="252" w:type="pct"/>
            <w:tcBorders>
              <w:top w:val="nil"/>
              <w:left w:val="nil"/>
              <w:bottom w:val="nil"/>
              <w:right w:val="nil"/>
            </w:tcBorders>
            <w:vAlign w:val="center"/>
          </w:tcPr>
          <w:p w:rsidRPr="0029474A" w:rsidR="00BC3515" w:rsidP="0029474A" w:rsidRDefault="00BC3515" w14:paraId="083848F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0</w:t>
            </w:r>
          </w:p>
        </w:tc>
        <w:tc>
          <w:tcPr>
            <w:tcW w:w="474" w:type="pct"/>
            <w:tcBorders>
              <w:top w:val="nil"/>
              <w:left w:val="nil"/>
              <w:bottom w:val="nil"/>
              <w:right w:val="nil"/>
            </w:tcBorders>
            <w:noWrap/>
            <w:vAlign w:val="bottom"/>
          </w:tcPr>
          <w:p w:rsidRPr="0029474A" w:rsidR="00BC3515" w:rsidP="0029474A" w:rsidRDefault="00BC3515" w14:paraId="7254CC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215147</w:t>
            </w:r>
          </w:p>
        </w:tc>
        <w:tc>
          <w:tcPr>
            <w:tcW w:w="474" w:type="pct"/>
            <w:tcBorders>
              <w:top w:val="nil"/>
              <w:left w:val="nil"/>
              <w:bottom w:val="nil"/>
              <w:right w:val="nil"/>
            </w:tcBorders>
            <w:noWrap/>
            <w:vAlign w:val="bottom"/>
          </w:tcPr>
          <w:p w:rsidRPr="0029474A" w:rsidR="00BC3515" w:rsidP="0029474A" w:rsidRDefault="00BC3515" w14:paraId="3A2ACCD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332131</w:t>
            </w:r>
          </w:p>
        </w:tc>
        <w:tc>
          <w:tcPr>
            <w:tcW w:w="474" w:type="pct"/>
            <w:tcBorders>
              <w:top w:val="nil"/>
              <w:left w:val="nil"/>
              <w:bottom w:val="nil"/>
              <w:right w:val="nil"/>
            </w:tcBorders>
            <w:vAlign w:val="center"/>
          </w:tcPr>
          <w:p w:rsidRPr="0029474A" w:rsidR="00BC3515" w:rsidP="0029474A" w:rsidRDefault="00BC3515" w14:paraId="170242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CC6D0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024741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02BB7E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DEAE4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746BD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1FDE29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28F6C5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r w:rsidRPr="0029474A" w:rsidR="00BC3515" w:rsidTr="0029474A" w14:paraId="62BAE2ED" w14:textId="77777777">
        <w:trPr>
          <w:trHeight w:val="300"/>
        </w:trPr>
        <w:tc>
          <w:tcPr>
            <w:tcW w:w="252" w:type="pct"/>
            <w:tcBorders>
              <w:top w:val="nil"/>
              <w:left w:val="nil"/>
              <w:bottom w:val="nil"/>
              <w:right w:val="nil"/>
            </w:tcBorders>
            <w:vAlign w:val="center"/>
          </w:tcPr>
          <w:p w:rsidRPr="0029474A" w:rsidR="00BC3515" w:rsidP="0029474A" w:rsidRDefault="00BC3515" w14:paraId="68A631F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1</w:t>
            </w:r>
          </w:p>
        </w:tc>
        <w:tc>
          <w:tcPr>
            <w:tcW w:w="474" w:type="pct"/>
            <w:tcBorders>
              <w:top w:val="nil"/>
              <w:left w:val="nil"/>
              <w:bottom w:val="nil"/>
              <w:right w:val="nil"/>
            </w:tcBorders>
            <w:noWrap/>
            <w:vAlign w:val="bottom"/>
          </w:tcPr>
          <w:p w:rsidRPr="0029474A" w:rsidR="00BC3515" w:rsidP="0029474A" w:rsidRDefault="00BC3515" w14:paraId="4AD8B4D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1547601</w:t>
            </w:r>
          </w:p>
        </w:tc>
        <w:tc>
          <w:tcPr>
            <w:tcW w:w="474" w:type="pct"/>
            <w:tcBorders>
              <w:top w:val="nil"/>
              <w:left w:val="nil"/>
              <w:bottom w:val="nil"/>
              <w:right w:val="nil"/>
            </w:tcBorders>
            <w:noWrap/>
            <w:vAlign w:val="bottom"/>
          </w:tcPr>
          <w:p w:rsidRPr="0029474A" w:rsidR="00BC3515" w:rsidP="0029474A" w:rsidRDefault="00BC3515" w14:paraId="769F691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1594711</w:t>
            </w:r>
          </w:p>
        </w:tc>
        <w:tc>
          <w:tcPr>
            <w:tcW w:w="474" w:type="pct"/>
            <w:tcBorders>
              <w:top w:val="nil"/>
              <w:left w:val="nil"/>
              <w:bottom w:val="nil"/>
              <w:right w:val="nil"/>
            </w:tcBorders>
            <w:vAlign w:val="center"/>
          </w:tcPr>
          <w:p w:rsidRPr="0029474A" w:rsidR="00BC3515" w:rsidP="0029474A" w:rsidRDefault="00BC3515" w14:paraId="5C8F52E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016D112A"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0381B2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1377598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4B3511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E3B85A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C8403E7"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F96AEC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r w:rsidRPr="0029474A" w:rsidR="00BC3515" w:rsidTr="0029474A" w14:paraId="79014820" w14:textId="77777777">
        <w:trPr>
          <w:trHeight w:val="300"/>
        </w:trPr>
        <w:tc>
          <w:tcPr>
            <w:tcW w:w="252" w:type="pct"/>
            <w:tcBorders>
              <w:top w:val="nil"/>
              <w:left w:val="nil"/>
              <w:bottom w:val="nil"/>
              <w:right w:val="nil"/>
            </w:tcBorders>
            <w:vAlign w:val="center"/>
          </w:tcPr>
          <w:p w:rsidRPr="0029474A" w:rsidR="00BC3515" w:rsidP="0029474A" w:rsidRDefault="00BC3515" w14:paraId="36A07C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2</w:t>
            </w:r>
          </w:p>
        </w:tc>
        <w:tc>
          <w:tcPr>
            <w:tcW w:w="474" w:type="pct"/>
            <w:tcBorders>
              <w:top w:val="nil"/>
              <w:left w:val="nil"/>
              <w:bottom w:val="nil"/>
              <w:right w:val="nil"/>
            </w:tcBorders>
            <w:noWrap/>
            <w:vAlign w:val="bottom"/>
          </w:tcPr>
          <w:p w:rsidRPr="0029474A" w:rsidR="00BC3515" w:rsidP="0029474A" w:rsidRDefault="00BC3515" w14:paraId="45D55B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1517949</w:t>
            </w:r>
          </w:p>
        </w:tc>
        <w:tc>
          <w:tcPr>
            <w:tcW w:w="474" w:type="pct"/>
            <w:tcBorders>
              <w:top w:val="nil"/>
              <w:left w:val="nil"/>
              <w:bottom w:val="nil"/>
              <w:right w:val="nil"/>
            </w:tcBorders>
            <w:noWrap/>
            <w:vAlign w:val="bottom"/>
          </w:tcPr>
          <w:p w:rsidRPr="0029474A" w:rsidR="00BC3515" w:rsidP="0029474A" w:rsidRDefault="00BC3515" w14:paraId="253623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1142627</w:t>
            </w:r>
          </w:p>
        </w:tc>
        <w:tc>
          <w:tcPr>
            <w:tcW w:w="474" w:type="pct"/>
            <w:tcBorders>
              <w:top w:val="nil"/>
              <w:left w:val="nil"/>
              <w:bottom w:val="nil"/>
              <w:right w:val="nil"/>
            </w:tcBorders>
            <w:vAlign w:val="center"/>
          </w:tcPr>
          <w:p w:rsidRPr="0029474A" w:rsidR="00BC3515" w:rsidP="0029474A" w:rsidRDefault="00BC3515" w14:paraId="29022FA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3EB1B2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7D7D2F7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693881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24D9488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EC133C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14EBF1A6"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AA2220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r w:rsidRPr="0029474A" w:rsidR="00BC3515" w:rsidTr="0029474A" w14:paraId="03393C36" w14:textId="77777777">
        <w:trPr>
          <w:trHeight w:val="300"/>
        </w:trPr>
        <w:tc>
          <w:tcPr>
            <w:tcW w:w="252" w:type="pct"/>
            <w:tcBorders>
              <w:top w:val="nil"/>
              <w:left w:val="nil"/>
              <w:bottom w:val="nil"/>
              <w:right w:val="nil"/>
            </w:tcBorders>
            <w:vAlign w:val="center"/>
          </w:tcPr>
          <w:p w:rsidRPr="0029474A" w:rsidR="00BC3515" w:rsidP="0029474A" w:rsidRDefault="00BC3515" w14:paraId="4138FA0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3</w:t>
            </w:r>
          </w:p>
        </w:tc>
        <w:tc>
          <w:tcPr>
            <w:tcW w:w="474" w:type="pct"/>
            <w:tcBorders>
              <w:top w:val="nil"/>
              <w:left w:val="nil"/>
              <w:bottom w:val="nil"/>
              <w:right w:val="nil"/>
            </w:tcBorders>
            <w:noWrap/>
            <w:vAlign w:val="bottom"/>
          </w:tcPr>
          <w:p w:rsidRPr="0029474A" w:rsidR="00BC3515" w:rsidP="0029474A" w:rsidRDefault="00BC3515" w14:paraId="41DD731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116784</w:t>
            </w:r>
          </w:p>
        </w:tc>
        <w:tc>
          <w:tcPr>
            <w:tcW w:w="474" w:type="pct"/>
            <w:tcBorders>
              <w:top w:val="nil"/>
              <w:left w:val="nil"/>
              <w:bottom w:val="nil"/>
              <w:right w:val="nil"/>
            </w:tcBorders>
            <w:noWrap/>
            <w:vAlign w:val="bottom"/>
          </w:tcPr>
          <w:p w:rsidRPr="0029474A" w:rsidR="00BC3515" w:rsidP="0029474A" w:rsidRDefault="00BC3515" w14:paraId="679596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45008</w:t>
            </w:r>
          </w:p>
        </w:tc>
        <w:tc>
          <w:tcPr>
            <w:tcW w:w="474" w:type="pct"/>
            <w:tcBorders>
              <w:top w:val="nil"/>
              <w:left w:val="nil"/>
              <w:bottom w:val="nil"/>
              <w:right w:val="nil"/>
            </w:tcBorders>
            <w:vAlign w:val="center"/>
          </w:tcPr>
          <w:p w:rsidRPr="0029474A" w:rsidR="00BC3515" w:rsidP="0029474A" w:rsidRDefault="00BC3515" w14:paraId="70CE7359"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B2C1EC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26A6C03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629EA9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71192AB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D88D7D1"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5CC5A3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7BAEFD52"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r w:rsidRPr="0029474A" w:rsidR="00BC3515" w:rsidTr="0029474A" w14:paraId="01496E46" w14:textId="77777777">
        <w:trPr>
          <w:trHeight w:val="300"/>
        </w:trPr>
        <w:tc>
          <w:tcPr>
            <w:tcW w:w="252" w:type="pct"/>
            <w:tcBorders>
              <w:top w:val="nil"/>
              <w:left w:val="nil"/>
              <w:bottom w:val="nil"/>
              <w:right w:val="nil"/>
            </w:tcBorders>
            <w:vAlign w:val="center"/>
          </w:tcPr>
          <w:p w:rsidRPr="0029474A" w:rsidR="00BC3515" w:rsidP="0029474A" w:rsidRDefault="00BC3515" w14:paraId="45C79C3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29474A">
              <w:rPr>
                <w:rFonts w:ascii="Calibri" w:hAnsi="Calibri" w:cs="Times New Roman"/>
                <w:b/>
                <w:bCs/>
                <w:sz w:val="20"/>
                <w:szCs w:val="20"/>
                <w:lang w:eastAsia="sr-Latn-CS"/>
              </w:rPr>
              <w:t>4</w:t>
            </w:r>
          </w:p>
        </w:tc>
        <w:tc>
          <w:tcPr>
            <w:tcW w:w="474" w:type="pct"/>
            <w:tcBorders>
              <w:top w:val="nil"/>
              <w:left w:val="nil"/>
              <w:bottom w:val="nil"/>
              <w:right w:val="nil"/>
            </w:tcBorders>
            <w:noWrap/>
            <w:vAlign w:val="bottom"/>
          </w:tcPr>
          <w:p w:rsidRPr="0029474A" w:rsidR="00BC3515" w:rsidP="0029474A" w:rsidRDefault="00BC3515" w14:paraId="15BFBC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3219</w:t>
            </w:r>
          </w:p>
        </w:tc>
        <w:tc>
          <w:tcPr>
            <w:tcW w:w="474" w:type="pct"/>
            <w:tcBorders>
              <w:top w:val="nil"/>
              <w:left w:val="nil"/>
              <w:bottom w:val="nil"/>
              <w:right w:val="nil"/>
            </w:tcBorders>
            <w:noWrap/>
            <w:vAlign w:val="bottom"/>
          </w:tcPr>
          <w:p w:rsidRPr="0029474A" w:rsidR="00BC3515" w:rsidP="0029474A" w:rsidRDefault="00BC3515" w14:paraId="77B31E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478</w:t>
            </w:r>
          </w:p>
        </w:tc>
        <w:tc>
          <w:tcPr>
            <w:tcW w:w="474" w:type="pct"/>
            <w:tcBorders>
              <w:top w:val="nil"/>
              <w:left w:val="nil"/>
              <w:bottom w:val="nil"/>
              <w:right w:val="nil"/>
            </w:tcBorders>
            <w:vAlign w:val="center"/>
          </w:tcPr>
          <w:p w:rsidRPr="0029474A" w:rsidR="00BC3515" w:rsidP="0029474A" w:rsidRDefault="00BC3515" w14:paraId="2D9DB52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163B82E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041949F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938044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550875A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40955B8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3CE64E06"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c>
          <w:tcPr>
            <w:tcW w:w="475" w:type="pct"/>
            <w:tcBorders>
              <w:top w:val="nil"/>
              <w:left w:val="nil"/>
              <w:bottom w:val="nil"/>
              <w:right w:val="nil"/>
            </w:tcBorders>
            <w:vAlign w:val="center"/>
          </w:tcPr>
          <w:p w:rsidRPr="0029474A" w:rsidR="00BC3515" w:rsidP="0029474A" w:rsidRDefault="00BC3515" w14:paraId="6A4C042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sz w:val="20"/>
                <w:szCs w:val="20"/>
                <w:lang w:val="sr-Latn-CS" w:eastAsia="sr-Latn-CS"/>
              </w:rPr>
            </w:pPr>
            <w:r w:rsidRPr="0029474A">
              <w:rPr>
                <w:rFonts w:ascii="Calibri" w:hAnsi="Calibri" w:cs="Times New Roman"/>
                <w:sz w:val="20"/>
                <w:szCs w:val="20"/>
                <w:lang w:val="sr-Latn-CS" w:eastAsia="sr-Latn-CS"/>
              </w:rPr>
              <w:t> </w:t>
            </w:r>
          </w:p>
        </w:tc>
      </w:tr>
    </w:tbl>
    <w:p w:rsidR="00BC3515" w:rsidP="0029474A" w:rsidRDefault="00BC3515" w14:paraId="791815D2" w14:textId="77777777">
      <w:pPr>
        <w:pStyle w:val="Titolo3"/>
        <w:pBdr>
          <w:top w:val="none" w:color="auto" w:sz="0" w:space="0"/>
          <w:left w:val="none" w:color="auto" w:sz="0" w:space="0"/>
          <w:bottom w:val="none" w:color="auto" w:sz="0" w:space="0"/>
          <w:right w:val="none" w:color="auto" w:sz="0" w:space="0"/>
          <w:bar w:val="none" w:color="auto" w:sz="0"/>
        </w:pBdr>
        <w:rPr>
          <w:rFonts w:ascii="Calibri" w:hAnsi="Calibri" w:cs="Calibri"/>
          <w:b w:val="0"/>
          <w:bCs w:val="0"/>
          <w:sz w:val="24"/>
          <w:szCs w:val="24"/>
        </w:rPr>
      </w:pPr>
    </w:p>
    <w:p w:rsidR="00BC3515" w:rsidRDefault="00BC3515" w14:paraId="2C0A0171" w14:textId="77777777">
      <w:pPr>
        <w:pStyle w:val="Titolo3"/>
        <w:pBdr>
          <w:top w:val="none" w:color="auto" w:sz="0" w:space="0"/>
          <w:left w:val="none" w:color="auto" w:sz="0" w:space="0"/>
          <w:bottom w:val="none" w:color="auto" w:sz="0" w:space="0"/>
          <w:right w:val="none" w:color="auto" w:sz="0" w:space="0"/>
          <w:bar w:val="none" w:color="auto" w:sz="0"/>
        </w:pBdr>
        <w:rPr>
          <w:rStyle w:val="None"/>
        </w:rPr>
      </w:pPr>
      <w:bookmarkStart w:name="_Toc24" w:id="28"/>
      <w:r>
        <w:rPr>
          <w:rStyle w:val="None"/>
          <w:rFonts w:ascii="Calibri" w:hAnsi="Calibri"/>
          <w:b w:val="0"/>
          <w:bCs w:val="0"/>
          <w:i/>
          <w:iCs/>
          <w:sz w:val="24"/>
          <w:szCs w:val="24"/>
        </w:rPr>
        <w:t xml:space="preserve">Table 6.1.3.2. Numbers at age (in thousands) for the acoustic survey in GSA 17 West + GSA 18 </w:t>
      </w:r>
      <w:r>
        <w:rPr>
          <w:rStyle w:val="None"/>
          <w:rFonts w:ascii="Calibri" w:hAnsi="Calibri"/>
          <w:b w:val="0"/>
          <w:bCs w:val="0"/>
          <w:i/>
          <w:iCs/>
          <w:sz w:val="24"/>
          <w:szCs w:val="24"/>
        </w:rPr>
        <w:lastRenderedPageBreak/>
        <w:t>West-East.</w:t>
      </w:r>
      <w:bookmarkEnd w:id="28"/>
    </w:p>
    <w:tbl>
      <w:tblPr>
        <w:tblW w:w="8364" w:type="dxa"/>
        <w:tblInd w:w="-5" w:type="dxa"/>
        <w:tblCellMar>
          <w:left w:w="70" w:type="dxa"/>
          <w:right w:w="70" w:type="dxa"/>
        </w:tblCellMar>
        <w:tblLook w:val="00A0" w:firstRow="1" w:lastRow="0" w:firstColumn="1" w:lastColumn="0" w:noHBand="0" w:noVBand="0"/>
      </w:tblPr>
      <w:tblGrid>
        <w:gridCol w:w="851"/>
        <w:gridCol w:w="1134"/>
        <w:gridCol w:w="1134"/>
        <w:gridCol w:w="1134"/>
        <w:gridCol w:w="1417"/>
        <w:gridCol w:w="1276"/>
        <w:gridCol w:w="1418"/>
      </w:tblGrid>
      <w:tr w:rsidRPr="00ED58BB" w:rsidR="00BC3515" w:rsidTr="008B7AFB" w14:paraId="15067BFD" w14:textId="77777777">
        <w:trPr>
          <w:trHeight w:val="600"/>
        </w:trPr>
        <w:tc>
          <w:tcPr>
            <w:tcW w:w="8364" w:type="dxa"/>
            <w:gridSpan w:val="7"/>
            <w:tcBorders>
              <w:top w:val="single" w:color="auto" w:sz="4" w:space="0"/>
              <w:left w:val="single" w:color="auto" w:sz="4" w:space="0"/>
              <w:bottom w:val="single" w:color="auto" w:sz="4" w:space="0"/>
              <w:right w:val="single" w:color="auto" w:sz="4" w:space="0"/>
            </w:tcBorders>
            <w:shd w:val="clear" w:color="000000" w:fill="99CCFF"/>
            <w:vAlign w:val="center"/>
          </w:tcPr>
          <w:p w:rsidRPr="00ED58BB" w:rsidR="00BC3515" w:rsidP="00ED58BB" w:rsidRDefault="00BC3515" w14:paraId="16E61D8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 xml:space="preserve">Numbers at age (thousands)  - </w:t>
            </w:r>
            <w:r w:rsidRPr="00ED58BB">
              <w:rPr>
                <w:rFonts w:ascii="Calibri" w:hAnsi="Calibri" w:cs="Times New Roman"/>
                <w:b/>
                <w:bCs/>
                <w:color w:val="FF0000"/>
                <w:sz w:val="20"/>
                <w:szCs w:val="20"/>
                <w:lang w:eastAsia="sr-Latn-CS"/>
              </w:rPr>
              <w:t>Acoustic Survey GSA 17 WEST + GSA 18 WEST-EAST</w:t>
            </w:r>
          </w:p>
        </w:tc>
      </w:tr>
      <w:tr w:rsidRPr="00ED58BB" w:rsidR="00BC3515" w:rsidTr="008B7AFB" w14:paraId="22A0BFC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34CF4D2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Age</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0FCF025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2004</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1399C08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2005</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0C7B33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2006</w:t>
            </w:r>
          </w:p>
        </w:tc>
        <w:tc>
          <w:tcPr>
            <w:tcW w:w="1417" w:type="dxa"/>
            <w:tcBorders>
              <w:top w:val="nil"/>
              <w:left w:val="nil"/>
              <w:bottom w:val="single" w:color="auto" w:sz="4" w:space="0"/>
              <w:right w:val="single" w:color="auto" w:sz="4" w:space="0"/>
            </w:tcBorders>
            <w:vAlign w:val="center"/>
          </w:tcPr>
          <w:p w:rsidRPr="00ED58BB" w:rsidR="00BC3515" w:rsidP="00ED58BB" w:rsidRDefault="00BC3515" w14:paraId="6D75EA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2007</w:t>
            </w:r>
          </w:p>
        </w:tc>
        <w:tc>
          <w:tcPr>
            <w:tcW w:w="1276" w:type="dxa"/>
            <w:tcBorders>
              <w:top w:val="nil"/>
              <w:left w:val="nil"/>
              <w:bottom w:val="single" w:color="auto" w:sz="4" w:space="0"/>
              <w:right w:val="single" w:color="auto" w:sz="4" w:space="0"/>
            </w:tcBorders>
            <w:vAlign w:val="center"/>
          </w:tcPr>
          <w:p w:rsidRPr="00ED58BB" w:rsidR="00BC3515" w:rsidP="00ED58BB" w:rsidRDefault="00BC3515" w14:paraId="5FA6FDB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2008</w:t>
            </w:r>
          </w:p>
        </w:tc>
        <w:tc>
          <w:tcPr>
            <w:tcW w:w="1418" w:type="dxa"/>
            <w:tcBorders>
              <w:top w:val="nil"/>
              <w:left w:val="nil"/>
              <w:bottom w:val="single" w:color="auto" w:sz="4" w:space="0"/>
              <w:right w:val="single" w:color="auto" w:sz="4" w:space="0"/>
            </w:tcBorders>
            <w:vAlign w:val="center"/>
          </w:tcPr>
          <w:p w:rsidRPr="00ED58BB" w:rsidR="00BC3515" w:rsidP="00ED58BB" w:rsidRDefault="00BC3515" w14:paraId="24606F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2009</w:t>
            </w:r>
          </w:p>
        </w:tc>
      </w:tr>
      <w:tr w:rsidRPr="00ED58BB" w:rsidR="00BC3515" w:rsidTr="009B3F4C" w14:paraId="42C07712"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0BE950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10C865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35560685</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2F512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40787857</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ED3B3D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76696622</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5AA6CB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73618538</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4BDE53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64356278</w:t>
            </w:r>
          </w:p>
        </w:tc>
        <w:tc>
          <w:tcPr>
            <w:tcW w:w="1418" w:type="dxa"/>
            <w:tcBorders>
              <w:top w:val="nil"/>
              <w:left w:val="nil"/>
              <w:bottom w:val="single" w:color="auto" w:sz="4" w:space="0"/>
              <w:right w:val="single" w:color="auto" w:sz="4" w:space="0"/>
            </w:tcBorders>
            <w:vAlign w:val="bottom"/>
          </w:tcPr>
          <w:p w:rsidRPr="00ED58BB" w:rsidR="00BC3515" w:rsidP="00ED58BB" w:rsidRDefault="00BC3515" w14:paraId="2B24EDB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73769477</w:t>
            </w:r>
          </w:p>
        </w:tc>
      </w:tr>
      <w:tr w:rsidRPr="00ED58BB" w:rsidR="00BC3515" w:rsidTr="009B3F4C" w14:paraId="7BAA050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6CA4D5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1</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0A9E0D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18764020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C7C78A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10033202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E2C8E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26700888</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0E5E19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28091728</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4AF948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44561926</w:t>
            </w:r>
          </w:p>
        </w:tc>
        <w:tc>
          <w:tcPr>
            <w:tcW w:w="1418" w:type="dxa"/>
            <w:tcBorders>
              <w:top w:val="nil"/>
              <w:left w:val="nil"/>
              <w:bottom w:val="single" w:color="auto" w:sz="4" w:space="0"/>
              <w:right w:val="single" w:color="auto" w:sz="4" w:space="0"/>
            </w:tcBorders>
            <w:vAlign w:val="bottom"/>
          </w:tcPr>
          <w:p w:rsidRPr="00ED58BB" w:rsidR="00BC3515" w:rsidP="00ED58BB" w:rsidRDefault="00BC3515" w14:paraId="585CD0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21903651</w:t>
            </w:r>
          </w:p>
        </w:tc>
      </w:tr>
      <w:tr w:rsidRPr="00ED58BB" w:rsidR="00BC3515" w:rsidTr="009B3F4C" w14:paraId="151F4841"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448F41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6D727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613692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711109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134557</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4B631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3988381</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0CA7CB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2747682</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1C241C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1557486</w:t>
            </w:r>
          </w:p>
        </w:tc>
        <w:tc>
          <w:tcPr>
            <w:tcW w:w="1418" w:type="dxa"/>
            <w:tcBorders>
              <w:top w:val="nil"/>
              <w:left w:val="nil"/>
              <w:bottom w:val="single" w:color="auto" w:sz="4" w:space="0"/>
              <w:right w:val="single" w:color="auto" w:sz="4" w:space="0"/>
            </w:tcBorders>
            <w:vAlign w:val="bottom"/>
          </w:tcPr>
          <w:p w:rsidRPr="00ED58BB" w:rsidR="00BC3515" w:rsidP="00ED58BB" w:rsidRDefault="00BC3515" w14:paraId="306E5E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429701</w:t>
            </w:r>
          </w:p>
        </w:tc>
      </w:tr>
      <w:tr w:rsidRPr="00ED58BB" w:rsidR="00BC3515" w:rsidTr="009B3F4C" w14:paraId="6B633DBC"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6C2394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3</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2C0B40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5645</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6BC537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4072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1DA94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151803</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799152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70127</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571A78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64161</w:t>
            </w:r>
          </w:p>
        </w:tc>
        <w:tc>
          <w:tcPr>
            <w:tcW w:w="1418" w:type="dxa"/>
            <w:tcBorders>
              <w:top w:val="nil"/>
              <w:left w:val="nil"/>
              <w:bottom w:val="single" w:color="auto" w:sz="4" w:space="0"/>
              <w:right w:val="single" w:color="auto" w:sz="4" w:space="0"/>
            </w:tcBorders>
            <w:vAlign w:val="bottom"/>
          </w:tcPr>
          <w:p w:rsidRPr="00ED58BB" w:rsidR="00BC3515" w:rsidP="00ED58BB" w:rsidRDefault="00BC3515" w14:paraId="2D7B39C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16421</w:t>
            </w:r>
          </w:p>
        </w:tc>
      </w:tr>
      <w:tr w:rsidRPr="00ED58BB" w:rsidR="00BC3515" w:rsidTr="009B3F4C" w14:paraId="6CC85734"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59443D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4</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2A0A49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2540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7C02C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1832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527AF1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61547</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5188C2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25026</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069BE34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13156</w:t>
            </w:r>
          </w:p>
        </w:tc>
        <w:tc>
          <w:tcPr>
            <w:tcW w:w="1418" w:type="dxa"/>
            <w:tcBorders>
              <w:top w:val="nil"/>
              <w:left w:val="nil"/>
              <w:bottom w:val="single" w:color="auto" w:sz="4" w:space="0"/>
              <w:right w:val="single" w:color="auto" w:sz="4" w:space="0"/>
            </w:tcBorders>
            <w:vAlign w:val="bottom"/>
          </w:tcPr>
          <w:p w:rsidRPr="00ED58BB" w:rsidR="00BC3515" w:rsidP="00ED58BB" w:rsidRDefault="00BC3515" w14:paraId="2569F4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17861</w:t>
            </w:r>
          </w:p>
        </w:tc>
      </w:tr>
      <w:tr w:rsidRPr="00ED58BB" w:rsidR="00BC3515" w:rsidTr="008B7AFB" w14:paraId="014468C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5CC65A5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40842CD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29B93CA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42579E0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417" w:type="dxa"/>
            <w:tcBorders>
              <w:top w:val="nil"/>
              <w:left w:val="nil"/>
              <w:bottom w:val="single" w:color="auto" w:sz="4" w:space="0"/>
              <w:right w:val="single" w:color="auto" w:sz="4" w:space="0"/>
            </w:tcBorders>
            <w:vAlign w:val="center"/>
          </w:tcPr>
          <w:p w:rsidRPr="00ED58BB" w:rsidR="00BC3515" w:rsidP="00ED58BB" w:rsidRDefault="00BC3515" w14:paraId="3655DBC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276" w:type="dxa"/>
            <w:tcBorders>
              <w:top w:val="nil"/>
              <w:left w:val="nil"/>
              <w:bottom w:val="single" w:color="auto" w:sz="4" w:space="0"/>
              <w:right w:val="single" w:color="auto" w:sz="4" w:space="0"/>
            </w:tcBorders>
            <w:vAlign w:val="center"/>
          </w:tcPr>
          <w:p w:rsidRPr="00ED58BB" w:rsidR="00BC3515" w:rsidP="00ED58BB" w:rsidRDefault="00BC3515" w14:paraId="16DCBFA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c>
          <w:tcPr>
            <w:tcW w:w="1418" w:type="dxa"/>
            <w:tcBorders>
              <w:top w:val="nil"/>
              <w:left w:val="nil"/>
              <w:bottom w:val="single" w:color="auto" w:sz="4" w:space="0"/>
              <w:right w:val="single" w:color="auto" w:sz="4" w:space="0"/>
            </w:tcBorders>
            <w:vAlign w:val="center"/>
          </w:tcPr>
          <w:p w:rsidRPr="00ED58BB" w:rsidR="00BC3515" w:rsidP="00ED58BB" w:rsidRDefault="00BC3515" w14:paraId="2DB12E2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lang w:val="sr-Latn-CS" w:eastAsia="sr-Latn-CS"/>
              </w:rPr>
            </w:pPr>
            <w:r w:rsidRPr="00ED58BB">
              <w:rPr>
                <w:rFonts w:eastAsia="Times New Roman" w:cs="Times New Roman"/>
                <w:lang w:eastAsia="sr-Latn-CS"/>
              </w:rPr>
              <w:t> </w:t>
            </w:r>
          </w:p>
        </w:tc>
      </w:tr>
      <w:tr w:rsidRPr="00ED58BB" w:rsidR="00BC3515" w:rsidTr="009B3F4C" w14:paraId="1142D459"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3873A51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Age</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4791D3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2010</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406601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2011</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24463C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2012</w:t>
            </w:r>
          </w:p>
        </w:tc>
        <w:tc>
          <w:tcPr>
            <w:tcW w:w="1417" w:type="dxa"/>
            <w:tcBorders>
              <w:top w:val="nil"/>
              <w:left w:val="nil"/>
              <w:bottom w:val="single" w:color="auto" w:sz="4" w:space="0"/>
              <w:right w:val="single" w:color="auto" w:sz="4" w:space="0"/>
            </w:tcBorders>
            <w:vAlign w:val="center"/>
          </w:tcPr>
          <w:p w:rsidRPr="00ED58BB" w:rsidR="00BC3515" w:rsidP="00ED58BB" w:rsidRDefault="00BC3515" w14:paraId="35819D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2013</w:t>
            </w:r>
          </w:p>
        </w:tc>
        <w:tc>
          <w:tcPr>
            <w:tcW w:w="1276" w:type="dxa"/>
            <w:tcBorders>
              <w:top w:val="nil"/>
              <w:left w:val="nil"/>
              <w:bottom w:val="single" w:color="auto" w:sz="4" w:space="0"/>
              <w:right w:val="single" w:color="auto" w:sz="4" w:space="0"/>
            </w:tcBorders>
            <w:vAlign w:val="center"/>
          </w:tcPr>
          <w:p w:rsidRPr="00ED58BB" w:rsidR="00BC3515" w:rsidP="00ED58BB" w:rsidRDefault="00BC3515" w14:paraId="487841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2014</w:t>
            </w:r>
          </w:p>
        </w:tc>
        <w:tc>
          <w:tcPr>
            <w:tcW w:w="1418" w:type="dxa"/>
            <w:tcBorders>
              <w:top w:val="nil"/>
              <w:left w:val="nil"/>
              <w:bottom w:val="single" w:color="auto" w:sz="4" w:space="0"/>
              <w:right w:val="single" w:color="auto" w:sz="4" w:space="0"/>
            </w:tcBorders>
            <w:vAlign w:val="center"/>
          </w:tcPr>
          <w:p w:rsidRPr="00ED58BB" w:rsidR="00BC3515" w:rsidP="00ED58BB" w:rsidRDefault="00BC3515" w14:paraId="4862CC42"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2015</w:t>
            </w:r>
          </w:p>
        </w:tc>
      </w:tr>
      <w:tr w:rsidRPr="00ED58BB" w:rsidR="00BC3515" w:rsidTr="009B3F4C" w14:paraId="354FFB84"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4BD922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0</w:t>
            </w:r>
          </w:p>
        </w:tc>
        <w:tc>
          <w:tcPr>
            <w:tcW w:w="1134" w:type="dxa"/>
            <w:tcBorders>
              <w:top w:val="nil"/>
              <w:left w:val="nil"/>
              <w:bottom w:val="single" w:color="auto" w:sz="4" w:space="0"/>
              <w:right w:val="single" w:color="auto" w:sz="4" w:space="0"/>
            </w:tcBorders>
            <w:vAlign w:val="bottom"/>
          </w:tcPr>
          <w:p w:rsidRPr="00ED58BB" w:rsidR="00BC3515" w:rsidP="00ED58BB" w:rsidRDefault="00BC3515" w14:paraId="63FBAC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45236308</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926E5E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49485704</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44DCF6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86799211</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681A03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43260113</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48FE527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28448153</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5FAE1B0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18400911</w:t>
            </w:r>
          </w:p>
        </w:tc>
      </w:tr>
      <w:tr w:rsidRPr="00ED58BB" w:rsidR="00BC3515" w:rsidTr="009B3F4C" w14:paraId="3A63323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5870C93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1</w:t>
            </w:r>
          </w:p>
        </w:tc>
        <w:tc>
          <w:tcPr>
            <w:tcW w:w="1134" w:type="dxa"/>
            <w:tcBorders>
              <w:top w:val="nil"/>
              <w:left w:val="nil"/>
              <w:bottom w:val="single" w:color="auto" w:sz="4" w:space="0"/>
              <w:right w:val="single" w:color="auto" w:sz="4" w:space="0"/>
            </w:tcBorders>
            <w:vAlign w:val="bottom"/>
          </w:tcPr>
          <w:p w:rsidRPr="00ED58BB" w:rsidR="00BC3515" w:rsidP="00ED58BB" w:rsidRDefault="00BC3515" w14:paraId="79E47A7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26066281</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D3B94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23424898</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01B5431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18037774</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21DB79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18805485</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7BC3EF6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18667773</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26C3A37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14596893</w:t>
            </w:r>
          </w:p>
        </w:tc>
      </w:tr>
      <w:tr w:rsidRPr="00ED58BB" w:rsidR="00BC3515" w:rsidTr="009B3F4C" w14:paraId="734EA856"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0A898E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w:t>
            </w:r>
          </w:p>
        </w:tc>
        <w:tc>
          <w:tcPr>
            <w:tcW w:w="1134" w:type="dxa"/>
            <w:tcBorders>
              <w:top w:val="nil"/>
              <w:left w:val="nil"/>
              <w:bottom w:val="single" w:color="auto" w:sz="4" w:space="0"/>
              <w:right w:val="single" w:color="auto" w:sz="4" w:space="0"/>
            </w:tcBorders>
            <w:vAlign w:val="bottom"/>
          </w:tcPr>
          <w:p w:rsidRPr="00ED58BB" w:rsidR="00BC3515" w:rsidP="00ED58BB" w:rsidRDefault="00BC3515" w14:paraId="5A38BBE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566016</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D8E17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305350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5F3A204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62577</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53F5B4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480456</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141EBCE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273617</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7A42E4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621395</w:t>
            </w:r>
          </w:p>
        </w:tc>
      </w:tr>
      <w:tr w:rsidRPr="00ED58BB" w:rsidR="00BC3515" w:rsidTr="009B3F4C" w14:paraId="62043D2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2B9CDE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3</w:t>
            </w:r>
          </w:p>
        </w:tc>
        <w:tc>
          <w:tcPr>
            <w:tcW w:w="1134" w:type="dxa"/>
            <w:tcBorders>
              <w:top w:val="nil"/>
              <w:left w:val="nil"/>
              <w:bottom w:val="single" w:color="auto" w:sz="4" w:space="0"/>
              <w:right w:val="single" w:color="auto" w:sz="4" w:space="0"/>
            </w:tcBorders>
            <w:vAlign w:val="bottom"/>
          </w:tcPr>
          <w:p w:rsidRPr="00ED58BB" w:rsidR="00BC3515" w:rsidP="00ED58BB" w:rsidRDefault="00BC3515" w14:paraId="3C12DC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21460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A9E4E0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17105</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6256B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6364</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44A701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946</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55F189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133</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2E21CEB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47936</w:t>
            </w:r>
          </w:p>
        </w:tc>
      </w:tr>
      <w:tr w:rsidRPr="00ED58BB" w:rsidR="00BC3515" w:rsidTr="009B3F4C" w14:paraId="7FF8EF71"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57AA4ED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4</w:t>
            </w:r>
          </w:p>
        </w:tc>
        <w:tc>
          <w:tcPr>
            <w:tcW w:w="1134" w:type="dxa"/>
            <w:tcBorders>
              <w:top w:val="nil"/>
              <w:left w:val="nil"/>
              <w:bottom w:val="single" w:color="auto" w:sz="4" w:space="0"/>
              <w:right w:val="single" w:color="auto" w:sz="4" w:space="0"/>
            </w:tcBorders>
            <w:vAlign w:val="bottom"/>
          </w:tcPr>
          <w:p w:rsidRPr="00ED58BB" w:rsidR="00BC3515" w:rsidP="00ED58BB" w:rsidRDefault="00BC3515" w14:paraId="3B9E7F5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23342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A8912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13498</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0784E74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6915</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10A8DDF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158</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39572F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65</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60D5AA7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22799</w:t>
            </w:r>
          </w:p>
        </w:tc>
      </w:tr>
      <w:tr w:rsidRPr="00ED58BB" w:rsidR="00BC3515" w:rsidTr="009B3F4C" w14:paraId="4B592171" w14:textId="77777777">
        <w:trPr>
          <w:trHeight w:val="170"/>
        </w:trPr>
        <w:tc>
          <w:tcPr>
            <w:tcW w:w="851" w:type="dxa"/>
            <w:tcBorders>
              <w:top w:val="nil"/>
              <w:left w:val="single" w:color="auto" w:sz="4" w:space="0"/>
              <w:bottom w:val="single" w:color="auto" w:sz="4" w:space="0"/>
              <w:right w:val="single" w:color="auto" w:sz="4" w:space="0"/>
            </w:tcBorders>
            <w:noWrap/>
            <w:vAlign w:val="bottom"/>
          </w:tcPr>
          <w:p w:rsidRPr="00ED58BB" w:rsidR="00BC3515" w:rsidP="00ED58BB" w:rsidRDefault="00BC3515" w14:paraId="0C06B0F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7BF072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682822A"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07C8702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2F84765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07BCDB7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733B773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379B34F7"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3564C93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Age</w:t>
            </w:r>
          </w:p>
        </w:tc>
        <w:tc>
          <w:tcPr>
            <w:tcW w:w="1134" w:type="dxa"/>
            <w:tcBorders>
              <w:top w:val="nil"/>
              <w:left w:val="nil"/>
              <w:bottom w:val="single" w:color="auto" w:sz="4" w:space="0"/>
              <w:right w:val="single" w:color="auto" w:sz="4" w:space="0"/>
            </w:tcBorders>
            <w:vAlign w:val="center"/>
          </w:tcPr>
          <w:p w:rsidRPr="00ED58BB" w:rsidR="00BC3515" w:rsidP="00ED58BB" w:rsidRDefault="00BC3515" w14:paraId="768707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2016</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543741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7C9020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75607DF1"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11CC82D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6DC4F29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11388C3E"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584BC4D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0</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DCC4A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11384028</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514085B2"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355DC7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7FF6F8F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40BB4AF1"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6C36E69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00229F8C"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4168DD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1</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EFE7DF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4493347</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433EA1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46A74699"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1A4C2CC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775FB0C7"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2D0DA93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241A821C"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4B4F60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F297F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21872</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360E5CD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600BCB0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3F78336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015956F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5B6A9D1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3BF0D643"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27FE34E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3</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5E4150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65</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0AB06D29"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2D58836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37B6DC0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7D23631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519E2B52"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r w:rsidRPr="00ED58BB" w:rsidR="00BC3515" w:rsidTr="009B3F4C" w14:paraId="4E4ECCAC" w14:textId="77777777">
        <w:trPr>
          <w:trHeight w:val="170"/>
        </w:trPr>
        <w:tc>
          <w:tcPr>
            <w:tcW w:w="851" w:type="dxa"/>
            <w:tcBorders>
              <w:top w:val="nil"/>
              <w:left w:val="single" w:color="auto" w:sz="4" w:space="0"/>
              <w:bottom w:val="single" w:color="auto" w:sz="4" w:space="0"/>
              <w:right w:val="single" w:color="auto" w:sz="4" w:space="0"/>
            </w:tcBorders>
            <w:vAlign w:val="center"/>
          </w:tcPr>
          <w:p w:rsidRPr="00ED58BB" w:rsidR="00BC3515" w:rsidP="00ED58BB" w:rsidRDefault="00BC3515" w14:paraId="21588A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ED58BB">
              <w:rPr>
                <w:rFonts w:ascii="Calibri" w:hAnsi="Calibri" w:cs="Times New Roman"/>
                <w:b/>
                <w:bCs/>
                <w:sz w:val="20"/>
                <w:szCs w:val="20"/>
                <w:lang w:eastAsia="sr-Latn-CS"/>
              </w:rPr>
              <w:t>4</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5CBD99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ED58BB">
              <w:rPr>
                <w:rFonts w:ascii="Calibri" w:hAnsi="Calibri" w:cs="Times New Roman"/>
                <w:sz w:val="22"/>
                <w:szCs w:val="22"/>
                <w:lang w:val="sr-Latn-CS" w:eastAsia="sr-Latn-CS"/>
              </w:rPr>
              <w:t>65</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0BBE5D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134" w:type="dxa"/>
            <w:tcBorders>
              <w:top w:val="nil"/>
              <w:left w:val="nil"/>
              <w:bottom w:val="single" w:color="auto" w:sz="4" w:space="0"/>
              <w:right w:val="single" w:color="auto" w:sz="4" w:space="0"/>
            </w:tcBorders>
            <w:noWrap/>
            <w:vAlign w:val="bottom"/>
          </w:tcPr>
          <w:p w:rsidRPr="00ED58BB" w:rsidR="00BC3515" w:rsidP="00ED58BB" w:rsidRDefault="00BC3515" w14:paraId="736E65D0"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7" w:type="dxa"/>
            <w:tcBorders>
              <w:top w:val="nil"/>
              <w:left w:val="nil"/>
              <w:bottom w:val="single" w:color="auto" w:sz="4" w:space="0"/>
              <w:right w:val="single" w:color="auto" w:sz="4" w:space="0"/>
            </w:tcBorders>
            <w:noWrap/>
            <w:vAlign w:val="bottom"/>
          </w:tcPr>
          <w:p w:rsidRPr="00ED58BB" w:rsidR="00BC3515" w:rsidP="00ED58BB" w:rsidRDefault="00BC3515" w14:paraId="6D44D99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276" w:type="dxa"/>
            <w:tcBorders>
              <w:top w:val="nil"/>
              <w:left w:val="nil"/>
              <w:bottom w:val="single" w:color="auto" w:sz="4" w:space="0"/>
              <w:right w:val="single" w:color="auto" w:sz="4" w:space="0"/>
            </w:tcBorders>
            <w:noWrap/>
            <w:vAlign w:val="bottom"/>
          </w:tcPr>
          <w:p w:rsidRPr="00ED58BB" w:rsidR="00BC3515" w:rsidP="00ED58BB" w:rsidRDefault="00BC3515" w14:paraId="055D626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c>
          <w:tcPr>
            <w:tcW w:w="1418" w:type="dxa"/>
            <w:tcBorders>
              <w:top w:val="nil"/>
              <w:left w:val="nil"/>
              <w:bottom w:val="single" w:color="auto" w:sz="4" w:space="0"/>
              <w:right w:val="single" w:color="auto" w:sz="4" w:space="0"/>
            </w:tcBorders>
            <w:noWrap/>
            <w:vAlign w:val="bottom"/>
          </w:tcPr>
          <w:p w:rsidRPr="00ED58BB" w:rsidR="00BC3515" w:rsidP="00ED58BB" w:rsidRDefault="00BC3515" w14:paraId="6A94174D"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lang w:val="sr-Latn-CS" w:eastAsia="sr-Latn-CS"/>
              </w:rPr>
            </w:pPr>
            <w:r w:rsidRPr="00ED58BB">
              <w:rPr>
                <w:rFonts w:ascii="Calibri" w:hAnsi="Calibri" w:cs="Times New Roman"/>
                <w:sz w:val="22"/>
                <w:szCs w:val="22"/>
                <w:lang w:val="sr-Latn-CS" w:eastAsia="sr-Latn-CS"/>
              </w:rPr>
              <w:t> </w:t>
            </w:r>
          </w:p>
        </w:tc>
      </w:tr>
    </w:tbl>
    <w:p w:rsidR="00BC3515" w:rsidRDefault="00BC3515" w14:paraId="400ECB4F" w14:textId="77777777">
      <w:pPr>
        <w:pStyle w:val="Titolo3"/>
        <w:pBdr>
          <w:top w:val="none" w:color="auto" w:sz="0" w:space="0"/>
          <w:left w:val="none" w:color="auto" w:sz="0" w:space="0"/>
          <w:bottom w:val="none" w:color="auto" w:sz="0" w:space="0"/>
          <w:right w:val="none" w:color="auto" w:sz="0" w:space="0"/>
          <w:bar w:val="none" w:color="auto" w:sz="0"/>
        </w:pBdr>
      </w:pPr>
    </w:p>
    <w:p w:rsidR="00BC3515" w:rsidRDefault="00BC3515" w14:paraId="129A73F6" w14:textId="77777777">
      <w:pPr>
        <w:pStyle w:val="Titolo3"/>
        <w:pBdr>
          <w:top w:val="none" w:color="auto" w:sz="0" w:space="0"/>
          <w:left w:val="none" w:color="auto" w:sz="0" w:space="0"/>
          <w:bottom w:val="none" w:color="auto" w:sz="0" w:space="0"/>
          <w:right w:val="none" w:color="auto" w:sz="0" w:space="0"/>
          <w:bar w:val="none" w:color="auto" w:sz="0"/>
        </w:pBdr>
        <w:rPr>
          <w:rStyle w:val="None"/>
          <w:rFonts w:ascii="Calibri" w:hAnsi="Calibri"/>
          <w:b w:val="0"/>
          <w:bCs w:val="0"/>
          <w:i/>
          <w:iCs/>
          <w:sz w:val="24"/>
          <w:szCs w:val="24"/>
        </w:rPr>
      </w:pPr>
      <w:bookmarkStart w:name="_Toc25" w:id="29"/>
      <w:r>
        <w:rPr>
          <w:rStyle w:val="None"/>
          <w:rFonts w:ascii="Calibri" w:hAnsi="Calibri"/>
          <w:b w:val="0"/>
          <w:bCs w:val="0"/>
          <w:i/>
          <w:iCs/>
          <w:sz w:val="24"/>
          <w:szCs w:val="24"/>
        </w:rPr>
        <w:t>Table 6.1.3.3. Numbers at age (in thousands) for the acoustic survey in GSA 17 East.</w:t>
      </w:r>
      <w:bookmarkEnd w:id="29"/>
    </w:p>
    <w:tbl>
      <w:tblPr>
        <w:tblW w:w="7391" w:type="dxa"/>
        <w:tblInd w:w="-30" w:type="dxa"/>
        <w:tblCellMar>
          <w:left w:w="70" w:type="dxa"/>
          <w:right w:w="70" w:type="dxa"/>
        </w:tblCellMar>
        <w:tblLook w:val="00A0" w:firstRow="1" w:lastRow="0" w:firstColumn="1" w:lastColumn="0" w:noHBand="0" w:noVBand="0"/>
      </w:tblPr>
      <w:tblGrid>
        <w:gridCol w:w="1664"/>
        <w:gridCol w:w="1602"/>
        <w:gridCol w:w="1280"/>
        <w:gridCol w:w="1423"/>
        <w:gridCol w:w="1422"/>
      </w:tblGrid>
      <w:tr w:rsidRPr="00D426ED" w:rsidR="00BC3515" w:rsidTr="00D426ED" w14:paraId="499F69C6" w14:textId="77777777">
        <w:trPr>
          <w:trHeight w:val="315" w:hRule="exact"/>
        </w:trPr>
        <w:tc>
          <w:tcPr>
            <w:tcW w:w="7391" w:type="dxa"/>
            <w:gridSpan w:val="5"/>
            <w:tcBorders>
              <w:top w:val="single" w:color="auto" w:sz="8" w:space="0"/>
              <w:left w:val="single" w:color="auto" w:sz="8" w:space="0"/>
              <w:bottom w:val="single" w:color="auto" w:sz="4" w:space="0"/>
              <w:right w:val="nil"/>
            </w:tcBorders>
            <w:shd w:val="clear" w:color="000000" w:fill="99CCFF"/>
            <w:vAlign w:val="center"/>
          </w:tcPr>
          <w:p w:rsidRPr="00D426ED" w:rsidR="00BC3515" w:rsidP="00D426ED" w:rsidRDefault="00BC3515" w14:paraId="4A5F6B2D"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 xml:space="preserve">Catch numbers at age (thousands)  - </w:t>
            </w:r>
            <w:r w:rsidRPr="00D426ED">
              <w:rPr>
                <w:rFonts w:ascii="Calibri" w:hAnsi="Calibri" w:cs="Times New Roman"/>
                <w:b/>
                <w:bCs/>
                <w:color w:val="FF0000"/>
                <w:sz w:val="20"/>
                <w:szCs w:val="20"/>
                <w:lang w:eastAsia="sr-Latn-CS"/>
              </w:rPr>
              <w:t>Acoustic Survey GSA 17 EAST</w:t>
            </w:r>
          </w:p>
        </w:tc>
      </w:tr>
      <w:tr w:rsidRPr="00D426ED" w:rsidR="00BC3515" w:rsidTr="00D426ED" w14:paraId="09AA504A" w14:textId="77777777">
        <w:trPr>
          <w:trHeight w:val="420" w:hRule="exact"/>
        </w:trPr>
        <w:tc>
          <w:tcPr>
            <w:tcW w:w="1664" w:type="dxa"/>
            <w:tcBorders>
              <w:top w:val="nil"/>
              <w:left w:val="single" w:color="auto" w:sz="4" w:space="0"/>
              <w:bottom w:val="single" w:color="auto" w:sz="4" w:space="0"/>
              <w:right w:val="single" w:color="auto" w:sz="4" w:space="0"/>
            </w:tcBorders>
            <w:vAlign w:val="center"/>
          </w:tcPr>
          <w:p w:rsidRPr="00D426ED" w:rsidR="00BC3515" w:rsidP="00D426ED" w:rsidRDefault="00BC3515" w14:paraId="03A9B543"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Age</w:t>
            </w:r>
          </w:p>
        </w:tc>
        <w:tc>
          <w:tcPr>
            <w:tcW w:w="1602" w:type="dxa"/>
            <w:tcBorders>
              <w:top w:val="nil"/>
              <w:left w:val="nil"/>
              <w:bottom w:val="single" w:color="auto" w:sz="4" w:space="0"/>
              <w:right w:val="single" w:color="auto" w:sz="4" w:space="0"/>
            </w:tcBorders>
            <w:vAlign w:val="center"/>
          </w:tcPr>
          <w:p w:rsidRPr="00D426ED" w:rsidR="00BC3515" w:rsidP="00D426ED" w:rsidRDefault="00BC3515" w14:paraId="209B8723"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2013</w:t>
            </w:r>
          </w:p>
        </w:tc>
        <w:tc>
          <w:tcPr>
            <w:tcW w:w="1280" w:type="dxa"/>
            <w:tcBorders>
              <w:top w:val="nil"/>
              <w:left w:val="nil"/>
              <w:bottom w:val="single" w:color="auto" w:sz="4" w:space="0"/>
              <w:right w:val="single" w:color="auto" w:sz="4" w:space="0"/>
            </w:tcBorders>
            <w:vAlign w:val="center"/>
          </w:tcPr>
          <w:p w:rsidRPr="00D426ED" w:rsidR="00BC3515" w:rsidP="00D426ED" w:rsidRDefault="00BC3515" w14:paraId="099BFB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2014</w:t>
            </w:r>
          </w:p>
        </w:tc>
        <w:tc>
          <w:tcPr>
            <w:tcW w:w="1423" w:type="dxa"/>
            <w:tcBorders>
              <w:top w:val="nil"/>
              <w:left w:val="nil"/>
              <w:bottom w:val="single" w:color="auto" w:sz="4" w:space="0"/>
              <w:right w:val="single" w:color="auto" w:sz="4" w:space="0"/>
            </w:tcBorders>
            <w:vAlign w:val="center"/>
          </w:tcPr>
          <w:p w:rsidRPr="00D426ED" w:rsidR="00BC3515" w:rsidP="00D426ED" w:rsidRDefault="00BC3515" w14:paraId="400255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2015</w:t>
            </w:r>
          </w:p>
        </w:tc>
        <w:tc>
          <w:tcPr>
            <w:tcW w:w="1422" w:type="dxa"/>
            <w:tcBorders>
              <w:top w:val="nil"/>
              <w:left w:val="nil"/>
              <w:bottom w:val="single" w:color="auto" w:sz="4" w:space="0"/>
              <w:right w:val="single" w:color="auto" w:sz="4" w:space="0"/>
            </w:tcBorders>
            <w:vAlign w:val="center"/>
          </w:tcPr>
          <w:p w:rsidRPr="00D426ED" w:rsidR="00BC3515" w:rsidP="00D426ED" w:rsidRDefault="00BC3515" w14:paraId="34A3C431" w14:textId="77777777">
            <w:pPr>
              <w:pBdr>
                <w:top w:val="none" w:color="auto" w:sz="0" w:space="0"/>
                <w:left w:val="none" w:color="auto" w:sz="0" w:space="0"/>
                <w:bottom w:val="none" w:color="auto" w:sz="0" w:space="0"/>
                <w:right w:val="none" w:color="auto" w:sz="0" w:space="0"/>
                <w:bar w:val="none" w:color="auto" w:sz="0"/>
              </w:pBdr>
              <w:jc w:val="center"/>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2016</w:t>
            </w:r>
          </w:p>
        </w:tc>
      </w:tr>
      <w:tr w:rsidRPr="00D426ED" w:rsidR="00BC3515" w:rsidTr="00D426ED" w14:paraId="766F9300" w14:textId="77777777">
        <w:trPr>
          <w:trHeight w:val="300" w:hRule="exact"/>
        </w:trPr>
        <w:tc>
          <w:tcPr>
            <w:tcW w:w="1664" w:type="dxa"/>
            <w:tcBorders>
              <w:top w:val="nil"/>
              <w:left w:val="single" w:color="auto" w:sz="4" w:space="0"/>
              <w:bottom w:val="single" w:color="auto" w:sz="4" w:space="0"/>
              <w:right w:val="single" w:color="auto" w:sz="4" w:space="0"/>
            </w:tcBorders>
            <w:vAlign w:val="center"/>
          </w:tcPr>
          <w:p w:rsidRPr="00D426ED" w:rsidR="00BC3515" w:rsidP="00D426ED" w:rsidRDefault="00BC3515" w14:paraId="65D6DB1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0</w:t>
            </w:r>
          </w:p>
        </w:tc>
        <w:tc>
          <w:tcPr>
            <w:tcW w:w="1602" w:type="dxa"/>
            <w:tcBorders>
              <w:top w:val="nil"/>
              <w:left w:val="nil"/>
              <w:bottom w:val="single" w:color="auto" w:sz="4" w:space="0"/>
              <w:right w:val="single" w:color="auto" w:sz="4" w:space="0"/>
            </w:tcBorders>
            <w:noWrap/>
            <w:vAlign w:val="bottom"/>
          </w:tcPr>
          <w:p w:rsidRPr="00D426ED" w:rsidR="00BC3515" w:rsidP="00D426ED" w:rsidRDefault="00BC3515" w14:paraId="7EA08B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2477404</w:t>
            </w:r>
          </w:p>
        </w:tc>
        <w:tc>
          <w:tcPr>
            <w:tcW w:w="1280" w:type="dxa"/>
            <w:tcBorders>
              <w:top w:val="nil"/>
              <w:left w:val="nil"/>
              <w:bottom w:val="single" w:color="auto" w:sz="4" w:space="0"/>
              <w:right w:val="single" w:color="auto" w:sz="4" w:space="0"/>
            </w:tcBorders>
            <w:noWrap/>
            <w:vAlign w:val="bottom"/>
          </w:tcPr>
          <w:p w:rsidRPr="00D426ED" w:rsidR="00BC3515" w:rsidP="00D426ED" w:rsidRDefault="00BC3515" w14:paraId="70200E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8202814</w:t>
            </w:r>
          </w:p>
        </w:tc>
        <w:tc>
          <w:tcPr>
            <w:tcW w:w="1423" w:type="dxa"/>
            <w:tcBorders>
              <w:top w:val="nil"/>
              <w:left w:val="nil"/>
              <w:bottom w:val="single" w:color="auto" w:sz="4" w:space="0"/>
              <w:right w:val="single" w:color="auto" w:sz="4" w:space="0"/>
            </w:tcBorders>
            <w:noWrap/>
            <w:vAlign w:val="bottom"/>
          </w:tcPr>
          <w:p w:rsidRPr="00D426ED" w:rsidR="00BC3515" w:rsidP="00D426ED" w:rsidRDefault="00BC3515" w14:paraId="18C681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3024067</w:t>
            </w:r>
          </w:p>
        </w:tc>
        <w:tc>
          <w:tcPr>
            <w:tcW w:w="1422" w:type="dxa"/>
            <w:tcBorders>
              <w:top w:val="nil"/>
              <w:left w:val="nil"/>
              <w:bottom w:val="single" w:color="auto" w:sz="4" w:space="0"/>
              <w:right w:val="single" w:color="auto" w:sz="4" w:space="0"/>
            </w:tcBorders>
            <w:noWrap/>
            <w:vAlign w:val="bottom"/>
          </w:tcPr>
          <w:p w:rsidRPr="00D426ED" w:rsidR="00BC3515" w:rsidP="00D426ED" w:rsidRDefault="00BC3515" w14:paraId="1262E1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3410073</w:t>
            </w:r>
          </w:p>
        </w:tc>
      </w:tr>
      <w:tr w:rsidRPr="00D426ED" w:rsidR="00BC3515" w:rsidTr="00D426ED" w14:paraId="42C48DE9" w14:textId="77777777">
        <w:trPr>
          <w:trHeight w:val="300" w:hRule="exact"/>
        </w:trPr>
        <w:tc>
          <w:tcPr>
            <w:tcW w:w="1664" w:type="dxa"/>
            <w:tcBorders>
              <w:top w:val="nil"/>
              <w:left w:val="single" w:color="auto" w:sz="4" w:space="0"/>
              <w:bottom w:val="single" w:color="auto" w:sz="4" w:space="0"/>
              <w:right w:val="single" w:color="auto" w:sz="4" w:space="0"/>
            </w:tcBorders>
            <w:vAlign w:val="center"/>
          </w:tcPr>
          <w:p w:rsidRPr="00D426ED" w:rsidR="00BC3515" w:rsidP="00D426ED" w:rsidRDefault="00BC3515" w14:paraId="316756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1</w:t>
            </w:r>
          </w:p>
        </w:tc>
        <w:tc>
          <w:tcPr>
            <w:tcW w:w="1602" w:type="dxa"/>
            <w:tcBorders>
              <w:top w:val="nil"/>
              <w:left w:val="nil"/>
              <w:bottom w:val="single" w:color="auto" w:sz="4" w:space="0"/>
              <w:right w:val="single" w:color="auto" w:sz="4" w:space="0"/>
            </w:tcBorders>
            <w:noWrap/>
            <w:vAlign w:val="bottom"/>
          </w:tcPr>
          <w:p w:rsidRPr="00D426ED" w:rsidR="00BC3515" w:rsidP="00D426ED" w:rsidRDefault="00BC3515" w14:paraId="647C63D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2384276</w:t>
            </w:r>
          </w:p>
        </w:tc>
        <w:tc>
          <w:tcPr>
            <w:tcW w:w="1280" w:type="dxa"/>
            <w:tcBorders>
              <w:top w:val="nil"/>
              <w:left w:val="nil"/>
              <w:bottom w:val="single" w:color="auto" w:sz="4" w:space="0"/>
              <w:right w:val="single" w:color="auto" w:sz="4" w:space="0"/>
            </w:tcBorders>
            <w:noWrap/>
            <w:vAlign w:val="bottom"/>
          </w:tcPr>
          <w:p w:rsidRPr="00D426ED" w:rsidR="00BC3515" w:rsidP="00D426ED" w:rsidRDefault="00BC3515" w14:paraId="130EAC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1417362</w:t>
            </w:r>
          </w:p>
        </w:tc>
        <w:tc>
          <w:tcPr>
            <w:tcW w:w="1423" w:type="dxa"/>
            <w:tcBorders>
              <w:top w:val="nil"/>
              <w:left w:val="nil"/>
              <w:bottom w:val="single" w:color="auto" w:sz="4" w:space="0"/>
              <w:right w:val="single" w:color="auto" w:sz="4" w:space="0"/>
            </w:tcBorders>
            <w:noWrap/>
            <w:vAlign w:val="bottom"/>
          </w:tcPr>
          <w:p w:rsidRPr="00D426ED" w:rsidR="00BC3515" w:rsidP="00D426ED" w:rsidRDefault="00BC3515" w14:paraId="34F8FD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1585048</w:t>
            </w:r>
          </w:p>
        </w:tc>
        <w:tc>
          <w:tcPr>
            <w:tcW w:w="1422" w:type="dxa"/>
            <w:tcBorders>
              <w:top w:val="nil"/>
              <w:left w:val="nil"/>
              <w:bottom w:val="single" w:color="auto" w:sz="4" w:space="0"/>
              <w:right w:val="single" w:color="auto" w:sz="4" w:space="0"/>
            </w:tcBorders>
            <w:noWrap/>
            <w:vAlign w:val="bottom"/>
          </w:tcPr>
          <w:p w:rsidRPr="00D426ED" w:rsidR="00BC3515" w:rsidP="00D426ED" w:rsidRDefault="00BC3515" w14:paraId="4F1A65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1220159</w:t>
            </w:r>
          </w:p>
        </w:tc>
      </w:tr>
      <w:tr w:rsidRPr="00D426ED" w:rsidR="00BC3515" w:rsidTr="00D426ED" w14:paraId="6652D394" w14:textId="77777777">
        <w:trPr>
          <w:trHeight w:val="300" w:hRule="exact"/>
        </w:trPr>
        <w:tc>
          <w:tcPr>
            <w:tcW w:w="1664" w:type="dxa"/>
            <w:tcBorders>
              <w:top w:val="nil"/>
              <w:left w:val="single" w:color="auto" w:sz="4" w:space="0"/>
              <w:bottom w:val="single" w:color="auto" w:sz="4" w:space="0"/>
              <w:right w:val="single" w:color="auto" w:sz="4" w:space="0"/>
            </w:tcBorders>
            <w:vAlign w:val="center"/>
          </w:tcPr>
          <w:p w:rsidRPr="00D426ED" w:rsidR="00BC3515" w:rsidP="00D426ED" w:rsidRDefault="00BC3515" w14:paraId="0984FD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b/>
                <w:bCs/>
                <w:sz w:val="20"/>
                <w:szCs w:val="20"/>
                <w:lang w:val="sr-Latn-CS" w:eastAsia="sr-Latn-CS"/>
              </w:rPr>
            </w:pPr>
            <w:r w:rsidRPr="00D426ED">
              <w:rPr>
                <w:rFonts w:ascii="Calibri" w:hAnsi="Calibri" w:cs="Times New Roman"/>
                <w:b/>
                <w:bCs/>
                <w:sz w:val="20"/>
                <w:szCs w:val="20"/>
                <w:lang w:eastAsia="sr-Latn-CS"/>
              </w:rPr>
              <w:t>2</w:t>
            </w:r>
          </w:p>
        </w:tc>
        <w:tc>
          <w:tcPr>
            <w:tcW w:w="1602" w:type="dxa"/>
            <w:tcBorders>
              <w:top w:val="nil"/>
              <w:left w:val="nil"/>
              <w:bottom w:val="single" w:color="auto" w:sz="4" w:space="0"/>
              <w:right w:val="single" w:color="auto" w:sz="4" w:space="0"/>
            </w:tcBorders>
            <w:noWrap/>
            <w:vAlign w:val="bottom"/>
          </w:tcPr>
          <w:p w:rsidRPr="00D426ED" w:rsidR="00BC3515" w:rsidP="00D426ED" w:rsidRDefault="00BC3515" w14:paraId="4E002F9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1846</w:t>
            </w:r>
          </w:p>
        </w:tc>
        <w:tc>
          <w:tcPr>
            <w:tcW w:w="1280" w:type="dxa"/>
            <w:tcBorders>
              <w:top w:val="nil"/>
              <w:left w:val="nil"/>
              <w:bottom w:val="single" w:color="auto" w:sz="4" w:space="0"/>
              <w:right w:val="single" w:color="auto" w:sz="4" w:space="0"/>
            </w:tcBorders>
            <w:noWrap/>
            <w:vAlign w:val="bottom"/>
          </w:tcPr>
          <w:p w:rsidRPr="00D426ED" w:rsidR="00BC3515" w:rsidP="00D426ED" w:rsidRDefault="00BC3515" w14:paraId="782E89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1531</w:t>
            </w:r>
          </w:p>
        </w:tc>
        <w:tc>
          <w:tcPr>
            <w:tcW w:w="1423" w:type="dxa"/>
            <w:tcBorders>
              <w:top w:val="nil"/>
              <w:left w:val="nil"/>
              <w:bottom w:val="single" w:color="auto" w:sz="4" w:space="0"/>
              <w:right w:val="single" w:color="auto" w:sz="4" w:space="0"/>
            </w:tcBorders>
            <w:noWrap/>
            <w:vAlign w:val="bottom"/>
          </w:tcPr>
          <w:p w:rsidRPr="00D426ED" w:rsidR="00BC3515" w:rsidP="00D426ED" w:rsidRDefault="00BC3515" w14:paraId="2C4F5F3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1875</w:t>
            </w:r>
          </w:p>
        </w:tc>
        <w:tc>
          <w:tcPr>
            <w:tcW w:w="1422" w:type="dxa"/>
            <w:tcBorders>
              <w:top w:val="nil"/>
              <w:left w:val="nil"/>
              <w:bottom w:val="single" w:color="auto" w:sz="4" w:space="0"/>
              <w:right w:val="single" w:color="auto" w:sz="4" w:space="0"/>
            </w:tcBorders>
            <w:noWrap/>
            <w:vAlign w:val="bottom"/>
          </w:tcPr>
          <w:p w:rsidRPr="00D426ED" w:rsidR="00BC3515" w:rsidP="00D426ED" w:rsidRDefault="00BC3515" w14:paraId="7C04FC5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lang w:val="sr-Latn-CS" w:eastAsia="sr-Latn-CS"/>
              </w:rPr>
            </w:pPr>
            <w:r w:rsidRPr="00D426ED">
              <w:rPr>
                <w:rFonts w:ascii="Calibri" w:hAnsi="Calibri" w:cs="Times New Roman"/>
                <w:sz w:val="22"/>
                <w:szCs w:val="22"/>
                <w:lang w:val="sr-Latn-CS" w:eastAsia="sr-Latn-CS"/>
              </w:rPr>
              <w:t>15772</w:t>
            </w:r>
          </w:p>
        </w:tc>
      </w:tr>
    </w:tbl>
    <w:p w:rsidR="00BC3515" w:rsidP="00D426ED" w:rsidRDefault="00BC3515" w14:paraId="128BB367"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146E39B5"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63A88C93"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Pr>
          <w:rStyle w:val="None"/>
          <w:rFonts w:ascii="Calibri" w:hAnsi="Calibri"/>
        </w:rPr>
        <w:t xml:space="preserve">The following plots show the internal between year consistency of the age classes in the catch (6.1.3.1.) and in the tuning indices (6.1.3.2. and 6.1.3.3.). </w:t>
      </w:r>
    </w:p>
    <w:p w:rsidR="00BC3515" w:rsidRDefault="00BC3515" w14:paraId="5425C99B"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p>
    <w:p w:rsidR="00BC3515" w:rsidP="00A5512D" w:rsidRDefault="003536F2" w14:paraId="48B40FDB"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i/>
          <w:iCs/>
        </w:rPr>
      </w:pPr>
      <w:r>
        <w:rPr>
          <w:noProof/>
          <w:lang w:val="it-IT"/>
        </w:rPr>
        <w:lastRenderedPageBreak/>
        <w:drawing>
          <wp:inline distT="0" distB="0" distL="0" distR="0" wp14:anchorId="3E6FD5F1" wp14:editId="636F45CE">
            <wp:extent cx="3600450" cy="3695700"/>
            <wp:effectExtent l="0" t="0" r="0" b="0"/>
            <wp:docPr id="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3695700"/>
                    </a:xfrm>
                    <a:prstGeom prst="rect">
                      <a:avLst/>
                    </a:prstGeom>
                    <a:noFill/>
                    <a:ln>
                      <a:noFill/>
                    </a:ln>
                  </pic:spPr>
                </pic:pic>
              </a:graphicData>
            </a:graphic>
          </wp:inline>
        </w:drawing>
      </w:r>
    </w:p>
    <w:p w:rsidR="00BC3515" w:rsidP="00A5512D" w:rsidRDefault="00BC3515" w14:paraId="3ED12883"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rStyle w:val="None"/>
          <w:rFonts w:ascii="Calibri" w:hAnsi="Calibri"/>
          <w:i/>
          <w:iCs/>
        </w:rPr>
        <w:t>Figure 6.1.3.1. Catch at age data (numbers at age) between-year consistency plot for GSA 17 West-East and GSA 18 West-East anchovy.</w:t>
      </w:r>
    </w:p>
    <w:p w:rsidR="00BC3515" w:rsidRDefault="00BC3515" w14:paraId="790C0F44"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3536F2" w14:paraId="5EB29033"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noProof/>
          <w:lang w:val="it-IT"/>
        </w:rPr>
        <w:drawing>
          <wp:inline distT="0" distB="0" distL="0" distR="0" wp14:anchorId="3ED5E613" wp14:editId="2EE83282">
            <wp:extent cx="3743325" cy="3638550"/>
            <wp:effectExtent l="0" t="0" r="9525" b="0"/>
            <wp:docPr id="1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22">
                      <a:extLst>
                        <a:ext uri="{28A0092B-C50C-407E-A947-70E740481C1C}">
                          <a14:useLocalDpi xmlns:a14="http://schemas.microsoft.com/office/drawing/2010/main" val="0"/>
                        </a:ext>
                      </a:extLst>
                    </a:blip>
                    <a:srcRect b="1387"/>
                    <a:stretch>
                      <a:fillRect/>
                    </a:stretch>
                  </pic:blipFill>
                  <pic:spPr bwMode="auto">
                    <a:xfrm>
                      <a:off x="0" y="0"/>
                      <a:ext cx="3743325" cy="3638550"/>
                    </a:xfrm>
                    <a:prstGeom prst="rect">
                      <a:avLst/>
                    </a:prstGeom>
                    <a:noFill/>
                    <a:ln>
                      <a:noFill/>
                    </a:ln>
                  </pic:spPr>
                </pic:pic>
              </a:graphicData>
            </a:graphic>
          </wp:inline>
        </w:drawing>
      </w:r>
    </w:p>
    <w:p w:rsidR="00BC3515" w:rsidRDefault="00BC3515" w14:paraId="0352CEF8"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rStyle w:val="None"/>
          <w:rFonts w:ascii="Calibri" w:hAnsi="Calibri"/>
          <w:i/>
          <w:iCs/>
        </w:rPr>
        <w:t>Figure 6.1.3.2. MEDIAS acoustic survey index (numbers at age) between-year consistency plot for GSA 17 West and GSA 18 West-East anchovy.</w:t>
      </w:r>
    </w:p>
    <w:p w:rsidR="00BC3515" w:rsidRDefault="00BC3515" w14:paraId="1ADABCCA"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3536F2" w14:paraId="548949CE"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noProof/>
          <w:lang w:val="it-IT"/>
        </w:rPr>
        <w:lastRenderedPageBreak/>
        <w:drawing>
          <wp:inline distT="0" distB="0" distL="0" distR="0" wp14:anchorId="1CE66345" wp14:editId="4D7B10D4">
            <wp:extent cx="3438525" cy="3448050"/>
            <wp:effectExtent l="0" t="0" r="9525" b="0"/>
            <wp:docPr id="1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23">
                      <a:extLst>
                        <a:ext uri="{28A0092B-C50C-407E-A947-70E740481C1C}">
                          <a14:useLocalDpi xmlns:a14="http://schemas.microsoft.com/office/drawing/2010/main" val="0"/>
                        </a:ext>
                      </a:extLst>
                    </a:blip>
                    <a:srcRect r="1700" b="1688"/>
                    <a:stretch>
                      <a:fillRect/>
                    </a:stretch>
                  </pic:blipFill>
                  <pic:spPr bwMode="auto">
                    <a:xfrm>
                      <a:off x="0" y="0"/>
                      <a:ext cx="3438525" cy="3448050"/>
                    </a:xfrm>
                    <a:prstGeom prst="rect">
                      <a:avLst/>
                    </a:prstGeom>
                    <a:noFill/>
                    <a:ln>
                      <a:noFill/>
                    </a:ln>
                  </pic:spPr>
                </pic:pic>
              </a:graphicData>
            </a:graphic>
          </wp:inline>
        </w:drawing>
      </w:r>
    </w:p>
    <w:p w:rsidR="00BC3515" w:rsidRDefault="00BC3515" w14:paraId="31E14C10" w14:textId="7E94C270">
      <w:pPr>
        <w:pStyle w:val="Textbody"/>
        <w:pBdr>
          <w:top w:val="none" w:color="auto" w:sz="0" w:space="0"/>
          <w:left w:val="none" w:color="auto" w:sz="0" w:space="0"/>
          <w:bottom w:val="none" w:color="auto" w:sz="0" w:space="0"/>
          <w:right w:val="none" w:color="auto" w:sz="0" w:space="0"/>
          <w:bar w:val="none" w:color="auto" w:sz="0"/>
        </w:pBdr>
        <w:rPr>
          <w:rStyle w:val="None"/>
          <w:i/>
          <w:iCs/>
        </w:rPr>
      </w:pPr>
      <w:r>
        <w:rPr>
          <w:rStyle w:val="None"/>
          <w:rFonts w:ascii="Calibri" w:hAnsi="Calibri"/>
          <w:i/>
          <w:iCs/>
        </w:rPr>
        <w:t>Figure 6.1.3.3. MEDIAS acoustic survey index between-year consistency plot for GSA 17 East anchovy</w:t>
      </w:r>
      <w:r>
        <w:rPr>
          <w:rStyle w:val="None"/>
          <w:i/>
          <w:iCs/>
        </w:rPr>
        <w:t>.</w:t>
      </w:r>
    </w:p>
    <w:p w:rsidR="00F72176" w:rsidRDefault="00F72176" w14:paraId="2BF442AB" w14:textId="77777777">
      <w:pPr>
        <w:pStyle w:val="Textbody"/>
        <w:pBdr>
          <w:top w:val="none" w:color="auto" w:sz="0" w:space="0"/>
          <w:left w:val="none" w:color="auto" w:sz="0" w:space="0"/>
          <w:bottom w:val="none" w:color="auto" w:sz="0" w:space="0"/>
          <w:right w:val="none" w:color="auto" w:sz="0" w:space="0"/>
          <w:bar w:val="none" w:color="auto" w:sz="0"/>
        </w:pBdr>
      </w:pPr>
    </w:p>
    <w:p w:rsidR="00BC3515" w:rsidP="00424D1A" w:rsidRDefault="00BC3515" w14:paraId="2B2FCEB1" w14:textId="77777777">
      <w:pPr>
        <w:pStyle w:val="Titolo3"/>
        <w:pBdr>
          <w:top w:val="none" w:color="auto" w:sz="0" w:space="0"/>
          <w:left w:val="none" w:color="auto" w:sz="0" w:space="0"/>
          <w:bottom w:val="none" w:color="auto" w:sz="0" w:space="0"/>
          <w:right w:val="none" w:color="auto" w:sz="0" w:space="0"/>
          <w:bar w:val="none" w:color="auto" w:sz="0"/>
        </w:pBdr>
        <w:ind w:left="426"/>
        <w:rPr>
          <w:rStyle w:val="None"/>
          <w:rFonts w:cs="Arial Unicode MS"/>
          <w:b w:val="0"/>
          <w:bCs w:val="0"/>
          <w:sz w:val="24"/>
          <w:szCs w:val="24"/>
        </w:rPr>
      </w:pPr>
      <w:bookmarkStart w:name="_Toc26" w:id="30"/>
      <w:r>
        <w:rPr>
          <w:rStyle w:val="None"/>
          <w:rFonts w:ascii="Calibri" w:hAnsi="Calibri"/>
        </w:rPr>
        <w:t>6.1.4 Results</w:t>
      </w:r>
      <w:bookmarkEnd w:id="30"/>
    </w:p>
    <w:p w:rsidRPr="00424D1A" w:rsidR="00BC3515" w:rsidRDefault="00BC3515" w14:paraId="64191DB6"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eastAsia="Times New Roman" w:cs="Arial"/>
          <w:b/>
          <w:bCs/>
          <w:sz w:val="28"/>
          <w:szCs w:val="28"/>
        </w:rPr>
      </w:pPr>
      <w:r w:rsidRPr="00424D1A">
        <w:rPr>
          <w:rStyle w:val="None"/>
          <w:rFonts w:ascii="Calibri" w:hAnsi="Calibri"/>
        </w:rPr>
        <w:t>The average fishing mortality for ages 1-2 (presented in figure 6.1.4.1., middle) shows a constant increase from the beginning of the time series up to 2011, when reaches the value of 1.</w:t>
      </w:r>
      <w:r>
        <w:rPr>
          <w:rStyle w:val="None"/>
          <w:rFonts w:ascii="Calibri" w:hAnsi="Calibri"/>
        </w:rPr>
        <w:t>31</w:t>
      </w:r>
      <w:r w:rsidRPr="00424D1A">
        <w:rPr>
          <w:rStyle w:val="None"/>
          <w:rFonts w:ascii="Calibri" w:hAnsi="Calibri"/>
        </w:rPr>
        <w:t xml:space="preserve">. </w:t>
      </w:r>
      <w:r>
        <w:rPr>
          <w:rStyle w:val="None"/>
          <w:rFonts w:ascii="Calibri" w:hAnsi="Calibri"/>
        </w:rPr>
        <w:t>Afterwards a slight decrease to 2013 (F</w:t>
      </w:r>
      <w:r w:rsidRPr="00424D1A">
        <w:rPr>
          <w:rStyle w:val="None"/>
          <w:rFonts w:ascii="Calibri" w:hAnsi="Calibri"/>
          <w:vertAlign w:val="subscript"/>
        </w:rPr>
        <w:t xml:space="preserve">bar1-2 </w:t>
      </w:r>
      <w:r>
        <w:rPr>
          <w:rStyle w:val="None"/>
          <w:rFonts w:ascii="Calibri" w:hAnsi="Calibri"/>
        </w:rPr>
        <w:t xml:space="preserve">= 1.08), the fishing mortality increased again reaching the maximum value of 1.43 in 2016. </w:t>
      </w:r>
    </w:p>
    <w:p w:rsidRPr="00424D1A" w:rsidR="00BC3515" w:rsidRDefault="00BC3515" w14:paraId="3295BEE9"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sidRPr="00424D1A">
        <w:rPr>
          <w:rStyle w:val="None"/>
          <w:rFonts w:ascii="Calibri" w:hAnsi="Calibri"/>
        </w:rPr>
        <w:t xml:space="preserve">The spawning stock biomass (figure 6.1.4.1., top) fluctuates from the highest values in the late seventies (about </w:t>
      </w:r>
      <w:r>
        <w:rPr>
          <w:rStyle w:val="None"/>
          <w:rFonts w:ascii="Calibri" w:hAnsi="Calibri"/>
        </w:rPr>
        <w:t xml:space="preserve">284,930 </w:t>
      </w:r>
      <w:proofErr w:type="spellStart"/>
      <w:r w:rsidRPr="00424D1A">
        <w:rPr>
          <w:rStyle w:val="None"/>
          <w:rFonts w:ascii="Calibri" w:hAnsi="Calibri"/>
        </w:rPr>
        <w:t>tonnes</w:t>
      </w:r>
      <w:proofErr w:type="spellEnd"/>
      <w:r w:rsidRPr="00424D1A">
        <w:rPr>
          <w:rStyle w:val="None"/>
          <w:rFonts w:ascii="Calibri" w:hAnsi="Calibri"/>
        </w:rPr>
        <w:t xml:space="preserve">) to a first drop in the 1987 with a biomass of </w:t>
      </w:r>
      <w:r>
        <w:rPr>
          <w:rStyle w:val="None"/>
          <w:rFonts w:ascii="Calibri" w:hAnsi="Calibri"/>
        </w:rPr>
        <w:t xml:space="preserve">43,391 </w:t>
      </w:r>
      <w:proofErr w:type="spellStart"/>
      <w:r w:rsidRPr="00424D1A">
        <w:rPr>
          <w:rStyle w:val="None"/>
          <w:rFonts w:ascii="Calibri" w:hAnsi="Calibri"/>
        </w:rPr>
        <w:t>tonnes</w:t>
      </w:r>
      <w:proofErr w:type="spellEnd"/>
      <w:r w:rsidRPr="00424D1A">
        <w:rPr>
          <w:rStyle w:val="None"/>
          <w:rFonts w:ascii="Calibri" w:hAnsi="Calibri"/>
        </w:rPr>
        <w:t xml:space="preserve">. After that the stock recovers and peaks again in 2005 with a biomass of </w:t>
      </w:r>
      <w:r>
        <w:rPr>
          <w:rStyle w:val="None"/>
          <w:rFonts w:ascii="Calibri" w:hAnsi="Calibri"/>
        </w:rPr>
        <w:t xml:space="preserve">194,269 </w:t>
      </w:r>
      <w:proofErr w:type="spellStart"/>
      <w:r w:rsidRPr="00424D1A">
        <w:rPr>
          <w:rStyle w:val="None"/>
          <w:rFonts w:ascii="Calibri" w:hAnsi="Calibri"/>
        </w:rPr>
        <w:t>tonnes</w:t>
      </w:r>
      <w:proofErr w:type="spellEnd"/>
      <w:r w:rsidRPr="00424D1A">
        <w:rPr>
          <w:rStyle w:val="None"/>
          <w:rFonts w:ascii="Calibri" w:hAnsi="Calibri"/>
        </w:rPr>
        <w:t>. From then on, it shows a descending trend. The estimates for 201</w:t>
      </w:r>
      <w:r>
        <w:rPr>
          <w:rStyle w:val="None"/>
          <w:rFonts w:ascii="Calibri" w:hAnsi="Calibri"/>
        </w:rPr>
        <w:t>5</w:t>
      </w:r>
      <w:r w:rsidRPr="00424D1A">
        <w:rPr>
          <w:rStyle w:val="None"/>
          <w:rFonts w:ascii="Calibri" w:hAnsi="Calibri"/>
        </w:rPr>
        <w:t xml:space="preserve"> and 201</w:t>
      </w:r>
      <w:r>
        <w:rPr>
          <w:rStyle w:val="None"/>
          <w:rFonts w:ascii="Calibri" w:hAnsi="Calibri"/>
        </w:rPr>
        <w:t>6</w:t>
      </w:r>
      <w:r w:rsidRPr="00424D1A">
        <w:rPr>
          <w:rStyle w:val="None"/>
          <w:rFonts w:ascii="Calibri" w:hAnsi="Calibri"/>
        </w:rPr>
        <w:t xml:space="preserve"> are respectively 78</w:t>
      </w:r>
      <w:r>
        <w:rPr>
          <w:rStyle w:val="None"/>
          <w:rFonts w:ascii="Calibri" w:hAnsi="Calibri"/>
        </w:rPr>
        <w:t>,</w:t>
      </w:r>
      <w:r w:rsidRPr="00424D1A">
        <w:rPr>
          <w:rStyle w:val="None"/>
          <w:rFonts w:ascii="Calibri" w:hAnsi="Calibri"/>
        </w:rPr>
        <w:t>433t and 57</w:t>
      </w:r>
      <w:r>
        <w:rPr>
          <w:rStyle w:val="None"/>
          <w:rFonts w:ascii="Calibri" w:hAnsi="Calibri"/>
        </w:rPr>
        <w:t>,</w:t>
      </w:r>
      <w:r w:rsidRPr="00424D1A">
        <w:rPr>
          <w:rStyle w:val="None"/>
          <w:rFonts w:ascii="Calibri" w:hAnsi="Calibri"/>
        </w:rPr>
        <w:t>469t.</w:t>
      </w:r>
    </w:p>
    <w:p w:rsidR="00BC3515" w:rsidRDefault="00BC3515" w14:paraId="35C9CAC9"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Pr>
      </w:pPr>
      <w:r w:rsidRPr="00424D1A">
        <w:rPr>
          <w:rStyle w:val="None"/>
          <w:rFonts w:ascii="Calibri" w:hAnsi="Calibri"/>
        </w:rPr>
        <w:t>The recruitment (age 0 – figure 6.1.4.1., bottom) follows the trend of the SSB, showing however less fluctuations. After a big peak in the seventies (</w:t>
      </w:r>
      <w:r>
        <w:rPr>
          <w:rStyle w:val="None"/>
          <w:rFonts w:ascii="Calibri" w:hAnsi="Calibri"/>
        </w:rPr>
        <w:t xml:space="preserve">202,044 </w:t>
      </w:r>
      <w:r w:rsidRPr="00424D1A">
        <w:rPr>
          <w:rStyle w:val="None"/>
          <w:rFonts w:ascii="Calibri" w:hAnsi="Calibri"/>
        </w:rPr>
        <w:t>thousands) and a drop in the late eighties (</w:t>
      </w:r>
      <w:r>
        <w:rPr>
          <w:rStyle w:val="None"/>
          <w:rFonts w:ascii="Calibri" w:hAnsi="Calibri"/>
        </w:rPr>
        <w:t xml:space="preserve">19,915 </w:t>
      </w:r>
      <w:r w:rsidRPr="00424D1A">
        <w:rPr>
          <w:rStyle w:val="None"/>
          <w:rFonts w:ascii="Calibri" w:hAnsi="Calibri"/>
        </w:rPr>
        <w:t>thousands), the recruitment shows a more or less constant increase reaching higher values between 2004 and 2009 (average ~</w:t>
      </w:r>
      <w:r w:rsidRPr="00424D1A">
        <w:rPr>
          <w:rStyle w:val="None"/>
          <w:rFonts w:ascii="Verdana" w:hAnsi="Verdana"/>
        </w:rPr>
        <w:t xml:space="preserve"> </w:t>
      </w:r>
      <w:r w:rsidRPr="00A21370">
        <w:rPr>
          <w:rStyle w:val="None"/>
          <w:rFonts w:ascii="Calibri" w:hAnsi="Calibri"/>
        </w:rPr>
        <w:t>108</w:t>
      </w:r>
      <w:r>
        <w:rPr>
          <w:rStyle w:val="None"/>
          <w:rFonts w:ascii="Calibri" w:hAnsi="Calibri"/>
        </w:rPr>
        <w:t>,</w:t>
      </w:r>
      <w:r w:rsidRPr="00A21370">
        <w:rPr>
          <w:rStyle w:val="None"/>
          <w:rFonts w:ascii="Calibri" w:hAnsi="Calibri"/>
        </w:rPr>
        <w:t>455</w:t>
      </w:r>
      <w:r>
        <w:rPr>
          <w:rStyle w:val="None"/>
          <w:rFonts w:ascii="Calibri" w:hAnsi="Calibri"/>
        </w:rPr>
        <w:t xml:space="preserve"> </w:t>
      </w:r>
      <w:r w:rsidRPr="00424D1A">
        <w:rPr>
          <w:rStyle w:val="None"/>
          <w:rFonts w:ascii="Calibri" w:hAnsi="Calibri"/>
        </w:rPr>
        <w:t>thousands). It shows a mild but constant decrease afterwards. The current value (201</w:t>
      </w:r>
      <w:r>
        <w:rPr>
          <w:rStyle w:val="None"/>
          <w:rFonts w:ascii="Calibri" w:hAnsi="Calibri"/>
        </w:rPr>
        <w:t>6</w:t>
      </w:r>
      <w:r w:rsidRPr="00424D1A">
        <w:rPr>
          <w:rStyle w:val="None"/>
          <w:rFonts w:ascii="Calibri" w:hAnsi="Calibri"/>
        </w:rPr>
        <w:t xml:space="preserve">) is </w:t>
      </w:r>
      <w:r w:rsidRPr="00A21370">
        <w:rPr>
          <w:rStyle w:val="None"/>
          <w:rFonts w:ascii="Calibri" w:hAnsi="Calibri"/>
        </w:rPr>
        <w:t>45</w:t>
      </w:r>
      <w:r>
        <w:rPr>
          <w:rStyle w:val="None"/>
          <w:rFonts w:ascii="Calibri" w:hAnsi="Calibri"/>
        </w:rPr>
        <w:t>,</w:t>
      </w:r>
      <w:r w:rsidRPr="00A21370">
        <w:rPr>
          <w:rStyle w:val="None"/>
          <w:rFonts w:ascii="Calibri" w:hAnsi="Calibri"/>
        </w:rPr>
        <w:t>764</w:t>
      </w:r>
      <w:r>
        <w:rPr>
          <w:rStyle w:val="None"/>
          <w:rFonts w:ascii="Calibri" w:hAnsi="Calibri"/>
        </w:rPr>
        <w:t xml:space="preserve"> </w:t>
      </w:r>
      <w:r w:rsidRPr="00424D1A">
        <w:rPr>
          <w:rStyle w:val="None"/>
          <w:rFonts w:ascii="Calibri" w:hAnsi="Calibri"/>
        </w:rPr>
        <w:t>thousands.</w:t>
      </w:r>
      <w:r>
        <w:rPr>
          <w:rStyle w:val="None"/>
          <w:rFonts w:ascii="Calibri" w:hAnsi="Calibri"/>
        </w:rPr>
        <w:t xml:space="preserve"> </w:t>
      </w:r>
    </w:p>
    <w:p w:rsidR="00BC3515" w:rsidRDefault="00BC3515" w14:paraId="19754834"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RDefault="00BC3515" w14:paraId="435FBBCC" w14:textId="77777777">
      <w:pPr>
        <w:pStyle w:val="Titolo3"/>
        <w:pBdr>
          <w:top w:val="none" w:color="auto" w:sz="0" w:space="0"/>
          <w:left w:val="none" w:color="auto" w:sz="0" w:space="0"/>
          <w:bottom w:val="none" w:color="auto" w:sz="0" w:space="0"/>
          <w:right w:val="none" w:color="auto" w:sz="0" w:space="0"/>
          <w:bar w:val="none" w:color="auto" w:sz="0"/>
        </w:pBdr>
        <w:rPr>
          <w:rStyle w:val="None"/>
          <w:rFonts w:ascii="Calibri" w:hAnsi="Calibri"/>
          <w:b w:val="0"/>
          <w:bCs w:val="0"/>
          <w:i/>
          <w:iCs/>
          <w:sz w:val="24"/>
          <w:szCs w:val="24"/>
        </w:rPr>
      </w:pPr>
      <w:bookmarkStart w:name="_Toc27" w:id="31"/>
      <w:r>
        <w:rPr>
          <w:rStyle w:val="None"/>
          <w:rFonts w:ascii="Calibri" w:hAnsi="Calibri"/>
          <w:b w:val="0"/>
          <w:bCs w:val="0"/>
          <w:i/>
          <w:iCs/>
          <w:sz w:val="24"/>
          <w:szCs w:val="24"/>
        </w:rPr>
        <w:t>Table 6.1.4. Results of the final FLSAM assessment of anchovy in GSA17-18.</w:t>
      </w:r>
      <w:bookmarkEnd w:id="31"/>
    </w:p>
    <w:tbl>
      <w:tblPr>
        <w:tblW w:w="9632" w:type="dxa"/>
        <w:tblCellMar>
          <w:left w:w="70" w:type="dxa"/>
          <w:right w:w="70" w:type="dxa"/>
        </w:tblCellMar>
        <w:tblLook w:val="00A0" w:firstRow="1" w:lastRow="0" w:firstColumn="1" w:lastColumn="0" w:noHBand="0" w:noVBand="0"/>
      </w:tblPr>
      <w:tblGrid>
        <w:gridCol w:w="622"/>
        <w:gridCol w:w="1305"/>
        <w:gridCol w:w="1279"/>
        <w:gridCol w:w="1306"/>
        <w:gridCol w:w="1063"/>
        <w:gridCol w:w="1062"/>
        <w:gridCol w:w="1128"/>
        <w:gridCol w:w="722"/>
        <w:gridCol w:w="160"/>
        <w:gridCol w:w="985"/>
      </w:tblGrid>
      <w:tr w:rsidRPr="00932C28" w:rsidR="00BC3515" w:rsidTr="00497212" w14:paraId="668C9DF8" w14:textId="77777777">
        <w:trPr>
          <w:trHeight w:val="300"/>
        </w:trPr>
        <w:tc>
          <w:tcPr>
            <w:tcW w:w="622" w:type="dxa"/>
            <w:tcBorders>
              <w:top w:val="nil"/>
              <w:left w:val="nil"/>
              <w:bottom w:val="nil"/>
              <w:right w:val="nil"/>
            </w:tcBorders>
            <w:noWrap/>
            <w:vAlign w:val="bottom"/>
          </w:tcPr>
          <w:p w:rsidRPr="00497212" w:rsidR="00BC3515" w:rsidP="00497212" w:rsidRDefault="00BC3515" w14:paraId="4AB450D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Year</w:t>
            </w:r>
          </w:p>
        </w:tc>
        <w:tc>
          <w:tcPr>
            <w:tcW w:w="1305" w:type="dxa"/>
            <w:tcBorders>
              <w:top w:val="nil"/>
              <w:left w:val="nil"/>
              <w:bottom w:val="nil"/>
              <w:right w:val="nil"/>
            </w:tcBorders>
            <w:noWrap/>
            <w:vAlign w:val="bottom"/>
          </w:tcPr>
          <w:p w:rsidRPr="00497212" w:rsidR="00BC3515" w:rsidP="00497212" w:rsidRDefault="00BC3515" w14:paraId="028DDF6A"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Recruits Age 0 (Thousands) Mean</w:t>
            </w:r>
          </w:p>
        </w:tc>
        <w:tc>
          <w:tcPr>
            <w:tcW w:w="1279" w:type="dxa"/>
            <w:tcBorders>
              <w:top w:val="nil"/>
              <w:left w:val="nil"/>
              <w:bottom w:val="nil"/>
              <w:right w:val="nil"/>
            </w:tcBorders>
            <w:noWrap/>
            <w:vAlign w:val="bottom"/>
          </w:tcPr>
          <w:p w:rsidRPr="00497212" w:rsidR="00BC3515" w:rsidP="00497212" w:rsidRDefault="00BC3515" w14:paraId="17C0856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Recruits Age 0 (Thousands) Low</w:t>
            </w:r>
          </w:p>
        </w:tc>
        <w:tc>
          <w:tcPr>
            <w:tcW w:w="1306" w:type="dxa"/>
            <w:tcBorders>
              <w:top w:val="nil"/>
              <w:left w:val="nil"/>
              <w:bottom w:val="nil"/>
              <w:right w:val="nil"/>
            </w:tcBorders>
            <w:noWrap/>
            <w:vAlign w:val="bottom"/>
          </w:tcPr>
          <w:p w:rsidRPr="00497212" w:rsidR="00BC3515" w:rsidP="00497212" w:rsidRDefault="00BC3515" w14:paraId="4FCB8EF9"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Recruits Age 0 (Thousands) High</w:t>
            </w:r>
          </w:p>
        </w:tc>
        <w:tc>
          <w:tcPr>
            <w:tcW w:w="1063" w:type="dxa"/>
            <w:tcBorders>
              <w:top w:val="nil"/>
              <w:left w:val="nil"/>
              <w:bottom w:val="nil"/>
              <w:right w:val="nil"/>
            </w:tcBorders>
            <w:noWrap/>
            <w:vAlign w:val="bottom"/>
          </w:tcPr>
          <w:p w:rsidRPr="00497212" w:rsidR="00BC3515" w:rsidP="00497212" w:rsidRDefault="00BC3515" w14:paraId="4F38D846"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Total biomass (tonnes) Mean</w:t>
            </w:r>
          </w:p>
        </w:tc>
        <w:tc>
          <w:tcPr>
            <w:tcW w:w="1062" w:type="dxa"/>
            <w:tcBorders>
              <w:top w:val="nil"/>
              <w:left w:val="nil"/>
              <w:bottom w:val="nil"/>
              <w:right w:val="nil"/>
            </w:tcBorders>
            <w:noWrap/>
            <w:vAlign w:val="bottom"/>
          </w:tcPr>
          <w:p w:rsidRPr="00497212" w:rsidR="00BC3515" w:rsidP="00497212" w:rsidRDefault="00BC3515" w14:paraId="52CDCBE5"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Total biomass (tonnes) Low</w:t>
            </w:r>
          </w:p>
        </w:tc>
        <w:tc>
          <w:tcPr>
            <w:tcW w:w="2995" w:type="dxa"/>
            <w:gridSpan w:val="4"/>
            <w:tcBorders>
              <w:top w:val="nil"/>
              <w:left w:val="nil"/>
              <w:bottom w:val="nil"/>
              <w:right w:val="nil"/>
            </w:tcBorders>
            <w:noWrap/>
            <w:vAlign w:val="bottom"/>
          </w:tcPr>
          <w:p w:rsidRPr="00497212" w:rsidR="00BC3515" w:rsidP="00497212" w:rsidRDefault="00BC3515" w14:paraId="3C14018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Total biomass (tonnes) High</w:t>
            </w:r>
          </w:p>
        </w:tc>
      </w:tr>
      <w:tr w:rsidRPr="00932C28" w:rsidR="00BC3515" w:rsidTr="00497212" w14:paraId="2FF22A61" w14:textId="77777777">
        <w:trPr>
          <w:trHeight w:val="300"/>
        </w:trPr>
        <w:tc>
          <w:tcPr>
            <w:tcW w:w="622" w:type="dxa"/>
            <w:tcBorders>
              <w:top w:val="nil"/>
              <w:left w:val="nil"/>
              <w:bottom w:val="nil"/>
              <w:right w:val="nil"/>
            </w:tcBorders>
            <w:noWrap/>
            <w:vAlign w:val="bottom"/>
          </w:tcPr>
          <w:p w:rsidRPr="00497212" w:rsidR="00BC3515" w:rsidP="00497212" w:rsidRDefault="00BC3515" w14:paraId="3B9516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1975</w:t>
            </w:r>
          </w:p>
        </w:tc>
        <w:tc>
          <w:tcPr>
            <w:tcW w:w="1305" w:type="dxa"/>
            <w:tcBorders>
              <w:top w:val="nil"/>
              <w:left w:val="nil"/>
              <w:bottom w:val="nil"/>
              <w:right w:val="nil"/>
            </w:tcBorders>
            <w:noWrap/>
            <w:vAlign w:val="bottom"/>
          </w:tcPr>
          <w:p w:rsidRPr="00497212" w:rsidR="00BC3515" w:rsidP="00497212" w:rsidRDefault="00BC3515" w14:paraId="61996D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1.5E+08</w:t>
            </w:r>
          </w:p>
        </w:tc>
        <w:tc>
          <w:tcPr>
            <w:tcW w:w="1279" w:type="dxa"/>
            <w:tcBorders>
              <w:top w:val="nil"/>
              <w:left w:val="nil"/>
              <w:bottom w:val="nil"/>
              <w:right w:val="nil"/>
            </w:tcBorders>
            <w:noWrap/>
            <w:vAlign w:val="bottom"/>
          </w:tcPr>
          <w:p w:rsidRPr="00497212" w:rsidR="00BC3515" w:rsidP="00497212" w:rsidRDefault="00BC3515" w14:paraId="5607C1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97029693</w:t>
            </w:r>
          </w:p>
        </w:tc>
        <w:tc>
          <w:tcPr>
            <w:tcW w:w="1306" w:type="dxa"/>
            <w:tcBorders>
              <w:top w:val="nil"/>
              <w:left w:val="nil"/>
              <w:bottom w:val="nil"/>
              <w:right w:val="nil"/>
            </w:tcBorders>
            <w:noWrap/>
            <w:vAlign w:val="bottom"/>
          </w:tcPr>
          <w:p w:rsidRPr="00497212" w:rsidR="00BC3515" w:rsidP="00497212" w:rsidRDefault="00BC3515" w14:paraId="02878F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2.32E+08</w:t>
            </w:r>
          </w:p>
        </w:tc>
        <w:tc>
          <w:tcPr>
            <w:tcW w:w="1063" w:type="dxa"/>
            <w:tcBorders>
              <w:top w:val="nil"/>
              <w:left w:val="nil"/>
              <w:bottom w:val="nil"/>
              <w:right w:val="nil"/>
            </w:tcBorders>
            <w:noWrap/>
            <w:vAlign w:val="bottom"/>
          </w:tcPr>
          <w:p w:rsidRPr="00497212" w:rsidR="00BC3515" w:rsidP="00497212" w:rsidRDefault="00BC3515" w14:paraId="2587138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750879.2</w:t>
            </w:r>
          </w:p>
        </w:tc>
        <w:tc>
          <w:tcPr>
            <w:tcW w:w="1062" w:type="dxa"/>
            <w:tcBorders>
              <w:top w:val="nil"/>
              <w:left w:val="nil"/>
              <w:bottom w:val="nil"/>
              <w:right w:val="nil"/>
            </w:tcBorders>
            <w:noWrap/>
            <w:vAlign w:val="bottom"/>
          </w:tcPr>
          <w:p w:rsidRPr="00497212" w:rsidR="00BC3515" w:rsidP="00497212" w:rsidRDefault="00BC3515" w14:paraId="4A04F1E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510994.9</w:t>
            </w:r>
          </w:p>
        </w:tc>
        <w:tc>
          <w:tcPr>
            <w:tcW w:w="1128" w:type="dxa"/>
            <w:tcBorders>
              <w:top w:val="nil"/>
              <w:left w:val="nil"/>
              <w:bottom w:val="nil"/>
              <w:right w:val="nil"/>
            </w:tcBorders>
            <w:noWrap/>
            <w:vAlign w:val="bottom"/>
          </w:tcPr>
          <w:p w:rsidRPr="00497212" w:rsidR="00BC3515" w:rsidP="00497212" w:rsidRDefault="00BC3515" w14:paraId="3AC1A6F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1103376</w:t>
            </w:r>
          </w:p>
        </w:tc>
        <w:tc>
          <w:tcPr>
            <w:tcW w:w="722" w:type="dxa"/>
            <w:tcBorders>
              <w:top w:val="nil"/>
              <w:left w:val="nil"/>
              <w:bottom w:val="nil"/>
              <w:right w:val="nil"/>
            </w:tcBorders>
            <w:noWrap/>
            <w:vAlign w:val="bottom"/>
          </w:tcPr>
          <w:p w:rsidRPr="00497212" w:rsidR="00BC3515" w:rsidP="00497212" w:rsidRDefault="00BC3515" w14:paraId="322FA0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6820087A"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7D665BC" w14:textId="77777777">
        <w:trPr>
          <w:trHeight w:val="300"/>
        </w:trPr>
        <w:tc>
          <w:tcPr>
            <w:tcW w:w="622" w:type="dxa"/>
            <w:tcBorders>
              <w:top w:val="nil"/>
              <w:left w:val="nil"/>
              <w:bottom w:val="nil"/>
              <w:right w:val="nil"/>
            </w:tcBorders>
            <w:noWrap/>
            <w:vAlign w:val="bottom"/>
          </w:tcPr>
          <w:p w:rsidRPr="00497212" w:rsidR="00BC3515" w:rsidP="00497212" w:rsidRDefault="00BC3515" w14:paraId="7850A0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1976</w:t>
            </w:r>
          </w:p>
        </w:tc>
        <w:tc>
          <w:tcPr>
            <w:tcW w:w="1305" w:type="dxa"/>
            <w:tcBorders>
              <w:top w:val="nil"/>
              <w:left w:val="nil"/>
              <w:bottom w:val="nil"/>
              <w:right w:val="nil"/>
            </w:tcBorders>
            <w:noWrap/>
            <w:vAlign w:val="bottom"/>
          </w:tcPr>
          <w:p w:rsidRPr="00497212" w:rsidR="00BC3515" w:rsidP="00497212" w:rsidRDefault="00BC3515" w14:paraId="483BA9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1.81E+08</w:t>
            </w:r>
          </w:p>
        </w:tc>
        <w:tc>
          <w:tcPr>
            <w:tcW w:w="1279" w:type="dxa"/>
            <w:tcBorders>
              <w:top w:val="nil"/>
              <w:left w:val="nil"/>
              <w:bottom w:val="nil"/>
              <w:right w:val="nil"/>
            </w:tcBorders>
            <w:noWrap/>
            <w:vAlign w:val="bottom"/>
          </w:tcPr>
          <w:p w:rsidRPr="00497212" w:rsidR="00BC3515" w:rsidP="00497212" w:rsidRDefault="00BC3515" w14:paraId="33D12D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1.21E+08</w:t>
            </w:r>
          </w:p>
        </w:tc>
        <w:tc>
          <w:tcPr>
            <w:tcW w:w="1306" w:type="dxa"/>
            <w:tcBorders>
              <w:top w:val="nil"/>
              <w:left w:val="nil"/>
              <w:bottom w:val="nil"/>
              <w:right w:val="nil"/>
            </w:tcBorders>
            <w:noWrap/>
            <w:vAlign w:val="bottom"/>
          </w:tcPr>
          <w:p w:rsidRPr="00497212" w:rsidR="00BC3515" w:rsidP="00497212" w:rsidRDefault="00BC3515" w14:paraId="7AD1B9B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2.72E+08</w:t>
            </w:r>
          </w:p>
        </w:tc>
        <w:tc>
          <w:tcPr>
            <w:tcW w:w="1063" w:type="dxa"/>
            <w:tcBorders>
              <w:top w:val="nil"/>
              <w:left w:val="nil"/>
              <w:bottom w:val="nil"/>
              <w:right w:val="nil"/>
            </w:tcBorders>
            <w:noWrap/>
            <w:vAlign w:val="bottom"/>
          </w:tcPr>
          <w:p w:rsidRPr="00497212" w:rsidR="00BC3515" w:rsidP="00497212" w:rsidRDefault="00BC3515" w14:paraId="5ACE449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1128049</w:t>
            </w:r>
          </w:p>
        </w:tc>
        <w:tc>
          <w:tcPr>
            <w:tcW w:w="1062" w:type="dxa"/>
            <w:tcBorders>
              <w:top w:val="nil"/>
              <w:left w:val="nil"/>
              <w:bottom w:val="nil"/>
              <w:right w:val="nil"/>
            </w:tcBorders>
            <w:noWrap/>
            <w:vAlign w:val="bottom"/>
          </w:tcPr>
          <w:p w:rsidRPr="00497212" w:rsidR="00BC3515" w:rsidP="00497212" w:rsidRDefault="00BC3515" w14:paraId="362B68F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772923.7</w:t>
            </w:r>
          </w:p>
        </w:tc>
        <w:tc>
          <w:tcPr>
            <w:tcW w:w="1128" w:type="dxa"/>
            <w:tcBorders>
              <w:top w:val="nil"/>
              <w:left w:val="nil"/>
              <w:bottom w:val="nil"/>
              <w:right w:val="nil"/>
            </w:tcBorders>
            <w:noWrap/>
            <w:vAlign w:val="bottom"/>
          </w:tcPr>
          <w:p w:rsidRPr="00497212" w:rsidR="00BC3515" w:rsidP="00497212" w:rsidRDefault="00BC3515" w14:paraId="3A65D5F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1646339</w:t>
            </w:r>
          </w:p>
        </w:tc>
        <w:tc>
          <w:tcPr>
            <w:tcW w:w="722" w:type="dxa"/>
            <w:tcBorders>
              <w:top w:val="nil"/>
              <w:left w:val="nil"/>
              <w:bottom w:val="nil"/>
              <w:right w:val="nil"/>
            </w:tcBorders>
            <w:noWrap/>
            <w:vAlign w:val="bottom"/>
          </w:tcPr>
          <w:p w:rsidRPr="00497212" w:rsidR="00BC3515" w:rsidP="00497212" w:rsidRDefault="00BC3515" w14:paraId="6FCD6A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66B277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7E8E5D2" w14:textId="77777777">
        <w:trPr>
          <w:trHeight w:val="300"/>
        </w:trPr>
        <w:tc>
          <w:tcPr>
            <w:tcW w:w="622" w:type="dxa"/>
            <w:tcBorders>
              <w:top w:val="nil"/>
              <w:left w:val="nil"/>
              <w:bottom w:val="nil"/>
              <w:right w:val="nil"/>
            </w:tcBorders>
            <w:noWrap/>
            <w:vAlign w:val="bottom"/>
          </w:tcPr>
          <w:p w:rsidRPr="00497212" w:rsidR="00BC3515" w:rsidP="00497212" w:rsidRDefault="00BC3515" w14:paraId="0709C5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1977</w:t>
            </w:r>
          </w:p>
        </w:tc>
        <w:tc>
          <w:tcPr>
            <w:tcW w:w="1305" w:type="dxa"/>
            <w:tcBorders>
              <w:top w:val="nil"/>
              <w:left w:val="nil"/>
              <w:bottom w:val="nil"/>
              <w:right w:val="nil"/>
            </w:tcBorders>
            <w:noWrap/>
            <w:vAlign w:val="bottom"/>
          </w:tcPr>
          <w:p w:rsidRPr="00497212" w:rsidR="00BC3515" w:rsidP="00497212" w:rsidRDefault="00BC3515" w14:paraId="1CDD13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2.02E+08</w:t>
            </w:r>
          </w:p>
        </w:tc>
        <w:tc>
          <w:tcPr>
            <w:tcW w:w="1279" w:type="dxa"/>
            <w:tcBorders>
              <w:top w:val="nil"/>
              <w:left w:val="nil"/>
              <w:bottom w:val="nil"/>
              <w:right w:val="nil"/>
            </w:tcBorders>
            <w:noWrap/>
            <w:vAlign w:val="bottom"/>
          </w:tcPr>
          <w:p w:rsidRPr="00497212" w:rsidR="00BC3515" w:rsidP="00497212" w:rsidRDefault="00BC3515" w14:paraId="683687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1.36E+08</w:t>
            </w:r>
          </w:p>
        </w:tc>
        <w:tc>
          <w:tcPr>
            <w:tcW w:w="1306" w:type="dxa"/>
            <w:tcBorders>
              <w:top w:val="nil"/>
              <w:left w:val="nil"/>
              <w:bottom w:val="nil"/>
              <w:right w:val="nil"/>
            </w:tcBorders>
            <w:noWrap/>
            <w:vAlign w:val="bottom"/>
          </w:tcPr>
          <w:p w:rsidRPr="00497212" w:rsidR="00BC3515" w:rsidP="00497212" w:rsidRDefault="00BC3515" w14:paraId="0F08BD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3E+08</w:t>
            </w:r>
          </w:p>
        </w:tc>
        <w:tc>
          <w:tcPr>
            <w:tcW w:w="1063" w:type="dxa"/>
            <w:tcBorders>
              <w:top w:val="nil"/>
              <w:left w:val="nil"/>
              <w:bottom w:val="nil"/>
              <w:right w:val="nil"/>
            </w:tcBorders>
            <w:noWrap/>
            <w:vAlign w:val="bottom"/>
          </w:tcPr>
          <w:p w:rsidRPr="00497212" w:rsidR="00BC3515" w:rsidP="00497212" w:rsidRDefault="00BC3515" w14:paraId="5D4F39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1150837</w:t>
            </w:r>
          </w:p>
        </w:tc>
        <w:tc>
          <w:tcPr>
            <w:tcW w:w="1062" w:type="dxa"/>
            <w:tcBorders>
              <w:top w:val="nil"/>
              <w:left w:val="nil"/>
              <w:bottom w:val="nil"/>
              <w:right w:val="nil"/>
            </w:tcBorders>
            <w:noWrap/>
            <w:vAlign w:val="bottom"/>
          </w:tcPr>
          <w:p w:rsidRPr="00497212" w:rsidR="00BC3515" w:rsidP="00497212" w:rsidRDefault="00BC3515" w14:paraId="435513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797709.4</w:t>
            </w:r>
          </w:p>
        </w:tc>
        <w:tc>
          <w:tcPr>
            <w:tcW w:w="1128" w:type="dxa"/>
            <w:tcBorders>
              <w:top w:val="nil"/>
              <w:left w:val="nil"/>
              <w:bottom w:val="nil"/>
              <w:right w:val="nil"/>
            </w:tcBorders>
            <w:noWrap/>
            <w:vAlign w:val="bottom"/>
          </w:tcPr>
          <w:p w:rsidRPr="00497212" w:rsidR="00BC3515" w:rsidP="00497212" w:rsidRDefault="00BC3515" w14:paraId="31E9B7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1660286</w:t>
            </w:r>
          </w:p>
        </w:tc>
        <w:tc>
          <w:tcPr>
            <w:tcW w:w="722" w:type="dxa"/>
            <w:tcBorders>
              <w:top w:val="nil"/>
              <w:left w:val="nil"/>
              <w:bottom w:val="nil"/>
              <w:right w:val="nil"/>
            </w:tcBorders>
            <w:noWrap/>
            <w:vAlign w:val="bottom"/>
          </w:tcPr>
          <w:p w:rsidRPr="00497212" w:rsidR="00BC3515" w:rsidP="00497212" w:rsidRDefault="00BC3515" w14:paraId="6E3350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1B355A1"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A2D2EED" w14:textId="77777777">
        <w:trPr>
          <w:trHeight w:val="300"/>
        </w:trPr>
        <w:tc>
          <w:tcPr>
            <w:tcW w:w="622" w:type="dxa"/>
            <w:tcBorders>
              <w:top w:val="nil"/>
              <w:left w:val="nil"/>
              <w:bottom w:val="nil"/>
              <w:right w:val="nil"/>
            </w:tcBorders>
            <w:noWrap/>
            <w:vAlign w:val="bottom"/>
          </w:tcPr>
          <w:p w:rsidRPr="00497212" w:rsidR="00BC3515" w:rsidP="00497212" w:rsidRDefault="00BC3515" w14:paraId="5CC5651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1978</w:t>
            </w:r>
          </w:p>
        </w:tc>
        <w:tc>
          <w:tcPr>
            <w:tcW w:w="1305" w:type="dxa"/>
            <w:tcBorders>
              <w:top w:val="nil"/>
              <w:left w:val="nil"/>
              <w:bottom w:val="nil"/>
              <w:right w:val="nil"/>
            </w:tcBorders>
            <w:noWrap/>
            <w:vAlign w:val="bottom"/>
          </w:tcPr>
          <w:p w:rsidRPr="00497212" w:rsidR="00BC3515" w:rsidP="00497212" w:rsidRDefault="00BC3515" w14:paraId="1BC3AE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1.89E+08</w:t>
            </w:r>
          </w:p>
        </w:tc>
        <w:tc>
          <w:tcPr>
            <w:tcW w:w="1279" w:type="dxa"/>
            <w:tcBorders>
              <w:top w:val="nil"/>
              <w:left w:val="nil"/>
              <w:bottom w:val="nil"/>
              <w:right w:val="nil"/>
            </w:tcBorders>
            <w:noWrap/>
            <w:vAlign w:val="bottom"/>
          </w:tcPr>
          <w:p w:rsidRPr="00497212" w:rsidR="00BC3515" w:rsidP="00497212" w:rsidRDefault="00BC3515" w14:paraId="3D0B00A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1.29E+08</w:t>
            </w:r>
          </w:p>
        </w:tc>
        <w:tc>
          <w:tcPr>
            <w:tcW w:w="1306" w:type="dxa"/>
            <w:tcBorders>
              <w:top w:val="nil"/>
              <w:left w:val="nil"/>
              <w:bottom w:val="nil"/>
              <w:right w:val="nil"/>
            </w:tcBorders>
            <w:noWrap/>
            <w:vAlign w:val="bottom"/>
          </w:tcPr>
          <w:p w:rsidRPr="00497212" w:rsidR="00BC3515" w:rsidP="00497212" w:rsidRDefault="00BC3515" w14:paraId="6A23F1E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2.77E+08</w:t>
            </w:r>
          </w:p>
        </w:tc>
        <w:tc>
          <w:tcPr>
            <w:tcW w:w="1063" w:type="dxa"/>
            <w:tcBorders>
              <w:top w:val="nil"/>
              <w:left w:val="nil"/>
              <w:bottom w:val="nil"/>
              <w:right w:val="nil"/>
            </w:tcBorders>
            <w:noWrap/>
            <w:vAlign w:val="bottom"/>
          </w:tcPr>
          <w:p w:rsidRPr="00497212" w:rsidR="00BC3515" w:rsidP="00497212" w:rsidRDefault="00BC3515" w14:paraId="000548A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1129177</w:t>
            </w:r>
          </w:p>
        </w:tc>
        <w:tc>
          <w:tcPr>
            <w:tcW w:w="1062" w:type="dxa"/>
            <w:tcBorders>
              <w:top w:val="nil"/>
              <w:left w:val="nil"/>
              <w:bottom w:val="nil"/>
              <w:right w:val="nil"/>
            </w:tcBorders>
            <w:noWrap/>
            <w:vAlign w:val="bottom"/>
          </w:tcPr>
          <w:p w:rsidRPr="00497212" w:rsidR="00BC3515" w:rsidP="00497212" w:rsidRDefault="00BC3515" w14:paraId="65C1C9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801150.4</w:t>
            </w:r>
          </w:p>
        </w:tc>
        <w:tc>
          <w:tcPr>
            <w:tcW w:w="1128" w:type="dxa"/>
            <w:tcBorders>
              <w:top w:val="nil"/>
              <w:left w:val="nil"/>
              <w:bottom w:val="nil"/>
              <w:right w:val="nil"/>
            </w:tcBorders>
            <w:noWrap/>
            <w:vAlign w:val="bottom"/>
          </w:tcPr>
          <w:p w:rsidRPr="00497212" w:rsidR="00BC3515" w:rsidP="00497212" w:rsidRDefault="00BC3515" w14:paraId="564BA8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1591513</w:t>
            </w:r>
          </w:p>
        </w:tc>
        <w:tc>
          <w:tcPr>
            <w:tcW w:w="722" w:type="dxa"/>
            <w:tcBorders>
              <w:top w:val="nil"/>
              <w:left w:val="nil"/>
              <w:bottom w:val="nil"/>
              <w:right w:val="nil"/>
            </w:tcBorders>
            <w:noWrap/>
            <w:vAlign w:val="bottom"/>
          </w:tcPr>
          <w:p w:rsidRPr="00497212" w:rsidR="00BC3515" w:rsidP="00497212" w:rsidRDefault="00BC3515" w14:paraId="2F8D4D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AEEE753"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252616A" w14:textId="77777777">
        <w:trPr>
          <w:trHeight w:val="300"/>
        </w:trPr>
        <w:tc>
          <w:tcPr>
            <w:tcW w:w="622" w:type="dxa"/>
            <w:tcBorders>
              <w:top w:val="nil"/>
              <w:left w:val="nil"/>
              <w:bottom w:val="nil"/>
              <w:right w:val="nil"/>
            </w:tcBorders>
            <w:noWrap/>
            <w:vAlign w:val="bottom"/>
          </w:tcPr>
          <w:p w:rsidRPr="00497212" w:rsidR="00BC3515" w:rsidP="00497212" w:rsidRDefault="00BC3515" w14:paraId="526DF0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1979</w:t>
            </w:r>
          </w:p>
        </w:tc>
        <w:tc>
          <w:tcPr>
            <w:tcW w:w="1305" w:type="dxa"/>
            <w:tcBorders>
              <w:top w:val="nil"/>
              <w:left w:val="nil"/>
              <w:bottom w:val="nil"/>
              <w:right w:val="nil"/>
            </w:tcBorders>
            <w:noWrap/>
            <w:vAlign w:val="bottom"/>
          </w:tcPr>
          <w:p w:rsidRPr="00497212" w:rsidR="00BC3515" w:rsidP="00497212" w:rsidRDefault="00BC3515" w14:paraId="5EAD2D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1.55E+08</w:t>
            </w:r>
          </w:p>
        </w:tc>
        <w:tc>
          <w:tcPr>
            <w:tcW w:w="1279" w:type="dxa"/>
            <w:tcBorders>
              <w:top w:val="nil"/>
              <w:left w:val="nil"/>
              <w:bottom w:val="nil"/>
              <w:right w:val="nil"/>
            </w:tcBorders>
            <w:noWrap/>
            <w:vAlign w:val="bottom"/>
          </w:tcPr>
          <w:p w:rsidRPr="00497212" w:rsidR="00BC3515" w:rsidP="00497212" w:rsidRDefault="00BC3515" w14:paraId="34AA54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1.07E+08</w:t>
            </w:r>
          </w:p>
        </w:tc>
        <w:tc>
          <w:tcPr>
            <w:tcW w:w="1306" w:type="dxa"/>
            <w:tcBorders>
              <w:top w:val="nil"/>
              <w:left w:val="nil"/>
              <w:bottom w:val="nil"/>
              <w:right w:val="nil"/>
            </w:tcBorders>
            <w:noWrap/>
            <w:vAlign w:val="bottom"/>
          </w:tcPr>
          <w:p w:rsidRPr="00497212" w:rsidR="00BC3515" w:rsidP="00497212" w:rsidRDefault="00BC3515" w14:paraId="056A9F2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2.25E+08</w:t>
            </w:r>
          </w:p>
        </w:tc>
        <w:tc>
          <w:tcPr>
            <w:tcW w:w="1063" w:type="dxa"/>
            <w:tcBorders>
              <w:top w:val="nil"/>
              <w:left w:val="nil"/>
              <w:bottom w:val="nil"/>
              <w:right w:val="nil"/>
            </w:tcBorders>
            <w:noWrap/>
            <w:vAlign w:val="bottom"/>
          </w:tcPr>
          <w:p w:rsidRPr="00497212" w:rsidR="00BC3515" w:rsidP="00497212" w:rsidRDefault="00BC3515" w14:paraId="666960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989544.5</w:t>
            </w:r>
          </w:p>
        </w:tc>
        <w:tc>
          <w:tcPr>
            <w:tcW w:w="1062" w:type="dxa"/>
            <w:tcBorders>
              <w:top w:val="nil"/>
              <w:left w:val="nil"/>
              <w:bottom w:val="nil"/>
              <w:right w:val="nil"/>
            </w:tcBorders>
            <w:noWrap/>
            <w:vAlign w:val="bottom"/>
          </w:tcPr>
          <w:p w:rsidRPr="00497212" w:rsidR="00BC3515" w:rsidP="00497212" w:rsidRDefault="00BC3515" w14:paraId="73B0C8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710971.2</w:t>
            </w:r>
          </w:p>
        </w:tc>
        <w:tc>
          <w:tcPr>
            <w:tcW w:w="1128" w:type="dxa"/>
            <w:tcBorders>
              <w:top w:val="nil"/>
              <w:left w:val="nil"/>
              <w:bottom w:val="nil"/>
              <w:right w:val="nil"/>
            </w:tcBorders>
            <w:noWrap/>
            <w:vAlign w:val="bottom"/>
          </w:tcPr>
          <w:p w:rsidRPr="00497212" w:rsidR="00BC3515" w:rsidP="00497212" w:rsidRDefault="00BC3515" w14:paraId="600A31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1377269</w:t>
            </w:r>
          </w:p>
        </w:tc>
        <w:tc>
          <w:tcPr>
            <w:tcW w:w="722" w:type="dxa"/>
            <w:tcBorders>
              <w:top w:val="nil"/>
              <w:left w:val="nil"/>
              <w:bottom w:val="nil"/>
              <w:right w:val="nil"/>
            </w:tcBorders>
            <w:noWrap/>
            <w:vAlign w:val="bottom"/>
          </w:tcPr>
          <w:p w:rsidRPr="00497212" w:rsidR="00BC3515" w:rsidP="00497212" w:rsidRDefault="00BC3515" w14:paraId="0218B29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08893211"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5286390" w14:textId="77777777">
        <w:trPr>
          <w:trHeight w:val="300"/>
        </w:trPr>
        <w:tc>
          <w:tcPr>
            <w:tcW w:w="622" w:type="dxa"/>
            <w:tcBorders>
              <w:top w:val="nil"/>
              <w:left w:val="nil"/>
              <w:bottom w:val="nil"/>
              <w:right w:val="nil"/>
            </w:tcBorders>
            <w:noWrap/>
            <w:vAlign w:val="bottom"/>
          </w:tcPr>
          <w:p w:rsidRPr="00497212" w:rsidR="00BC3515" w:rsidP="00497212" w:rsidRDefault="00BC3515" w14:paraId="7D6FE28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lastRenderedPageBreak/>
              <w:t>1980</w:t>
            </w:r>
          </w:p>
        </w:tc>
        <w:tc>
          <w:tcPr>
            <w:tcW w:w="1305" w:type="dxa"/>
            <w:tcBorders>
              <w:top w:val="nil"/>
              <w:left w:val="nil"/>
              <w:bottom w:val="nil"/>
              <w:right w:val="nil"/>
            </w:tcBorders>
            <w:noWrap/>
            <w:vAlign w:val="bottom"/>
          </w:tcPr>
          <w:p w:rsidRPr="00497212" w:rsidR="00BC3515" w:rsidP="00497212" w:rsidRDefault="00BC3515" w14:paraId="485368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1.2E+08</w:t>
            </w:r>
          </w:p>
        </w:tc>
        <w:tc>
          <w:tcPr>
            <w:tcW w:w="1279" w:type="dxa"/>
            <w:tcBorders>
              <w:top w:val="nil"/>
              <w:left w:val="nil"/>
              <w:bottom w:val="nil"/>
              <w:right w:val="nil"/>
            </w:tcBorders>
            <w:noWrap/>
            <w:vAlign w:val="bottom"/>
          </w:tcPr>
          <w:p w:rsidRPr="00497212" w:rsidR="00BC3515" w:rsidP="00497212" w:rsidRDefault="00BC3515" w14:paraId="42D6D8D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82814092</w:t>
            </w:r>
          </w:p>
        </w:tc>
        <w:tc>
          <w:tcPr>
            <w:tcW w:w="1306" w:type="dxa"/>
            <w:tcBorders>
              <w:top w:val="nil"/>
              <w:left w:val="nil"/>
              <w:bottom w:val="nil"/>
              <w:right w:val="nil"/>
            </w:tcBorders>
            <w:noWrap/>
            <w:vAlign w:val="bottom"/>
          </w:tcPr>
          <w:p w:rsidRPr="00497212" w:rsidR="00BC3515" w:rsidP="00497212" w:rsidRDefault="00BC3515" w14:paraId="4749F7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1.74E+08</w:t>
            </w:r>
          </w:p>
        </w:tc>
        <w:tc>
          <w:tcPr>
            <w:tcW w:w="1063" w:type="dxa"/>
            <w:tcBorders>
              <w:top w:val="nil"/>
              <w:left w:val="nil"/>
              <w:bottom w:val="nil"/>
              <w:right w:val="nil"/>
            </w:tcBorders>
            <w:noWrap/>
            <w:vAlign w:val="bottom"/>
          </w:tcPr>
          <w:p w:rsidRPr="00497212" w:rsidR="00BC3515" w:rsidP="00497212" w:rsidRDefault="00BC3515" w14:paraId="7BB0FD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764517.4</w:t>
            </w:r>
          </w:p>
        </w:tc>
        <w:tc>
          <w:tcPr>
            <w:tcW w:w="1062" w:type="dxa"/>
            <w:tcBorders>
              <w:top w:val="nil"/>
              <w:left w:val="nil"/>
              <w:bottom w:val="nil"/>
              <w:right w:val="nil"/>
            </w:tcBorders>
            <w:noWrap/>
            <w:vAlign w:val="bottom"/>
          </w:tcPr>
          <w:p w:rsidRPr="00497212" w:rsidR="00BC3515" w:rsidP="00497212" w:rsidRDefault="00BC3515" w14:paraId="4FEB7FB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558969.8</w:t>
            </w:r>
          </w:p>
        </w:tc>
        <w:tc>
          <w:tcPr>
            <w:tcW w:w="1128" w:type="dxa"/>
            <w:tcBorders>
              <w:top w:val="nil"/>
              <w:left w:val="nil"/>
              <w:bottom w:val="nil"/>
              <w:right w:val="nil"/>
            </w:tcBorders>
            <w:noWrap/>
            <w:vAlign w:val="bottom"/>
          </w:tcPr>
          <w:p w:rsidRPr="00497212" w:rsidR="00BC3515" w:rsidP="00497212" w:rsidRDefault="00BC3515" w14:paraId="188EF6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1045650</w:t>
            </w:r>
          </w:p>
        </w:tc>
        <w:tc>
          <w:tcPr>
            <w:tcW w:w="722" w:type="dxa"/>
            <w:tcBorders>
              <w:top w:val="nil"/>
              <w:left w:val="nil"/>
              <w:bottom w:val="nil"/>
              <w:right w:val="nil"/>
            </w:tcBorders>
            <w:noWrap/>
            <w:vAlign w:val="bottom"/>
          </w:tcPr>
          <w:p w:rsidRPr="00497212" w:rsidR="00BC3515" w:rsidP="00497212" w:rsidRDefault="00BC3515" w14:paraId="3F94869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FFC17C3"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149BD8F" w14:textId="77777777">
        <w:trPr>
          <w:trHeight w:val="300"/>
        </w:trPr>
        <w:tc>
          <w:tcPr>
            <w:tcW w:w="622" w:type="dxa"/>
            <w:tcBorders>
              <w:top w:val="nil"/>
              <w:left w:val="nil"/>
              <w:bottom w:val="nil"/>
              <w:right w:val="nil"/>
            </w:tcBorders>
            <w:noWrap/>
            <w:vAlign w:val="bottom"/>
          </w:tcPr>
          <w:p w:rsidRPr="00497212" w:rsidR="00BC3515" w:rsidP="00497212" w:rsidRDefault="00BC3515" w14:paraId="39806F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1981</w:t>
            </w:r>
          </w:p>
        </w:tc>
        <w:tc>
          <w:tcPr>
            <w:tcW w:w="1305" w:type="dxa"/>
            <w:tcBorders>
              <w:top w:val="nil"/>
              <w:left w:val="nil"/>
              <w:bottom w:val="nil"/>
              <w:right w:val="nil"/>
            </w:tcBorders>
            <w:noWrap/>
            <w:vAlign w:val="bottom"/>
          </w:tcPr>
          <w:p w:rsidRPr="00497212" w:rsidR="00BC3515" w:rsidP="00497212" w:rsidRDefault="00BC3515" w14:paraId="0F3C494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94112365</w:t>
            </w:r>
          </w:p>
        </w:tc>
        <w:tc>
          <w:tcPr>
            <w:tcW w:w="1279" w:type="dxa"/>
            <w:tcBorders>
              <w:top w:val="nil"/>
              <w:left w:val="nil"/>
              <w:bottom w:val="nil"/>
              <w:right w:val="nil"/>
            </w:tcBorders>
            <w:noWrap/>
            <w:vAlign w:val="bottom"/>
          </w:tcPr>
          <w:p w:rsidRPr="00497212" w:rsidR="00BC3515" w:rsidP="00497212" w:rsidRDefault="00BC3515" w14:paraId="16D304A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64997151</w:t>
            </w:r>
          </w:p>
        </w:tc>
        <w:tc>
          <w:tcPr>
            <w:tcW w:w="1306" w:type="dxa"/>
            <w:tcBorders>
              <w:top w:val="nil"/>
              <w:left w:val="nil"/>
              <w:bottom w:val="nil"/>
              <w:right w:val="nil"/>
            </w:tcBorders>
            <w:noWrap/>
            <w:vAlign w:val="bottom"/>
          </w:tcPr>
          <w:p w:rsidRPr="00497212" w:rsidR="00BC3515" w:rsidP="00497212" w:rsidRDefault="00BC3515" w14:paraId="386548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1.36E+08</w:t>
            </w:r>
          </w:p>
        </w:tc>
        <w:tc>
          <w:tcPr>
            <w:tcW w:w="1063" w:type="dxa"/>
            <w:tcBorders>
              <w:top w:val="nil"/>
              <w:left w:val="nil"/>
              <w:bottom w:val="nil"/>
              <w:right w:val="nil"/>
            </w:tcBorders>
            <w:noWrap/>
            <w:vAlign w:val="bottom"/>
          </w:tcPr>
          <w:p w:rsidRPr="00497212" w:rsidR="00BC3515" w:rsidP="00497212" w:rsidRDefault="00BC3515" w14:paraId="20ABFE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669977.9</w:t>
            </w:r>
          </w:p>
        </w:tc>
        <w:tc>
          <w:tcPr>
            <w:tcW w:w="1062" w:type="dxa"/>
            <w:tcBorders>
              <w:top w:val="nil"/>
              <w:left w:val="nil"/>
              <w:bottom w:val="nil"/>
              <w:right w:val="nil"/>
            </w:tcBorders>
            <w:noWrap/>
            <w:vAlign w:val="bottom"/>
          </w:tcPr>
          <w:p w:rsidRPr="00497212" w:rsidR="00BC3515" w:rsidP="00497212" w:rsidRDefault="00BC3515" w14:paraId="0157C9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483865.2</w:t>
            </w:r>
          </w:p>
        </w:tc>
        <w:tc>
          <w:tcPr>
            <w:tcW w:w="1128" w:type="dxa"/>
            <w:tcBorders>
              <w:top w:val="nil"/>
              <w:left w:val="nil"/>
              <w:bottom w:val="nil"/>
              <w:right w:val="nil"/>
            </w:tcBorders>
            <w:noWrap/>
            <w:vAlign w:val="bottom"/>
          </w:tcPr>
          <w:p w:rsidRPr="00497212" w:rsidR="00BC3515" w:rsidP="00497212" w:rsidRDefault="00BC3515" w14:paraId="1FD5AE1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927676.5</w:t>
            </w:r>
          </w:p>
        </w:tc>
        <w:tc>
          <w:tcPr>
            <w:tcW w:w="722" w:type="dxa"/>
            <w:tcBorders>
              <w:top w:val="nil"/>
              <w:left w:val="nil"/>
              <w:bottom w:val="nil"/>
              <w:right w:val="nil"/>
            </w:tcBorders>
            <w:noWrap/>
            <w:vAlign w:val="bottom"/>
          </w:tcPr>
          <w:p w:rsidRPr="00497212" w:rsidR="00BC3515" w:rsidP="00497212" w:rsidRDefault="00BC3515" w14:paraId="638360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20C69F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8BF812C" w14:textId="77777777">
        <w:trPr>
          <w:trHeight w:val="300"/>
        </w:trPr>
        <w:tc>
          <w:tcPr>
            <w:tcW w:w="622" w:type="dxa"/>
            <w:tcBorders>
              <w:top w:val="nil"/>
              <w:left w:val="nil"/>
              <w:bottom w:val="nil"/>
              <w:right w:val="nil"/>
            </w:tcBorders>
            <w:noWrap/>
            <w:vAlign w:val="bottom"/>
          </w:tcPr>
          <w:p w:rsidRPr="00497212" w:rsidR="00BC3515" w:rsidP="00497212" w:rsidRDefault="00BC3515" w14:paraId="34FA03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1982</w:t>
            </w:r>
          </w:p>
        </w:tc>
        <w:tc>
          <w:tcPr>
            <w:tcW w:w="1305" w:type="dxa"/>
            <w:tcBorders>
              <w:top w:val="nil"/>
              <w:left w:val="nil"/>
              <w:bottom w:val="nil"/>
              <w:right w:val="nil"/>
            </w:tcBorders>
            <w:noWrap/>
            <w:vAlign w:val="bottom"/>
          </w:tcPr>
          <w:p w:rsidRPr="00497212" w:rsidR="00BC3515" w:rsidP="00497212" w:rsidRDefault="00BC3515" w14:paraId="767166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74551446</w:t>
            </w:r>
          </w:p>
        </w:tc>
        <w:tc>
          <w:tcPr>
            <w:tcW w:w="1279" w:type="dxa"/>
            <w:tcBorders>
              <w:top w:val="nil"/>
              <w:left w:val="nil"/>
              <w:bottom w:val="nil"/>
              <w:right w:val="nil"/>
            </w:tcBorders>
            <w:noWrap/>
            <w:vAlign w:val="bottom"/>
          </w:tcPr>
          <w:p w:rsidRPr="00497212" w:rsidR="00BC3515" w:rsidP="00497212" w:rsidRDefault="00BC3515" w14:paraId="776DAD9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51739621</w:t>
            </w:r>
          </w:p>
        </w:tc>
        <w:tc>
          <w:tcPr>
            <w:tcW w:w="1306" w:type="dxa"/>
            <w:tcBorders>
              <w:top w:val="nil"/>
              <w:left w:val="nil"/>
              <w:bottom w:val="nil"/>
              <w:right w:val="nil"/>
            </w:tcBorders>
            <w:noWrap/>
            <w:vAlign w:val="bottom"/>
          </w:tcPr>
          <w:p w:rsidRPr="00497212" w:rsidR="00BC3515" w:rsidP="00497212" w:rsidRDefault="00BC3515" w14:paraId="45A8BC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1.07E+08</w:t>
            </w:r>
          </w:p>
        </w:tc>
        <w:tc>
          <w:tcPr>
            <w:tcW w:w="1063" w:type="dxa"/>
            <w:tcBorders>
              <w:top w:val="nil"/>
              <w:left w:val="nil"/>
              <w:bottom w:val="nil"/>
              <w:right w:val="nil"/>
            </w:tcBorders>
            <w:noWrap/>
            <w:vAlign w:val="bottom"/>
          </w:tcPr>
          <w:p w:rsidRPr="00497212" w:rsidR="00BC3515" w:rsidP="00497212" w:rsidRDefault="00BC3515" w14:paraId="756529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524919.4</w:t>
            </w:r>
          </w:p>
        </w:tc>
        <w:tc>
          <w:tcPr>
            <w:tcW w:w="1062" w:type="dxa"/>
            <w:tcBorders>
              <w:top w:val="nil"/>
              <w:left w:val="nil"/>
              <w:bottom w:val="nil"/>
              <w:right w:val="nil"/>
            </w:tcBorders>
            <w:noWrap/>
            <w:vAlign w:val="bottom"/>
          </w:tcPr>
          <w:p w:rsidRPr="00497212" w:rsidR="00BC3515" w:rsidP="00497212" w:rsidRDefault="00BC3515" w14:paraId="44FA517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383203.7</w:t>
            </w:r>
          </w:p>
        </w:tc>
        <w:tc>
          <w:tcPr>
            <w:tcW w:w="1128" w:type="dxa"/>
            <w:tcBorders>
              <w:top w:val="nil"/>
              <w:left w:val="nil"/>
              <w:bottom w:val="nil"/>
              <w:right w:val="nil"/>
            </w:tcBorders>
            <w:noWrap/>
            <w:vAlign w:val="bottom"/>
          </w:tcPr>
          <w:p w:rsidRPr="00497212" w:rsidR="00BC3515" w:rsidP="00497212" w:rsidRDefault="00BC3515" w14:paraId="521500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719044.1</w:t>
            </w:r>
          </w:p>
        </w:tc>
        <w:tc>
          <w:tcPr>
            <w:tcW w:w="722" w:type="dxa"/>
            <w:tcBorders>
              <w:top w:val="nil"/>
              <w:left w:val="nil"/>
              <w:bottom w:val="nil"/>
              <w:right w:val="nil"/>
            </w:tcBorders>
            <w:noWrap/>
            <w:vAlign w:val="bottom"/>
          </w:tcPr>
          <w:p w:rsidRPr="00497212" w:rsidR="00BC3515" w:rsidP="00497212" w:rsidRDefault="00BC3515" w14:paraId="0AB3A6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2908FC3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6CD2B26" w14:textId="77777777">
        <w:trPr>
          <w:trHeight w:val="300"/>
        </w:trPr>
        <w:tc>
          <w:tcPr>
            <w:tcW w:w="622" w:type="dxa"/>
            <w:tcBorders>
              <w:top w:val="nil"/>
              <w:left w:val="nil"/>
              <w:bottom w:val="nil"/>
              <w:right w:val="nil"/>
            </w:tcBorders>
            <w:noWrap/>
            <w:vAlign w:val="bottom"/>
          </w:tcPr>
          <w:p w:rsidRPr="00497212" w:rsidR="00BC3515" w:rsidP="00497212" w:rsidRDefault="00BC3515" w14:paraId="45CB56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1983</w:t>
            </w:r>
          </w:p>
        </w:tc>
        <w:tc>
          <w:tcPr>
            <w:tcW w:w="1305" w:type="dxa"/>
            <w:tcBorders>
              <w:top w:val="nil"/>
              <w:left w:val="nil"/>
              <w:bottom w:val="nil"/>
              <w:right w:val="nil"/>
            </w:tcBorders>
            <w:noWrap/>
            <w:vAlign w:val="bottom"/>
          </w:tcPr>
          <w:p w:rsidRPr="00497212" w:rsidR="00BC3515" w:rsidP="00497212" w:rsidRDefault="00BC3515" w14:paraId="24C6B8E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57024981</w:t>
            </w:r>
          </w:p>
        </w:tc>
        <w:tc>
          <w:tcPr>
            <w:tcW w:w="1279" w:type="dxa"/>
            <w:tcBorders>
              <w:top w:val="nil"/>
              <w:left w:val="nil"/>
              <w:bottom w:val="nil"/>
              <w:right w:val="nil"/>
            </w:tcBorders>
            <w:noWrap/>
            <w:vAlign w:val="bottom"/>
          </w:tcPr>
          <w:p w:rsidRPr="00497212" w:rsidR="00BC3515" w:rsidP="00497212" w:rsidRDefault="00BC3515" w14:paraId="76AF3C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39814113</w:t>
            </w:r>
          </w:p>
        </w:tc>
        <w:tc>
          <w:tcPr>
            <w:tcW w:w="1306" w:type="dxa"/>
            <w:tcBorders>
              <w:top w:val="nil"/>
              <w:left w:val="nil"/>
              <w:bottom w:val="nil"/>
              <w:right w:val="nil"/>
            </w:tcBorders>
            <w:noWrap/>
            <w:vAlign w:val="bottom"/>
          </w:tcPr>
          <w:p w:rsidRPr="00497212" w:rsidR="00BC3515" w:rsidP="00497212" w:rsidRDefault="00BC3515" w14:paraId="3BA432C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81675775</w:t>
            </w:r>
          </w:p>
        </w:tc>
        <w:tc>
          <w:tcPr>
            <w:tcW w:w="1063" w:type="dxa"/>
            <w:tcBorders>
              <w:top w:val="nil"/>
              <w:left w:val="nil"/>
              <w:bottom w:val="nil"/>
              <w:right w:val="nil"/>
            </w:tcBorders>
            <w:noWrap/>
            <w:vAlign w:val="bottom"/>
          </w:tcPr>
          <w:p w:rsidRPr="00497212" w:rsidR="00BC3515" w:rsidP="00497212" w:rsidRDefault="00BC3515" w14:paraId="253E0C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410446.1</w:t>
            </w:r>
          </w:p>
        </w:tc>
        <w:tc>
          <w:tcPr>
            <w:tcW w:w="1062" w:type="dxa"/>
            <w:tcBorders>
              <w:top w:val="nil"/>
              <w:left w:val="nil"/>
              <w:bottom w:val="nil"/>
              <w:right w:val="nil"/>
            </w:tcBorders>
            <w:noWrap/>
            <w:vAlign w:val="bottom"/>
          </w:tcPr>
          <w:p w:rsidRPr="00497212" w:rsidR="00BC3515" w:rsidP="00497212" w:rsidRDefault="00BC3515" w14:paraId="586C10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302124.1</w:t>
            </w:r>
          </w:p>
        </w:tc>
        <w:tc>
          <w:tcPr>
            <w:tcW w:w="1128" w:type="dxa"/>
            <w:tcBorders>
              <w:top w:val="nil"/>
              <w:left w:val="nil"/>
              <w:bottom w:val="nil"/>
              <w:right w:val="nil"/>
            </w:tcBorders>
            <w:noWrap/>
            <w:vAlign w:val="bottom"/>
          </w:tcPr>
          <w:p w:rsidRPr="00497212" w:rsidR="00BC3515" w:rsidP="00497212" w:rsidRDefault="00BC3515" w14:paraId="44C63A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557605.4</w:t>
            </w:r>
          </w:p>
        </w:tc>
        <w:tc>
          <w:tcPr>
            <w:tcW w:w="722" w:type="dxa"/>
            <w:tcBorders>
              <w:top w:val="nil"/>
              <w:left w:val="nil"/>
              <w:bottom w:val="nil"/>
              <w:right w:val="nil"/>
            </w:tcBorders>
            <w:noWrap/>
            <w:vAlign w:val="bottom"/>
          </w:tcPr>
          <w:p w:rsidRPr="00497212" w:rsidR="00BC3515" w:rsidP="00497212" w:rsidRDefault="00BC3515" w14:paraId="03CF01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781BA19"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C41F4A8" w14:textId="77777777">
        <w:trPr>
          <w:trHeight w:val="300"/>
        </w:trPr>
        <w:tc>
          <w:tcPr>
            <w:tcW w:w="622" w:type="dxa"/>
            <w:tcBorders>
              <w:top w:val="nil"/>
              <w:left w:val="nil"/>
              <w:bottom w:val="nil"/>
              <w:right w:val="nil"/>
            </w:tcBorders>
            <w:noWrap/>
            <w:vAlign w:val="bottom"/>
          </w:tcPr>
          <w:p w:rsidRPr="00497212" w:rsidR="00BC3515" w:rsidP="00497212" w:rsidRDefault="00BC3515" w14:paraId="07FD110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1984</w:t>
            </w:r>
          </w:p>
        </w:tc>
        <w:tc>
          <w:tcPr>
            <w:tcW w:w="1305" w:type="dxa"/>
            <w:tcBorders>
              <w:top w:val="nil"/>
              <w:left w:val="nil"/>
              <w:bottom w:val="nil"/>
              <w:right w:val="nil"/>
            </w:tcBorders>
            <w:noWrap/>
            <w:vAlign w:val="bottom"/>
          </w:tcPr>
          <w:p w:rsidRPr="00497212" w:rsidR="00BC3515" w:rsidP="00497212" w:rsidRDefault="00BC3515" w14:paraId="1282B9D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37958348</w:t>
            </w:r>
          </w:p>
        </w:tc>
        <w:tc>
          <w:tcPr>
            <w:tcW w:w="1279" w:type="dxa"/>
            <w:tcBorders>
              <w:top w:val="nil"/>
              <w:left w:val="nil"/>
              <w:bottom w:val="nil"/>
              <w:right w:val="nil"/>
            </w:tcBorders>
            <w:noWrap/>
            <w:vAlign w:val="bottom"/>
          </w:tcPr>
          <w:p w:rsidRPr="00497212" w:rsidR="00BC3515" w:rsidP="00497212" w:rsidRDefault="00BC3515" w14:paraId="3C2062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25946934</w:t>
            </w:r>
          </w:p>
        </w:tc>
        <w:tc>
          <w:tcPr>
            <w:tcW w:w="1306" w:type="dxa"/>
            <w:tcBorders>
              <w:top w:val="nil"/>
              <w:left w:val="nil"/>
              <w:bottom w:val="nil"/>
              <w:right w:val="nil"/>
            </w:tcBorders>
            <w:noWrap/>
            <w:vAlign w:val="bottom"/>
          </w:tcPr>
          <w:p w:rsidRPr="00497212" w:rsidR="00BC3515" w:rsidP="00497212" w:rsidRDefault="00BC3515" w14:paraId="417BD37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55530113</w:t>
            </w:r>
          </w:p>
        </w:tc>
        <w:tc>
          <w:tcPr>
            <w:tcW w:w="1063" w:type="dxa"/>
            <w:tcBorders>
              <w:top w:val="nil"/>
              <w:left w:val="nil"/>
              <w:bottom w:val="nil"/>
              <w:right w:val="nil"/>
            </w:tcBorders>
            <w:noWrap/>
            <w:vAlign w:val="bottom"/>
          </w:tcPr>
          <w:p w:rsidRPr="00497212" w:rsidR="00BC3515" w:rsidP="00497212" w:rsidRDefault="00BC3515" w14:paraId="466CCA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295079.5</w:t>
            </w:r>
          </w:p>
        </w:tc>
        <w:tc>
          <w:tcPr>
            <w:tcW w:w="1062" w:type="dxa"/>
            <w:tcBorders>
              <w:top w:val="nil"/>
              <w:left w:val="nil"/>
              <w:bottom w:val="nil"/>
              <w:right w:val="nil"/>
            </w:tcBorders>
            <w:noWrap/>
            <w:vAlign w:val="bottom"/>
          </w:tcPr>
          <w:p w:rsidRPr="00497212" w:rsidR="00BC3515" w:rsidP="00497212" w:rsidRDefault="00BC3515" w14:paraId="569639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215964.6</w:t>
            </w:r>
          </w:p>
        </w:tc>
        <w:tc>
          <w:tcPr>
            <w:tcW w:w="1128" w:type="dxa"/>
            <w:tcBorders>
              <w:top w:val="nil"/>
              <w:left w:val="nil"/>
              <w:bottom w:val="nil"/>
              <w:right w:val="nil"/>
            </w:tcBorders>
            <w:noWrap/>
            <w:vAlign w:val="bottom"/>
          </w:tcPr>
          <w:p w:rsidRPr="00497212" w:rsidR="00BC3515" w:rsidP="00497212" w:rsidRDefault="00BC3515" w14:paraId="5C328D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403176.6</w:t>
            </w:r>
          </w:p>
        </w:tc>
        <w:tc>
          <w:tcPr>
            <w:tcW w:w="722" w:type="dxa"/>
            <w:tcBorders>
              <w:top w:val="nil"/>
              <w:left w:val="nil"/>
              <w:bottom w:val="nil"/>
              <w:right w:val="nil"/>
            </w:tcBorders>
            <w:noWrap/>
            <w:vAlign w:val="bottom"/>
          </w:tcPr>
          <w:p w:rsidRPr="00497212" w:rsidR="00BC3515" w:rsidP="00497212" w:rsidRDefault="00BC3515" w14:paraId="1A6C94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27FCF56"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C5BBEFB" w14:textId="77777777">
        <w:trPr>
          <w:trHeight w:val="300"/>
        </w:trPr>
        <w:tc>
          <w:tcPr>
            <w:tcW w:w="622" w:type="dxa"/>
            <w:tcBorders>
              <w:top w:val="nil"/>
              <w:left w:val="nil"/>
              <w:bottom w:val="nil"/>
              <w:right w:val="nil"/>
            </w:tcBorders>
            <w:noWrap/>
            <w:vAlign w:val="bottom"/>
          </w:tcPr>
          <w:p w:rsidRPr="00497212" w:rsidR="00BC3515" w:rsidP="00497212" w:rsidRDefault="00BC3515" w14:paraId="59537F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1985</w:t>
            </w:r>
          </w:p>
        </w:tc>
        <w:tc>
          <w:tcPr>
            <w:tcW w:w="1305" w:type="dxa"/>
            <w:tcBorders>
              <w:top w:val="nil"/>
              <w:left w:val="nil"/>
              <w:bottom w:val="nil"/>
              <w:right w:val="nil"/>
            </w:tcBorders>
            <w:noWrap/>
            <w:vAlign w:val="bottom"/>
          </w:tcPr>
          <w:p w:rsidRPr="00497212" w:rsidR="00BC3515" w:rsidP="00497212" w:rsidRDefault="00BC3515" w14:paraId="734BC9B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24667570</w:t>
            </w:r>
          </w:p>
        </w:tc>
        <w:tc>
          <w:tcPr>
            <w:tcW w:w="1279" w:type="dxa"/>
            <w:tcBorders>
              <w:top w:val="nil"/>
              <w:left w:val="nil"/>
              <w:bottom w:val="nil"/>
              <w:right w:val="nil"/>
            </w:tcBorders>
            <w:noWrap/>
            <w:vAlign w:val="bottom"/>
          </w:tcPr>
          <w:p w:rsidRPr="00497212" w:rsidR="00BC3515" w:rsidP="00497212" w:rsidRDefault="00BC3515" w14:paraId="3D8570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16465687</w:t>
            </w:r>
          </w:p>
        </w:tc>
        <w:tc>
          <w:tcPr>
            <w:tcW w:w="1306" w:type="dxa"/>
            <w:tcBorders>
              <w:top w:val="nil"/>
              <w:left w:val="nil"/>
              <w:bottom w:val="nil"/>
              <w:right w:val="nil"/>
            </w:tcBorders>
            <w:noWrap/>
            <w:vAlign w:val="bottom"/>
          </w:tcPr>
          <w:p w:rsidRPr="00497212" w:rsidR="00BC3515" w:rsidP="00497212" w:rsidRDefault="00BC3515" w14:paraId="433514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36954974</w:t>
            </w:r>
          </w:p>
        </w:tc>
        <w:tc>
          <w:tcPr>
            <w:tcW w:w="1063" w:type="dxa"/>
            <w:tcBorders>
              <w:top w:val="nil"/>
              <w:left w:val="nil"/>
              <w:bottom w:val="nil"/>
              <w:right w:val="nil"/>
            </w:tcBorders>
            <w:noWrap/>
            <w:vAlign w:val="bottom"/>
          </w:tcPr>
          <w:p w:rsidRPr="00497212" w:rsidR="00BC3515" w:rsidP="00497212" w:rsidRDefault="00BC3515" w14:paraId="665D75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173685.2</w:t>
            </w:r>
          </w:p>
        </w:tc>
        <w:tc>
          <w:tcPr>
            <w:tcW w:w="1062" w:type="dxa"/>
            <w:tcBorders>
              <w:top w:val="nil"/>
              <w:left w:val="nil"/>
              <w:bottom w:val="nil"/>
              <w:right w:val="nil"/>
            </w:tcBorders>
            <w:noWrap/>
            <w:vAlign w:val="bottom"/>
          </w:tcPr>
          <w:p w:rsidRPr="00497212" w:rsidR="00BC3515" w:rsidP="00497212" w:rsidRDefault="00BC3515" w14:paraId="2A75BD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121536.1</w:t>
            </w:r>
          </w:p>
        </w:tc>
        <w:tc>
          <w:tcPr>
            <w:tcW w:w="1128" w:type="dxa"/>
            <w:tcBorders>
              <w:top w:val="nil"/>
              <w:left w:val="nil"/>
              <w:bottom w:val="nil"/>
              <w:right w:val="nil"/>
            </w:tcBorders>
            <w:noWrap/>
            <w:vAlign w:val="bottom"/>
          </w:tcPr>
          <w:p w:rsidRPr="00497212" w:rsidR="00BC3515" w:rsidP="00497212" w:rsidRDefault="00BC3515" w14:paraId="01F7DE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248210.8</w:t>
            </w:r>
          </w:p>
        </w:tc>
        <w:tc>
          <w:tcPr>
            <w:tcW w:w="722" w:type="dxa"/>
            <w:tcBorders>
              <w:top w:val="nil"/>
              <w:left w:val="nil"/>
              <w:bottom w:val="nil"/>
              <w:right w:val="nil"/>
            </w:tcBorders>
            <w:noWrap/>
            <w:vAlign w:val="bottom"/>
          </w:tcPr>
          <w:p w:rsidRPr="00497212" w:rsidR="00BC3515" w:rsidP="00497212" w:rsidRDefault="00BC3515" w14:paraId="1D2512A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24A02D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73E9163" w14:textId="77777777">
        <w:trPr>
          <w:trHeight w:val="300"/>
        </w:trPr>
        <w:tc>
          <w:tcPr>
            <w:tcW w:w="622" w:type="dxa"/>
            <w:tcBorders>
              <w:top w:val="nil"/>
              <w:left w:val="nil"/>
              <w:bottom w:val="nil"/>
              <w:right w:val="nil"/>
            </w:tcBorders>
            <w:noWrap/>
            <w:vAlign w:val="bottom"/>
          </w:tcPr>
          <w:p w:rsidRPr="00497212" w:rsidR="00BC3515" w:rsidP="00497212" w:rsidRDefault="00BC3515" w14:paraId="46BA8A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1986</w:t>
            </w:r>
          </w:p>
        </w:tc>
        <w:tc>
          <w:tcPr>
            <w:tcW w:w="1305" w:type="dxa"/>
            <w:tcBorders>
              <w:top w:val="nil"/>
              <w:left w:val="nil"/>
              <w:bottom w:val="nil"/>
              <w:right w:val="nil"/>
            </w:tcBorders>
            <w:noWrap/>
            <w:vAlign w:val="bottom"/>
          </w:tcPr>
          <w:p w:rsidRPr="00497212" w:rsidR="00BC3515" w:rsidP="00497212" w:rsidRDefault="00BC3515" w14:paraId="7D71C8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19915323</w:t>
            </w:r>
          </w:p>
        </w:tc>
        <w:tc>
          <w:tcPr>
            <w:tcW w:w="1279" w:type="dxa"/>
            <w:tcBorders>
              <w:top w:val="nil"/>
              <w:left w:val="nil"/>
              <w:bottom w:val="nil"/>
              <w:right w:val="nil"/>
            </w:tcBorders>
            <w:noWrap/>
            <w:vAlign w:val="bottom"/>
          </w:tcPr>
          <w:p w:rsidRPr="00497212" w:rsidR="00BC3515" w:rsidP="00497212" w:rsidRDefault="00BC3515" w14:paraId="113114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13416835</w:t>
            </w:r>
          </w:p>
        </w:tc>
        <w:tc>
          <w:tcPr>
            <w:tcW w:w="1306" w:type="dxa"/>
            <w:tcBorders>
              <w:top w:val="nil"/>
              <w:left w:val="nil"/>
              <w:bottom w:val="nil"/>
              <w:right w:val="nil"/>
            </w:tcBorders>
            <w:noWrap/>
            <w:vAlign w:val="bottom"/>
          </w:tcPr>
          <w:p w:rsidRPr="00497212" w:rsidR="00BC3515" w:rsidP="00497212" w:rsidRDefault="00BC3515" w14:paraId="22E2A2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29561376</w:t>
            </w:r>
          </w:p>
        </w:tc>
        <w:tc>
          <w:tcPr>
            <w:tcW w:w="1063" w:type="dxa"/>
            <w:tcBorders>
              <w:top w:val="nil"/>
              <w:left w:val="nil"/>
              <w:bottom w:val="nil"/>
              <w:right w:val="nil"/>
            </w:tcBorders>
            <w:noWrap/>
            <w:vAlign w:val="bottom"/>
          </w:tcPr>
          <w:p w:rsidRPr="00497212" w:rsidR="00BC3515" w:rsidP="00497212" w:rsidRDefault="00BC3515" w14:paraId="6B8125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196811.2</w:t>
            </w:r>
          </w:p>
        </w:tc>
        <w:tc>
          <w:tcPr>
            <w:tcW w:w="1062" w:type="dxa"/>
            <w:tcBorders>
              <w:top w:val="nil"/>
              <w:left w:val="nil"/>
              <w:bottom w:val="nil"/>
              <w:right w:val="nil"/>
            </w:tcBorders>
            <w:noWrap/>
            <w:vAlign w:val="bottom"/>
          </w:tcPr>
          <w:p w:rsidRPr="00497212" w:rsidR="00BC3515" w:rsidP="00497212" w:rsidRDefault="00BC3515" w14:paraId="5479220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139766</w:t>
            </w:r>
          </w:p>
        </w:tc>
        <w:tc>
          <w:tcPr>
            <w:tcW w:w="1128" w:type="dxa"/>
            <w:tcBorders>
              <w:top w:val="nil"/>
              <w:left w:val="nil"/>
              <w:bottom w:val="nil"/>
              <w:right w:val="nil"/>
            </w:tcBorders>
            <w:noWrap/>
            <w:vAlign w:val="bottom"/>
          </w:tcPr>
          <w:p w:rsidRPr="00497212" w:rsidR="00BC3515" w:rsidP="00497212" w:rsidRDefault="00BC3515" w14:paraId="461C0A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277139.1</w:t>
            </w:r>
          </w:p>
        </w:tc>
        <w:tc>
          <w:tcPr>
            <w:tcW w:w="722" w:type="dxa"/>
            <w:tcBorders>
              <w:top w:val="nil"/>
              <w:left w:val="nil"/>
              <w:bottom w:val="nil"/>
              <w:right w:val="nil"/>
            </w:tcBorders>
            <w:noWrap/>
            <w:vAlign w:val="bottom"/>
          </w:tcPr>
          <w:p w:rsidRPr="00497212" w:rsidR="00BC3515" w:rsidP="00497212" w:rsidRDefault="00BC3515" w14:paraId="3CD8A3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E12186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C55FEA0" w14:textId="77777777">
        <w:trPr>
          <w:trHeight w:val="300"/>
        </w:trPr>
        <w:tc>
          <w:tcPr>
            <w:tcW w:w="622" w:type="dxa"/>
            <w:tcBorders>
              <w:top w:val="nil"/>
              <w:left w:val="nil"/>
              <w:bottom w:val="nil"/>
              <w:right w:val="nil"/>
            </w:tcBorders>
            <w:noWrap/>
            <w:vAlign w:val="bottom"/>
          </w:tcPr>
          <w:p w:rsidRPr="00497212" w:rsidR="00BC3515" w:rsidP="00497212" w:rsidRDefault="00BC3515" w14:paraId="365C73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1987</w:t>
            </w:r>
          </w:p>
        </w:tc>
        <w:tc>
          <w:tcPr>
            <w:tcW w:w="1305" w:type="dxa"/>
            <w:tcBorders>
              <w:top w:val="nil"/>
              <w:left w:val="nil"/>
              <w:bottom w:val="nil"/>
              <w:right w:val="nil"/>
            </w:tcBorders>
            <w:noWrap/>
            <w:vAlign w:val="bottom"/>
          </w:tcPr>
          <w:p w:rsidRPr="00497212" w:rsidR="00BC3515" w:rsidP="00497212" w:rsidRDefault="00BC3515" w14:paraId="13D0B5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22976902</w:t>
            </w:r>
          </w:p>
        </w:tc>
        <w:tc>
          <w:tcPr>
            <w:tcW w:w="1279" w:type="dxa"/>
            <w:tcBorders>
              <w:top w:val="nil"/>
              <w:left w:val="nil"/>
              <w:bottom w:val="nil"/>
              <w:right w:val="nil"/>
            </w:tcBorders>
            <w:noWrap/>
            <w:vAlign w:val="bottom"/>
          </w:tcPr>
          <w:p w:rsidRPr="00497212" w:rsidR="00BC3515" w:rsidP="00497212" w:rsidRDefault="00BC3515" w14:paraId="48BCF30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15958759</w:t>
            </w:r>
          </w:p>
        </w:tc>
        <w:tc>
          <w:tcPr>
            <w:tcW w:w="1306" w:type="dxa"/>
            <w:tcBorders>
              <w:top w:val="nil"/>
              <w:left w:val="nil"/>
              <w:bottom w:val="nil"/>
              <w:right w:val="nil"/>
            </w:tcBorders>
            <w:noWrap/>
            <w:vAlign w:val="bottom"/>
          </w:tcPr>
          <w:p w:rsidRPr="00497212" w:rsidR="00BC3515" w:rsidP="00497212" w:rsidRDefault="00BC3515" w14:paraId="13C443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33081395</w:t>
            </w:r>
          </w:p>
        </w:tc>
        <w:tc>
          <w:tcPr>
            <w:tcW w:w="1063" w:type="dxa"/>
            <w:tcBorders>
              <w:top w:val="nil"/>
              <w:left w:val="nil"/>
              <w:bottom w:val="nil"/>
              <w:right w:val="nil"/>
            </w:tcBorders>
            <w:noWrap/>
            <w:vAlign w:val="bottom"/>
          </w:tcPr>
          <w:p w:rsidRPr="00497212" w:rsidR="00BC3515" w:rsidP="00497212" w:rsidRDefault="00BC3515" w14:paraId="6B60B3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196811.2</w:t>
            </w:r>
          </w:p>
        </w:tc>
        <w:tc>
          <w:tcPr>
            <w:tcW w:w="1062" w:type="dxa"/>
            <w:tcBorders>
              <w:top w:val="nil"/>
              <w:left w:val="nil"/>
              <w:bottom w:val="nil"/>
              <w:right w:val="nil"/>
            </w:tcBorders>
            <w:noWrap/>
            <w:vAlign w:val="bottom"/>
          </w:tcPr>
          <w:p w:rsidRPr="00497212" w:rsidR="00BC3515" w:rsidP="00497212" w:rsidRDefault="00BC3515" w14:paraId="77E5F87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140728.1</w:t>
            </w:r>
          </w:p>
        </w:tc>
        <w:tc>
          <w:tcPr>
            <w:tcW w:w="1128" w:type="dxa"/>
            <w:tcBorders>
              <w:top w:val="nil"/>
              <w:left w:val="nil"/>
              <w:bottom w:val="nil"/>
              <w:right w:val="nil"/>
            </w:tcBorders>
            <w:noWrap/>
            <w:vAlign w:val="bottom"/>
          </w:tcPr>
          <w:p w:rsidRPr="00497212" w:rsidR="00BC3515" w:rsidP="00497212" w:rsidRDefault="00BC3515" w14:paraId="4C796A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275244.4</w:t>
            </w:r>
          </w:p>
        </w:tc>
        <w:tc>
          <w:tcPr>
            <w:tcW w:w="722" w:type="dxa"/>
            <w:tcBorders>
              <w:top w:val="nil"/>
              <w:left w:val="nil"/>
              <w:bottom w:val="nil"/>
              <w:right w:val="nil"/>
            </w:tcBorders>
            <w:noWrap/>
            <w:vAlign w:val="bottom"/>
          </w:tcPr>
          <w:p w:rsidRPr="00497212" w:rsidR="00BC3515" w:rsidP="00497212" w:rsidRDefault="00BC3515" w14:paraId="68FBAE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1A7096C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EA9B249" w14:textId="77777777">
        <w:trPr>
          <w:trHeight w:val="300"/>
        </w:trPr>
        <w:tc>
          <w:tcPr>
            <w:tcW w:w="622" w:type="dxa"/>
            <w:tcBorders>
              <w:top w:val="nil"/>
              <w:left w:val="nil"/>
              <w:bottom w:val="nil"/>
              <w:right w:val="nil"/>
            </w:tcBorders>
            <w:noWrap/>
            <w:vAlign w:val="bottom"/>
          </w:tcPr>
          <w:p w:rsidRPr="00497212" w:rsidR="00BC3515" w:rsidP="00497212" w:rsidRDefault="00BC3515" w14:paraId="3A163D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1988</w:t>
            </w:r>
          </w:p>
        </w:tc>
        <w:tc>
          <w:tcPr>
            <w:tcW w:w="1305" w:type="dxa"/>
            <w:tcBorders>
              <w:top w:val="nil"/>
              <w:left w:val="nil"/>
              <w:bottom w:val="nil"/>
              <w:right w:val="nil"/>
            </w:tcBorders>
            <w:noWrap/>
            <w:vAlign w:val="bottom"/>
          </w:tcPr>
          <w:p w:rsidRPr="00497212" w:rsidR="00BC3515" w:rsidP="00497212" w:rsidRDefault="00BC3515" w14:paraId="0238CD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29650810</w:t>
            </w:r>
          </w:p>
        </w:tc>
        <w:tc>
          <w:tcPr>
            <w:tcW w:w="1279" w:type="dxa"/>
            <w:tcBorders>
              <w:top w:val="nil"/>
              <w:left w:val="nil"/>
              <w:bottom w:val="nil"/>
              <w:right w:val="nil"/>
            </w:tcBorders>
            <w:noWrap/>
            <w:vAlign w:val="bottom"/>
          </w:tcPr>
          <w:p w:rsidRPr="00497212" w:rsidR="00BC3515" w:rsidP="00497212" w:rsidRDefault="00BC3515" w14:paraId="5835DD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20970944</w:t>
            </w:r>
          </w:p>
        </w:tc>
        <w:tc>
          <w:tcPr>
            <w:tcW w:w="1306" w:type="dxa"/>
            <w:tcBorders>
              <w:top w:val="nil"/>
              <w:left w:val="nil"/>
              <w:bottom w:val="nil"/>
              <w:right w:val="nil"/>
            </w:tcBorders>
            <w:noWrap/>
            <w:vAlign w:val="bottom"/>
          </w:tcPr>
          <w:p w:rsidRPr="00497212" w:rsidR="00BC3515" w:rsidP="00497212" w:rsidRDefault="00BC3515" w14:paraId="256E18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41923270</w:t>
            </w:r>
          </w:p>
        </w:tc>
        <w:tc>
          <w:tcPr>
            <w:tcW w:w="1063" w:type="dxa"/>
            <w:tcBorders>
              <w:top w:val="nil"/>
              <w:left w:val="nil"/>
              <w:bottom w:val="nil"/>
              <w:right w:val="nil"/>
            </w:tcBorders>
            <w:noWrap/>
            <w:vAlign w:val="bottom"/>
          </w:tcPr>
          <w:p w:rsidRPr="00497212" w:rsidR="00BC3515" w:rsidP="00497212" w:rsidRDefault="00BC3515" w14:paraId="0BB6D8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229349</w:t>
            </w:r>
          </w:p>
        </w:tc>
        <w:tc>
          <w:tcPr>
            <w:tcW w:w="1062" w:type="dxa"/>
            <w:tcBorders>
              <w:top w:val="nil"/>
              <w:left w:val="nil"/>
              <w:bottom w:val="nil"/>
              <w:right w:val="nil"/>
            </w:tcBorders>
            <w:noWrap/>
            <w:vAlign w:val="bottom"/>
          </w:tcPr>
          <w:p w:rsidRPr="00497212" w:rsidR="00BC3515" w:rsidP="00497212" w:rsidRDefault="00BC3515" w14:paraId="009EA2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167167.9</w:t>
            </w:r>
          </w:p>
        </w:tc>
        <w:tc>
          <w:tcPr>
            <w:tcW w:w="1128" w:type="dxa"/>
            <w:tcBorders>
              <w:top w:val="nil"/>
              <w:left w:val="nil"/>
              <w:bottom w:val="nil"/>
              <w:right w:val="nil"/>
            </w:tcBorders>
            <w:noWrap/>
            <w:vAlign w:val="bottom"/>
          </w:tcPr>
          <w:p w:rsidRPr="00497212" w:rsidR="00BC3515" w:rsidP="00497212" w:rsidRDefault="00BC3515" w14:paraId="60D24C5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314659.4</w:t>
            </w:r>
          </w:p>
        </w:tc>
        <w:tc>
          <w:tcPr>
            <w:tcW w:w="722" w:type="dxa"/>
            <w:tcBorders>
              <w:top w:val="nil"/>
              <w:left w:val="nil"/>
              <w:bottom w:val="nil"/>
              <w:right w:val="nil"/>
            </w:tcBorders>
            <w:noWrap/>
            <w:vAlign w:val="bottom"/>
          </w:tcPr>
          <w:p w:rsidRPr="00497212" w:rsidR="00BC3515" w:rsidP="00497212" w:rsidRDefault="00BC3515" w14:paraId="7EC85D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67A4F72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55C7B5A" w14:textId="77777777">
        <w:trPr>
          <w:trHeight w:val="300"/>
        </w:trPr>
        <w:tc>
          <w:tcPr>
            <w:tcW w:w="622" w:type="dxa"/>
            <w:tcBorders>
              <w:top w:val="nil"/>
              <w:left w:val="nil"/>
              <w:bottom w:val="nil"/>
              <w:right w:val="nil"/>
            </w:tcBorders>
            <w:noWrap/>
            <w:vAlign w:val="bottom"/>
          </w:tcPr>
          <w:p w:rsidRPr="00497212" w:rsidR="00BC3515" w:rsidP="00497212" w:rsidRDefault="00BC3515" w14:paraId="0F2979A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1989</w:t>
            </w:r>
          </w:p>
        </w:tc>
        <w:tc>
          <w:tcPr>
            <w:tcW w:w="1305" w:type="dxa"/>
            <w:tcBorders>
              <w:top w:val="nil"/>
              <w:left w:val="nil"/>
              <w:bottom w:val="nil"/>
              <w:right w:val="nil"/>
            </w:tcBorders>
            <w:noWrap/>
            <w:vAlign w:val="bottom"/>
          </w:tcPr>
          <w:p w:rsidRPr="00497212" w:rsidR="00BC3515" w:rsidP="00497212" w:rsidRDefault="00BC3515" w14:paraId="452DD5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35962957</w:t>
            </w:r>
          </w:p>
        </w:tc>
        <w:tc>
          <w:tcPr>
            <w:tcW w:w="1279" w:type="dxa"/>
            <w:tcBorders>
              <w:top w:val="nil"/>
              <w:left w:val="nil"/>
              <w:bottom w:val="nil"/>
              <w:right w:val="nil"/>
            </w:tcBorders>
            <w:noWrap/>
            <w:vAlign w:val="bottom"/>
          </w:tcPr>
          <w:p w:rsidRPr="00497212" w:rsidR="00BC3515" w:rsidP="00497212" w:rsidRDefault="00BC3515" w14:paraId="0A74335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25474212</w:t>
            </w:r>
          </w:p>
        </w:tc>
        <w:tc>
          <w:tcPr>
            <w:tcW w:w="1306" w:type="dxa"/>
            <w:tcBorders>
              <w:top w:val="nil"/>
              <w:left w:val="nil"/>
              <w:bottom w:val="nil"/>
              <w:right w:val="nil"/>
            </w:tcBorders>
            <w:noWrap/>
            <w:vAlign w:val="bottom"/>
          </w:tcPr>
          <w:p w:rsidRPr="00497212" w:rsidR="00BC3515" w:rsidP="00497212" w:rsidRDefault="00BC3515" w14:paraId="26E29F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50770336</w:t>
            </w:r>
          </w:p>
        </w:tc>
        <w:tc>
          <w:tcPr>
            <w:tcW w:w="1063" w:type="dxa"/>
            <w:tcBorders>
              <w:top w:val="nil"/>
              <w:left w:val="nil"/>
              <w:bottom w:val="nil"/>
              <w:right w:val="nil"/>
            </w:tcBorders>
            <w:noWrap/>
            <w:vAlign w:val="bottom"/>
          </w:tcPr>
          <w:p w:rsidRPr="00497212" w:rsidR="00BC3515" w:rsidP="00497212" w:rsidRDefault="00BC3515" w14:paraId="5F190D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279288.3</w:t>
            </w:r>
          </w:p>
        </w:tc>
        <w:tc>
          <w:tcPr>
            <w:tcW w:w="1062" w:type="dxa"/>
            <w:tcBorders>
              <w:top w:val="nil"/>
              <w:left w:val="nil"/>
              <w:bottom w:val="nil"/>
              <w:right w:val="nil"/>
            </w:tcBorders>
            <w:noWrap/>
            <w:vAlign w:val="bottom"/>
          </w:tcPr>
          <w:p w:rsidRPr="00497212" w:rsidR="00BC3515" w:rsidP="00497212" w:rsidRDefault="00BC3515" w14:paraId="5F14CC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204427.4</w:t>
            </w:r>
          </w:p>
        </w:tc>
        <w:tc>
          <w:tcPr>
            <w:tcW w:w="1128" w:type="dxa"/>
            <w:tcBorders>
              <w:top w:val="nil"/>
              <w:left w:val="nil"/>
              <w:bottom w:val="nil"/>
              <w:right w:val="nil"/>
            </w:tcBorders>
            <w:noWrap/>
            <w:vAlign w:val="bottom"/>
          </w:tcPr>
          <w:p w:rsidRPr="00497212" w:rsidR="00BC3515" w:rsidP="00497212" w:rsidRDefault="00BC3515" w14:paraId="3BF770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381563.3</w:t>
            </w:r>
          </w:p>
        </w:tc>
        <w:tc>
          <w:tcPr>
            <w:tcW w:w="722" w:type="dxa"/>
            <w:tcBorders>
              <w:top w:val="nil"/>
              <w:left w:val="nil"/>
              <w:bottom w:val="nil"/>
              <w:right w:val="nil"/>
            </w:tcBorders>
            <w:noWrap/>
            <w:vAlign w:val="bottom"/>
          </w:tcPr>
          <w:p w:rsidRPr="00497212" w:rsidR="00BC3515" w:rsidP="00497212" w:rsidRDefault="00BC3515" w14:paraId="1E9812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B0A4DE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6BB3B82" w14:textId="77777777">
        <w:trPr>
          <w:trHeight w:val="300"/>
        </w:trPr>
        <w:tc>
          <w:tcPr>
            <w:tcW w:w="622" w:type="dxa"/>
            <w:tcBorders>
              <w:top w:val="nil"/>
              <w:left w:val="nil"/>
              <w:bottom w:val="nil"/>
              <w:right w:val="nil"/>
            </w:tcBorders>
            <w:noWrap/>
            <w:vAlign w:val="bottom"/>
          </w:tcPr>
          <w:p w:rsidRPr="00497212" w:rsidR="00BC3515" w:rsidP="00497212" w:rsidRDefault="00BC3515" w14:paraId="27F508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1990</w:t>
            </w:r>
          </w:p>
        </w:tc>
        <w:tc>
          <w:tcPr>
            <w:tcW w:w="1305" w:type="dxa"/>
            <w:tcBorders>
              <w:top w:val="nil"/>
              <w:left w:val="nil"/>
              <w:bottom w:val="nil"/>
              <w:right w:val="nil"/>
            </w:tcBorders>
            <w:noWrap/>
            <w:vAlign w:val="bottom"/>
          </w:tcPr>
          <w:p w:rsidRPr="00497212" w:rsidR="00BC3515" w:rsidP="00497212" w:rsidRDefault="00BC3515" w14:paraId="7E41062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36215581</w:t>
            </w:r>
          </w:p>
        </w:tc>
        <w:tc>
          <w:tcPr>
            <w:tcW w:w="1279" w:type="dxa"/>
            <w:tcBorders>
              <w:top w:val="nil"/>
              <w:left w:val="nil"/>
              <w:bottom w:val="nil"/>
              <w:right w:val="nil"/>
            </w:tcBorders>
            <w:noWrap/>
            <w:vAlign w:val="bottom"/>
          </w:tcPr>
          <w:p w:rsidRPr="00497212" w:rsidR="00BC3515" w:rsidP="00497212" w:rsidRDefault="00BC3515" w14:paraId="1F96B0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25721125</w:t>
            </w:r>
          </w:p>
        </w:tc>
        <w:tc>
          <w:tcPr>
            <w:tcW w:w="1306" w:type="dxa"/>
            <w:tcBorders>
              <w:top w:val="nil"/>
              <w:left w:val="nil"/>
              <w:bottom w:val="nil"/>
              <w:right w:val="nil"/>
            </w:tcBorders>
            <w:noWrap/>
            <w:vAlign w:val="bottom"/>
          </w:tcPr>
          <w:p w:rsidRPr="00497212" w:rsidR="00BC3515" w:rsidP="00497212" w:rsidRDefault="00BC3515" w14:paraId="730AB61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50991872</w:t>
            </w:r>
          </w:p>
        </w:tc>
        <w:tc>
          <w:tcPr>
            <w:tcW w:w="1063" w:type="dxa"/>
            <w:tcBorders>
              <w:top w:val="nil"/>
              <w:left w:val="nil"/>
              <w:bottom w:val="nil"/>
              <w:right w:val="nil"/>
            </w:tcBorders>
            <w:noWrap/>
            <w:vAlign w:val="bottom"/>
          </w:tcPr>
          <w:p w:rsidRPr="00497212" w:rsidR="00BC3515" w:rsidP="00497212" w:rsidRDefault="00BC3515" w14:paraId="7CF975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284930.3</w:t>
            </w:r>
          </w:p>
        </w:tc>
        <w:tc>
          <w:tcPr>
            <w:tcW w:w="1062" w:type="dxa"/>
            <w:tcBorders>
              <w:top w:val="nil"/>
              <w:left w:val="nil"/>
              <w:bottom w:val="nil"/>
              <w:right w:val="nil"/>
            </w:tcBorders>
            <w:noWrap/>
            <w:vAlign w:val="bottom"/>
          </w:tcPr>
          <w:p w:rsidRPr="00497212" w:rsidR="00BC3515" w:rsidP="00497212" w:rsidRDefault="00BC3515" w14:paraId="091C24A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210281</w:t>
            </w:r>
          </w:p>
        </w:tc>
        <w:tc>
          <w:tcPr>
            <w:tcW w:w="1128" w:type="dxa"/>
            <w:tcBorders>
              <w:top w:val="nil"/>
              <w:left w:val="nil"/>
              <w:bottom w:val="nil"/>
              <w:right w:val="nil"/>
            </w:tcBorders>
            <w:noWrap/>
            <w:vAlign w:val="bottom"/>
          </w:tcPr>
          <w:p w:rsidRPr="00497212" w:rsidR="00BC3515" w:rsidP="00497212" w:rsidRDefault="00BC3515" w14:paraId="17B807F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386080</w:t>
            </w:r>
          </w:p>
        </w:tc>
        <w:tc>
          <w:tcPr>
            <w:tcW w:w="722" w:type="dxa"/>
            <w:tcBorders>
              <w:top w:val="nil"/>
              <w:left w:val="nil"/>
              <w:bottom w:val="nil"/>
              <w:right w:val="nil"/>
            </w:tcBorders>
            <w:noWrap/>
            <w:vAlign w:val="bottom"/>
          </w:tcPr>
          <w:p w:rsidRPr="00497212" w:rsidR="00BC3515" w:rsidP="00497212" w:rsidRDefault="00BC3515" w14:paraId="0A1595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915070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E3296C4" w14:textId="77777777">
        <w:trPr>
          <w:trHeight w:val="300"/>
        </w:trPr>
        <w:tc>
          <w:tcPr>
            <w:tcW w:w="622" w:type="dxa"/>
            <w:tcBorders>
              <w:top w:val="nil"/>
              <w:left w:val="nil"/>
              <w:bottom w:val="nil"/>
              <w:right w:val="nil"/>
            </w:tcBorders>
            <w:noWrap/>
            <w:vAlign w:val="bottom"/>
          </w:tcPr>
          <w:p w:rsidRPr="00497212" w:rsidR="00BC3515" w:rsidP="00497212" w:rsidRDefault="00BC3515" w14:paraId="47E6CB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1991</w:t>
            </w:r>
          </w:p>
        </w:tc>
        <w:tc>
          <w:tcPr>
            <w:tcW w:w="1305" w:type="dxa"/>
            <w:tcBorders>
              <w:top w:val="nil"/>
              <w:left w:val="nil"/>
              <w:bottom w:val="nil"/>
              <w:right w:val="nil"/>
            </w:tcBorders>
            <w:noWrap/>
            <w:vAlign w:val="bottom"/>
          </w:tcPr>
          <w:p w:rsidRPr="00497212" w:rsidR="00BC3515" w:rsidP="00497212" w:rsidRDefault="00BC3515" w14:paraId="7C10856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34830361</w:t>
            </w:r>
          </w:p>
        </w:tc>
        <w:tc>
          <w:tcPr>
            <w:tcW w:w="1279" w:type="dxa"/>
            <w:tcBorders>
              <w:top w:val="nil"/>
              <w:left w:val="nil"/>
              <w:bottom w:val="nil"/>
              <w:right w:val="nil"/>
            </w:tcBorders>
            <w:noWrap/>
            <w:vAlign w:val="bottom"/>
          </w:tcPr>
          <w:p w:rsidRPr="00497212" w:rsidR="00BC3515" w:rsidP="00497212" w:rsidRDefault="00BC3515" w14:paraId="20DBC0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24823278</w:t>
            </w:r>
          </w:p>
        </w:tc>
        <w:tc>
          <w:tcPr>
            <w:tcW w:w="1306" w:type="dxa"/>
            <w:tcBorders>
              <w:top w:val="nil"/>
              <w:left w:val="nil"/>
              <w:bottom w:val="nil"/>
              <w:right w:val="nil"/>
            </w:tcBorders>
            <w:noWrap/>
            <w:vAlign w:val="bottom"/>
          </w:tcPr>
          <w:p w:rsidRPr="00497212" w:rsidR="00BC3515" w:rsidP="00497212" w:rsidRDefault="00BC3515" w14:paraId="297D6B7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48871629</w:t>
            </w:r>
          </w:p>
        </w:tc>
        <w:tc>
          <w:tcPr>
            <w:tcW w:w="1063" w:type="dxa"/>
            <w:tcBorders>
              <w:top w:val="nil"/>
              <w:left w:val="nil"/>
              <w:bottom w:val="nil"/>
              <w:right w:val="nil"/>
            </w:tcBorders>
            <w:noWrap/>
            <w:vAlign w:val="bottom"/>
          </w:tcPr>
          <w:p w:rsidRPr="00497212" w:rsidR="00BC3515" w:rsidP="00497212" w:rsidRDefault="00BC3515" w14:paraId="4B90DA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239186.8</w:t>
            </w:r>
          </w:p>
        </w:tc>
        <w:tc>
          <w:tcPr>
            <w:tcW w:w="1062" w:type="dxa"/>
            <w:tcBorders>
              <w:top w:val="nil"/>
              <w:left w:val="nil"/>
              <w:bottom w:val="nil"/>
              <w:right w:val="nil"/>
            </w:tcBorders>
            <w:noWrap/>
            <w:vAlign w:val="bottom"/>
          </w:tcPr>
          <w:p w:rsidRPr="00497212" w:rsidR="00BC3515" w:rsidP="00497212" w:rsidRDefault="00BC3515" w14:paraId="0F2975A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178781.6</w:t>
            </w:r>
          </w:p>
        </w:tc>
        <w:tc>
          <w:tcPr>
            <w:tcW w:w="1128" w:type="dxa"/>
            <w:tcBorders>
              <w:top w:val="nil"/>
              <w:left w:val="nil"/>
              <w:bottom w:val="nil"/>
              <w:right w:val="nil"/>
            </w:tcBorders>
            <w:noWrap/>
            <w:vAlign w:val="bottom"/>
          </w:tcPr>
          <w:p w:rsidRPr="00497212" w:rsidR="00BC3515" w:rsidP="00497212" w:rsidRDefault="00BC3515" w14:paraId="44935C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320001.1</w:t>
            </w:r>
          </w:p>
        </w:tc>
        <w:tc>
          <w:tcPr>
            <w:tcW w:w="722" w:type="dxa"/>
            <w:tcBorders>
              <w:top w:val="nil"/>
              <w:left w:val="nil"/>
              <w:bottom w:val="nil"/>
              <w:right w:val="nil"/>
            </w:tcBorders>
            <w:noWrap/>
            <w:vAlign w:val="bottom"/>
          </w:tcPr>
          <w:p w:rsidRPr="00497212" w:rsidR="00BC3515" w:rsidP="00497212" w:rsidRDefault="00BC3515" w14:paraId="646131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FBFDA9C"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44F220B" w14:textId="77777777">
        <w:trPr>
          <w:trHeight w:val="300"/>
        </w:trPr>
        <w:tc>
          <w:tcPr>
            <w:tcW w:w="622" w:type="dxa"/>
            <w:tcBorders>
              <w:top w:val="nil"/>
              <w:left w:val="nil"/>
              <w:bottom w:val="nil"/>
              <w:right w:val="nil"/>
            </w:tcBorders>
            <w:noWrap/>
            <w:vAlign w:val="bottom"/>
          </w:tcPr>
          <w:p w:rsidRPr="00497212" w:rsidR="00BC3515" w:rsidP="00497212" w:rsidRDefault="00BC3515" w14:paraId="75CEE66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1992</w:t>
            </w:r>
          </w:p>
        </w:tc>
        <w:tc>
          <w:tcPr>
            <w:tcW w:w="1305" w:type="dxa"/>
            <w:tcBorders>
              <w:top w:val="nil"/>
              <w:left w:val="nil"/>
              <w:bottom w:val="nil"/>
              <w:right w:val="nil"/>
            </w:tcBorders>
            <w:noWrap/>
            <w:vAlign w:val="bottom"/>
          </w:tcPr>
          <w:p w:rsidRPr="00497212" w:rsidR="00BC3515" w:rsidP="00497212" w:rsidRDefault="00BC3515" w14:paraId="1D69A1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34346133</w:t>
            </w:r>
          </w:p>
        </w:tc>
        <w:tc>
          <w:tcPr>
            <w:tcW w:w="1279" w:type="dxa"/>
            <w:tcBorders>
              <w:top w:val="nil"/>
              <w:left w:val="nil"/>
              <w:bottom w:val="nil"/>
              <w:right w:val="nil"/>
            </w:tcBorders>
            <w:noWrap/>
            <w:vAlign w:val="bottom"/>
          </w:tcPr>
          <w:p w:rsidRPr="00497212" w:rsidR="00BC3515" w:rsidP="00497212" w:rsidRDefault="00BC3515" w14:paraId="7852AE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24523314</w:t>
            </w:r>
          </w:p>
        </w:tc>
        <w:tc>
          <w:tcPr>
            <w:tcW w:w="1306" w:type="dxa"/>
            <w:tcBorders>
              <w:top w:val="nil"/>
              <w:left w:val="nil"/>
              <w:bottom w:val="nil"/>
              <w:right w:val="nil"/>
            </w:tcBorders>
            <w:noWrap/>
            <w:vAlign w:val="bottom"/>
          </w:tcPr>
          <w:p w:rsidRPr="00497212" w:rsidR="00BC3515" w:rsidP="00497212" w:rsidRDefault="00BC3515" w14:paraId="16F7B0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48103486</w:t>
            </w:r>
          </w:p>
        </w:tc>
        <w:tc>
          <w:tcPr>
            <w:tcW w:w="1063" w:type="dxa"/>
            <w:tcBorders>
              <w:top w:val="nil"/>
              <w:left w:val="nil"/>
              <w:bottom w:val="nil"/>
              <w:right w:val="nil"/>
            </w:tcBorders>
            <w:noWrap/>
            <w:vAlign w:val="bottom"/>
          </w:tcPr>
          <w:p w:rsidRPr="00497212" w:rsidR="00BC3515" w:rsidP="00497212" w:rsidRDefault="00BC3515" w14:paraId="374397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261450.4</w:t>
            </w:r>
          </w:p>
        </w:tc>
        <w:tc>
          <w:tcPr>
            <w:tcW w:w="1062" w:type="dxa"/>
            <w:tcBorders>
              <w:top w:val="nil"/>
              <w:left w:val="nil"/>
              <w:bottom w:val="nil"/>
              <w:right w:val="nil"/>
            </w:tcBorders>
            <w:noWrap/>
            <w:vAlign w:val="bottom"/>
          </w:tcPr>
          <w:p w:rsidRPr="00497212" w:rsidR="00BC3515" w:rsidP="00497212" w:rsidRDefault="00BC3515" w14:paraId="3709925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195334.7</w:t>
            </w:r>
          </w:p>
        </w:tc>
        <w:tc>
          <w:tcPr>
            <w:tcW w:w="1128" w:type="dxa"/>
            <w:tcBorders>
              <w:top w:val="nil"/>
              <w:left w:val="nil"/>
              <w:bottom w:val="nil"/>
              <w:right w:val="nil"/>
            </w:tcBorders>
            <w:noWrap/>
            <w:vAlign w:val="bottom"/>
          </w:tcPr>
          <w:p w:rsidRPr="00497212" w:rsidR="00BC3515" w:rsidP="00497212" w:rsidRDefault="00BC3515" w14:paraId="054127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349944.7</w:t>
            </w:r>
          </w:p>
        </w:tc>
        <w:tc>
          <w:tcPr>
            <w:tcW w:w="722" w:type="dxa"/>
            <w:tcBorders>
              <w:top w:val="nil"/>
              <w:left w:val="nil"/>
              <w:bottom w:val="nil"/>
              <w:right w:val="nil"/>
            </w:tcBorders>
            <w:noWrap/>
            <w:vAlign w:val="bottom"/>
          </w:tcPr>
          <w:p w:rsidRPr="00497212" w:rsidR="00BC3515" w:rsidP="00497212" w:rsidRDefault="00BC3515" w14:paraId="2FA821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600D966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36FC81B" w14:textId="77777777">
        <w:trPr>
          <w:trHeight w:val="300"/>
        </w:trPr>
        <w:tc>
          <w:tcPr>
            <w:tcW w:w="622" w:type="dxa"/>
            <w:tcBorders>
              <w:top w:val="nil"/>
              <w:left w:val="nil"/>
              <w:bottom w:val="nil"/>
              <w:right w:val="nil"/>
            </w:tcBorders>
            <w:noWrap/>
            <w:vAlign w:val="bottom"/>
          </w:tcPr>
          <w:p w:rsidRPr="00497212" w:rsidR="00BC3515" w:rsidP="00497212" w:rsidRDefault="00BC3515" w14:paraId="6AD9BDC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1993</w:t>
            </w:r>
          </w:p>
        </w:tc>
        <w:tc>
          <w:tcPr>
            <w:tcW w:w="1305" w:type="dxa"/>
            <w:tcBorders>
              <w:top w:val="nil"/>
              <w:left w:val="nil"/>
              <w:bottom w:val="nil"/>
              <w:right w:val="nil"/>
            </w:tcBorders>
            <w:noWrap/>
            <w:vAlign w:val="bottom"/>
          </w:tcPr>
          <w:p w:rsidRPr="00497212" w:rsidR="00BC3515" w:rsidP="00497212" w:rsidRDefault="00BC3515" w14:paraId="3E53A8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44633712</w:t>
            </w:r>
          </w:p>
        </w:tc>
        <w:tc>
          <w:tcPr>
            <w:tcW w:w="1279" w:type="dxa"/>
            <w:tcBorders>
              <w:top w:val="nil"/>
              <w:left w:val="nil"/>
              <w:bottom w:val="nil"/>
              <w:right w:val="nil"/>
            </w:tcBorders>
            <w:noWrap/>
            <w:vAlign w:val="bottom"/>
          </w:tcPr>
          <w:p w:rsidRPr="00497212" w:rsidR="00BC3515" w:rsidP="00497212" w:rsidRDefault="00BC3515" w14:paraId="2A7EE0C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32241893</w:t>
            </w:r>
          </w:p>
        </w:tc>
        <w:tc>
          <w:tcPr>
            <w:tcW w:w="1306" w:type="dxa"/>
            <w:tcBorders>
              <w:top w:val="nil"/>
              <w:left w:val="nil"/>
              <w:bottom w:val="nil"/>
              <w:right w:val="nil"/>
            </w:tcBorders>
            <w:noWrap/>
            <w:vAlign w:val="bottom"/>
          </w:tcPr>
          <w:p w:rsidRPr="00497212" w:rsidR="00BC3515" w:rsidP="00497212" w:rsidRDefault="00BC3515" w14:paraId="608280F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61788190</w:t>
            </w:r>
          </w:p>
        </w:tc>
        <w:tc>
          <w:tcPr>
            <w:tcW w:w="1063" w:type="dxa"/>
            <w:tcBorders>
              <w:top w:val="nil"/>
              <w:left w:val="nil"/>
              <w:bottom w:val="nil"/>
              <w:right w:val="nil"/>
            </w:tcBorders>
            <w:noWrap/>
            <w:vAlign w:val="bottom"/>
          </w:tcPr>
          <w:p w:rsidRPr="00497212" w:rsidR="00BC3515" w:rsidP="00497212" w:rsidRDefault="00BC3515" w14:paraId="09999C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299838.7</w:t>
            </w:r>
          </w:p>
        </w:tc>
        <w:tc>
          <w:tcPr>
            <w:tcW w:w="1062" w:type="dxa"/>
            <w:tcBorders>
              <w:top w:val="nil"/>
              <w:left w:val="nil"/>
              <w:bottom w:val="nil"/>
              <w:right w:val="nil"/>
            </w:tcBorders>
            <w:noWrap/>
            <w:vAlign w:val="bottom"/>
          </w:tcPr>
          <w:p w:rsidRPr="00497212" w:rsidR="00BC3515" w:rsidP="00497212" w:rsidRDefault="00BC3515" w14:paraId="6512091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225084.8</w:t>
            </w:r>
          </w:p>
        </w:tc>
        <w:tc>
          <w:tcPr>
            <w:tcW w:w="1128" w:type="dxa"/>
            <w:tcBorders>
              <w:top w:val="nil"/>
              <w:left w:val="nil"/>
              <w:bottom w:val="nil"/>
              <w:right w:val="nil"/>
            </w:tcBorders>
            <w:noWrap/>
            <w:vAlign w:val="bottom"/>
          </w:tcPr>
          <w:p w:rsidRPr="00497212" w:rsidR="00BC3515" w:rsidP="00497212" w:rsidRDefault="00BC3515" w14:paraId="7FF4746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399419.5</w:t>
            </w:r>
          </w:p>
        </w:tc>
        <w:tc>
          <w:tcPr>
            <w:tcW w:w="722" w:type="dxa"/>
            <w:tcBorders>
              <w:top w:val="nil"/>
              <w:left w:val="nil"/>
              <w:bottom w:val="nil"/>
              <w:right w:val="nil"/>
            </w:tcBorders>
            <w:noWrap/>
            <w:vAlign w:val="bottom"/>
          </w:tcPr>
          <w:p w:rsidRPr="00497212" w:rsidR="00BC3515" w:rsidP="00497212" w:rsidRDefault="00BC3515" w14:paraId="602174B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E879BC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35A8EC5" w14:textId="77777777">
        <w:trPr>
          <w:trHeight w:val="300"/>
        </w:trPr>
        <w:tc>
          <w:tcPr>
            <w:tcW w:w="622" w:type="dxa"/>
            <w:tcBorders>
              <w:top w:val="nil"/>
              <w:left w:val="nil"/>
              <w:bottom w:val="nil"/>
              <w:right w:val="nil"/>
            </w:tcBorders>
            <w:noWrap/>
            <w:vAlign w:val="bottom"/>
          </w:tcPr>
          <w:p w:rsidRPr="00497212" w:rsidR="00BC3515" w:rsidP="00497212" w:rsidRDefault="00BC3515" w14:paraId="625C91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1994</w:t>
            </w:r>
          </w:p>
        </w:tc>
        <w:tc>
          <w:tcPr>
            <w:tcW w:w="1305" w:type="dxa"/>
            <w:tcBorders>
              <w:top w:val="nil"/>
              <w:left w:val="nil"/>
              <w:bottom w:val="nil"/>
              <w:right w:val="nil"/>
            </w:tcBorders>
            <w:noWrap/>
            <w:vAlign w:val="bottom"/>
          </w:tcPr>
          <w:p w:rsidRPr="00497212" w:rsidR="00BC3515" w:rsidP="00497212" w:rsidRDefault="00BC3515" w14:paraId="143CE4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55008595</w:t>
            </w:r>
          </w:p>
        </w:tc>
        <w:tc>
          <w:tcPr>
            <w:tcW w:w="1279" w:type="dxa"/>
            <w:tcBorders>
              <w:top w:val="nil"/>
              <w:left w:val="nil"/>
              <w:bottom w:val="nil"/>
              <w:right w:val="nil"/>
            </w:tcBorders>
            <w:noWrap/>
            <w:vAlign w:val="bottom"/>
          </w:tcPr>
          <w:p w:rsidRPr="00497212" w:rsidR="00BC3515" w:rsidP="00497212" w:rsidRDefault="00BC3515" w14:paraId="7F212C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39962082</w:t>
            </w:r>
          </w:p>
        </w:tc>
        <w:tc>
          <w:tcPr>
            <w:tcW w:w="1306" w:type="dxa"/>
            <w:tcBorders>
              <w:top w:val="nil"/>
              <w:left w:val="nil"/>
              <w:bottom w:val="nil"/>
              <w:right w:val="nil"/>
            </w:tcBorders>
            <w:noWrap/>
            <w:vAlign w:val="bottom"/>
          </w:tcPr>
          <w:p w:rsidRPr="00497212" w:rsidR="00BC3515" w:rsidP="00497212" w:rsidRDefault="00BC3515" w14:paraId="36C6B9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75720418</w:t>
            </w:r>
          </w:p>
        </w:tc>
        <w:tc>
          <w:tcPr>
            <w:tcW w:w="1063" w:type="dxa"/>
            <w:tcBorders>
              <w:top w:val="nil"/>
              <w:left w:val="nil"/>
              <w:bottom w:val="nil"/>
              <w:right w:val="nil"/>
            </w:tcBorders>
            <w:noWrap/>
            <w:vAlign w:val="bottom"/>
          </w:tcPr>
          <w:p w:rsidRPr="00497212" w:rsidR="00BC3515" w:rsidP="00497212" w:rsidRDefault="00BC3515" w14:paraId="00CA1E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364397.3</w:t>
            </w:r>
          </w:p>
        </w:tc>
        <w:tc>
          <w:tcPr>
            <w:tcW w:w="1062" w:type="dxa"/>
            <w:tcBorders>
              <w:top w:val="nil"/>
              <w:left w:val="nil"/>
              <w:bottom w:val="nil"/>
              <w:right w:val="nil"/>
            </w:tcBorders>
            <w:noWrap/>
            <w:vAlign w:val="bottom"/>
          </w:tcPr>
          <w:p w:rsidRPr="00497212" w:rsidR="00BC3515" w:rsidP="00497212" w:rsidRDefault="00BC3515" w14:paraId="65118B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275933.5</w:t>
            </w:r>
          </w:p>
        </w:tc>
        <w:tc>
          <w:tcPr>
            <w:tcW w:w="1128" w:type="dxa"/>
            <w:tcBorders>
              <w:top w:val="nil"/>
              <w:left w:val="nil"/>
              <w:bottom w:val="nil"/>
              <w:right w:val="nil"/>
            </w:tcBorders>
            <w:noWrap/>
            <w:vAlign w:val="bottom"/>
          </w:tcPr>
          <w:p w:rsidRPr="00497212" w:rsidR="00BC3515" w:rsidP="00497212" w:rsidRDefault="00BC3515" w14:paraId="6D15C4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481222.4</w:t>
            </w:r>
          </w:p>
        </w:tc>
        <w:tc>
          <w:tcPr>
            <w:tcW w:w="722" w:type="dxa"/>
            <w:tcBorders>
              <w:top w:val="nil"/>
              <w:left w:val="nil"/>
              <w:bottom w:val="nil"/>
              <w:right w:val="nil"/>
            </w:tcBorders>
            <w:noWrap/>
            <w:vAlign w:val="bottom"/>
          </w:tcPr>
          <w:p w:rsidRPr="00497212" w:rsidR="00BC3515" w:rsidP="00497212" w:rsidRDefault="00BC3515" w14:paraId="772E7D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D9CCC6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0752641" w14:textId="77777777">
        <w:trPr>
          <w:trHeight w:val="300"/>
        </w:trPr>
        <w:tc>
          <w:tcPr>
            <w:tcW w:w="622" w:type="dxa"/>
            <w:tcBorders>
              <w:top w:val="nil"/>
              <w:left w:val="nil"/>
              <w:bottom w:val="nil"/>
              <w:right w:val="nil"/>
            </w:tcBorders>
            <w:noWrap/>
            <w:vAlign w:val="bottom"/>
          </w:tcPr>
          <w:p w:rsidRPr="00497212" w:rsidR="00BC3515" w:rsidP="00497212" w:rsidRDefault="00BC3515" w14:paraId="1423DF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1995</w:t>
            </w:r>
          </w:p>
        </w:tc>
        <w:tc>
          <w:tcPr>
            <w:tcW w:w="1305" w:type="dxa"/>
            <w:tcBorders>
              <w:top w:val="nil"/>
              <w:left w:val="nil"/>
              <w:bottom w:val="nil"/>
              <w:right w:val="nil"/>
            </w:tcBorders>
            <w:noWrap/>
            <w:vAlign w:val="bottom"/>
          </w:tcPr>
          <w:p w:rsidRPr="00497212" w:rsidR="00BC3515" w:rsidP="00497212" w:rsidRDefault="00BC3515" w14:paraId="3F2EEF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56797337</w:t>
            </w:r>
          </w:p>
        </w:tc>
        <w:tc>
          <w:tcPr>
            <w:tcW w:w="1279" w:type="dxa"/>
            <w:tcBorders>
              <w:top w:val="nil"/>
              <w:left w:val="nil"/>
              <w:bottom w:val="nil"/>
              <w:right w:val="nil"/>
            </w:tcBorders>
            <w:noWrap/>
            <w:vAlign w:val="bottom"/>
          </w:tcPr>
          <w:p w:rsidRPr="00497212" w:rsidR="00BC3515" w:rsidP="00497212" w:rsidRDefault="00BC3515" w14:paraId="0698563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41360331</w:t>
            </w:r>
          </w:p>
        </w:tc>
        <w:tc>
          <w:tcPr>
            <w:tcW w:w="1306" w:type="dxa"/>
            <w:tcBorders>
              <w:top w:val="nil"/>
              <w:left w:val="nil"/>
              <w:bottom w:val="nil"/>
              <w:right w:val="nil"/>
            </w:tcBorders>
            <w:noWrap/>
            <w:vAlign w:val="bottom"/>
          </w:tcPr>
          <w:p w:rsidRPr="00497212" w:rsidR="00BC3515" w:rsidP="00497212" w:rsidRDefault="00BC3515" w14:paraId="1D309A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77995930</w:t>
            </w:r>
          </w:p>
        </w:tc>
        <w:tc>
          <w:tcPr>
            <w:tcW w:w="1063" w:type="dxa"/>
            <w:tcBorders>
              <w:top w:val="nil"/>
              <w:left w:val="nil"/>
              <w:bottom w:val="nil"/>
              <w:right w:val="nil"/>
            </w:tcBorders>
            <w:noWrap/>
            <w:vAlign w:val="bottom"/>
          </w:tcPr>
          <w:p w:rsidRPr="00497212" w:rsidR="00BC3515" w:rsidP="00497212" w:rsidRDefault="00BC3515" w14:paraId="6C90F5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497823.1</w:t>
            </w:r>
          </w:p>
        </w:tc>
        <w:tc>
          <w:tcPr>
            <w:tcW w:w="1062" w:type="dxa"/>
            <w:tcBorders>
              <w:top w:val="nil"/>
              <w:left w:val="nil"/>
              <w:bottom w:val="nil"/>
              <w:right w:val="nil"/>
            </w:tcBorders>
            <w:noWrap/>
            <w:vAlign w:val="bottom"/>
          </w:tcPr>
          <w:p w:rsidRPr="00497212" w:rsidR="00BC3515" w:rsidP="00497212" w:rsidRDefault="00BC3515" w14:paraId="101E614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377463.2</w:t>
            </w:r>
          </w:p>
        </w:tc>
        <w:tc>
          <w:tcPr>
            <w:tcW w:w="1128" w:type="dxa"/>
            <w:tcBorders>
              <w:top w:val="nil"/>
              <w:left w:val="nil"/>
              <w:bottom w:val="nil"/>
              <w:right w:val="nil"/>
            </w:tcBorders>
            <w:noWrap/>
            <w:vAlign w:val="bottom"/>
          </w:tcPr>
          <w:p w:rsidRPr="00497212" w:rsidR="00BC3515" w:rsidP="00497212" w:rsidRDefault="00BC3515" w14:paraId="7886114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656561.5</w:t>
            </w:r>
          </w:p>
        </w:tc>
        <w:tc>
          <w:tcPr>
            <w:tcW w:w="722" w:type="dxa"/>
            <w:tcBorders>
              <w:top w:val="nil"/>
              <w:left w:val="nil"/>
              <w:bottom w:val="nil"/>
              <w:right w:val="nil"/>
            </w:tcBorders>
            <w:noWrap/>
            <w:vAlign w:val="bottom"/>
          </w:tcPr>
          <w:p w:rsidRPr="00497212" w:rsidR="00BC3515" w:rsidP="00497212" w:rsidRDefault="00BC3515" w14:paraId="4A524E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2A5DF5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A5F9606" w14:textId="77777777">
        <w:trPr>
          <w:trHeight w:val="300"/>
        </w:trPr>
        <w:tc>
          <w:tcPr>
            <w:tcW w:w="622" w:type="dxa"/>
            <w:tcBorders>
              <w:top w:val="nil"/>
              <w:left w:val="nil"/>
              <w:bottom w:val="nil"/>
              <w:right w:val="nil"/>
            </w:tcBorders>
            <w:noWrap/>
            <w:vAlign w:val="bottom"/>
          </w:tcPr>
          <w:p w:rsidRPr="00497212" w:rsidR="00BC3515" w:rsidP="00497212" w:rsidRDefault="00BC3515" w14:paraId="694960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1996</w:t>
            </w:r>
          </w:p>
        </w:tc>
        <w:tc>
          <w:tcPr>
            <w:tcW w:w="1305" w:type="dxa"/>
            <w:tcBorders>
              <w:top w:val="nil"/>
              <w:left w:val="nil"/>
              <w:bottom w:val="nil"/>
              <w:right w:val="nil"/>
            </w:tcBorders>
            <w:noWrap/>
            <w:vAlign w:val="bottom"/>
          </w:tcPr>
          <w:p w:rsidRPr="00497212" w:rsidR="00BC3515" w:rsidP="00497212" w:rsidRDefault="00BC3515" w14:paraId="3F13ACD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57886804</w:t>
            </w:r>
          </w:p>
        </w:tc>
        <w:tc>
          <w:tcPr>
            <w:tcW w:w="1279" w:type="dxa"/>
            <w:tcBorders>
              <w:top w:val="nil"/>
              <w:left w:val="nil"/>
              <w:bottom w:val="nil"/>
              <w:right w:val="nil"/>
            </w:tcBorders>
            <w:noWrap/>
            <w:vAlign w:val="bottom"/>
          </w:tcPr>
          <w:p w:rsidRPr="00497212" w:rsidR="00BC3515" w:rsidP="00497212" w:rsidRDefault="00BC3515" w14:paraId="70DA33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42187579</w:t>
            </w:r>
          </w:p>
        </w:tc>
        <w:tc>
          <w:tcPr>
            <w:tcW w:w="1306" w:type="dxa"/>
            <w:tcBorders>
              <w:top w:val="nil"/>
              <w:left w:val="nil"/>
              <w:bottom w:val="nil"/>
              <w:right w:val="nil"/>
            </w:tcBorders>
            <w:noWrap/>
            <w:vAlign w:val="bottom"/>
          </w:tcPr>
          <w:p w:rsidRPr="00497212" w:rsidR="00BC3515" w:rsidP="00497212" w:rsidRDefault="00BC3515" w14:paraId="7DFF6A4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79428166</w:t>
            </w:r>
          </w:p>
        </w:tc>
        <w:tc>
          <w:tcPr>
            <w:tcW w:w="1063" w:type="dxa"/>
            <w:tcBorders>
              <w:top w:val="nil"/>
              <w:left w:val="nil"/>
              <w:bottom w:val="nil"/>
              <w:right w:val="nil"/>
            </w:tcBorders>
            <w:noWrap/>
            <w:vAlign w:val="bottom"/>
          </w:tcPr>
          <w:p w:rsidRPr="00497212" w:rsidR="00BC3515" w:rsidP="00497212" w:rsidRDefault="00BC3515" w14:paraId="4A9DA5A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498321.1</w:t>
            </w:r>
          </w:p>
        </w:tc>
        <w:tc>
          <w:tcPr>
            <w:tcW w:w="1062" w:type="dxa"/>
            <w:tcBorders>
              <w:top w:val="nil"/>
              <w:left w:val="nil"/>
              <w:bottom w:val="nil"/>
              <w:right w:val="nil"/>
            </w:tcBorders>
            <w:noWrap/>
            <w:vAlign w:val="bottom"/>
          </w:tcPr>
          <w:p w:rsidRPr="00497212" w:rsidR="00BC3515" w:rsidP="00497212" w:rsidRDefault="00BC3515" w14:paraId="1CE99D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378760.3</w:t>
            </w:r>
          </w:p>
        </w:tc>
        <w:tc>
          <w:tcPr>
            <w:tcW w:w="1128" w:type="dxa"/>
            <w:tcBorders>
              <w:top w:val="nil"/>
              <w:left w:val="nil"/>
              <w:bottom w:val="nil"/>
              <w:right w:val="nil"/>
            </w:tcBorders>
            <w:noWrap/>
            <w:vAlign w:val="bottom"/>
          </w:tcPr>
          <w:p w:rsidRPr="00497212" w:rsidR="00BC3515" w:rsidP="00497212" w:rsidRDefault="00BC3515" w14:paraId="49395A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655623</w:t>
            </w:r>
          </w:p>
        </w:tc>
        <w:tc>
          <w:tcPr>
            <w:tcW w:w="722" w:type="dxa"/>
            <w:tcBorders>
              <w:top w:val="nil"/>
              <w:left w:val="nil"/>
              <w:bottom w:val="nil"/>
              <w:right w:val="nil"/>
            </w:tcBorders>
            <w:noWrap/>
            <w:vAlign w:val="bottom"/>
          </w:tcPr>
          <w:p w:rsidRPr="00497212" w:rsidR="00BC3515" w:rsidP="00497212" w:rsidRDefault="00BC3515" w14:paraId="385774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0E2FC9D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8F5C14F" w14:textId="77777777">
        <w:trPr>
          <w:trHeight w:val="300"/>
        </w:trPr>
        <w:tc>
          <w:tcPr>
            <w:tcW w:w="622" w:type="dxa"/>
            <w:tcBorders>
              <w:top w:val="nil"/>
              <w:left w:val="nil"/>
              <w:bottom w:val="nil"/>
              <w:right w:val="nil"/>
            </w:tcBorders>
            <w:noWrap/>
            <w:vAlign w:val="bottom"/>
          </w:tcPr>
          <w:p w:rsidRPr="00497212" w:rsidR="00BC3515" w:rsidP="00497212" w:rsidRDefault="00BC3515" w14:paraId="200B38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1997</w:t>
            </w:r>
          </w:p>
        </w:tc>
        <w:tc>
          <w:tcPr>
            <w:tcW w:w="1305" w:type="dxa"/>
            <w:tcBorders>
              <w:top w:val="nil"/>
              <w:left w:val="nil"/>
              <w:bottom w:val="nil"/>
              <w:right w:val="nil"/>
            </w:tcBorders>
            <w:noWrap/>
            <w:vAlign w:val="bottom"/>
          </w:tcPr>
          <w:p w:rsidRPr="00497212" w:rsidR="00BC3515" w:rsidP="00497212" w:rsidRDefault="00BC3515" w14:paraId="6979C1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58410136</w:t>
            </w:r>
          </w:p>
        </w:tc>
        <w:tc>
          <w:tcPr>
            <w:tcW w:w="1279" w:type="dxa"/>
            <w:tcBorders>
              <w:top w:val="nil"/>
              <w:left w:val="nil"/>
              <w:bottom w:val="nil"/>
              <w:right w:val="nil"/>
            </w:tcBorders>
            <w:noWrap/>
            <w:vAlign w:val="bottom"/>
          </w:tcPr>
          <w:p w:rsidRPr="00497212" w:rsidR="00BC3515" w:rsidP="00497212" w:rsidRDefault="00BC3515" w14:paraId="7EFF163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42560638</w:t>
            </w:r>
          </w:p>
        </w:tc>
        <w:tc>
          <w:tcPr>
            <w:tcW w:w="1306" w:type="dxa"/>
            <w:tcBorders>
              <w:top w:val="nil"/>
              <w:left w:val="nil"/>
              <w:bottom w:val="nil"/>
              <w:right w:val="nil"/>
            </w:tcBorders>
            <w:noWrap/>
            <w:vAlign w:val="bottom"/>
          </w:tcPr>
          <w:p w:rsidRPr="00497212" w:rsidR="00BC3515" w:rsidP="00497212" w:rsidRDefault="00BC3515" w14:paraId="1B043A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80161956</w:t>
            </w:r>
          </w:p>
        </w:tc>
        <w:tc>
          <w:tcPr>
            <w:tcW w:w="1063" w:type="dxa"/>
            <w:tcBorders>
              <w:top w:val="nil"/>
              <w:left w:val="nil"/>
              <w:bottom w:val="nil"/>
              <w:right w:val="nil"/>
            </w:tcBorders>
            <w:noWrap/>
            <w:vAlign w:val="bottom"/>
          </w:tcPr>
          <w:p w:rsidRPr="00497212" w:rsidR="00BC3515" w:rsidP="00497212" w:rsidRDefault="00BC3515" w14:paraId="0C352C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461852.1</w:t>
            </w:r>
          </w:p>
        </w:tc>
        <w:tc>
          <w:tcPr>
            <w:tcW w:w="1062" w:type="dxa"/>
            <w:tcBorders>
              <w:top w:val="nil"/>
              <w:left w:val="nil"/>
              <w:bottom w:val="nil"/>
              <w:right w:val="nil"/>
            </w:tcBorders>
            <w:noWrap/>
            <w:vAlign w:val="bottom"/>
          </w:tcPr>
          <w:p w:rsidRPr="00497212" w:rsidR="00BC3515" w:rsidP="00497212" w:rsidRDefault="00BC3515" w14:paraId="6EF6CBB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352986.8</w:t>
            </w:r>
          </w:p>
        </w:tc>
        <w:tc>
          <w:tcPr>
            <w:tcW w:w="1128" w:type="dxa"/>
            <w:tcBorders>
              <w:top w:val="nil"/>
              <w:left w:val="nil"/>
              <w:bottom w:val="nil"/>
              <w:right w:val="nil"/>
            </w:tcBorders>
            <w:noWrap/>
            <w:vAlign w:val="bottom"/>
          </w:tcPr>
          <w:p w:rsidRPr="00497212" w:rsidR="00BC3515" w:rsidP="00497212" w:rsidRDefault="00BC3515" w14:paraId="0CF1C4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604292.7</w:t>
            </w:r>
          </w:p>
        </w:tc>
        <w:tc>
          <w:tcPr>
            <w:tcW w:w="722" w:type="dxa"/>
            <w:tcBorders>
              <w:top w:val="nil"/>
              <w:left w:val="nil"/>
              <w:bottom w:val="nil"/>
              <w:right w:val="nil"/>
            </w:tcBorders>
            <w:noWrap/>
            <w:vAlign w:val="bottom"/>
          </w:tcPr>
          <w:p w:rsidRPr="00497212" w:rsidR="00BC3515" w:rsidP="00497212" w:rsidRDefault="00BC3515" w14:paraId="32151C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6EE0966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4D2F9E9" w14:textId="77777777">
        <w:trPr>
          <w:trHeight w:val="300"/>
        </w:trPr>
        <w:tc>
          <w:tcPr>
            <w:tcW w:w="622" w:type="dxa"/>
            <w:tcBorders>
              <w:top w:val="nil"/>
              <w:left w:val="nil"/>
              <w:bottom w:val="nil"/>
              <w:right w:val="nil"/>
            </w:tcBorders>
            <w:noWrap/>
            <w:vAlign w:val="bottom"/>
          </w:tcPr>
          <w:p w:rsidRPr="00497212" w:rsidR="00BC3515" w:rsidP="00497212" w:rsidRDefault="00BC3515" w14:paraId="4705C4D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1998</w:t>
            </w:r>
          </w:p>
        </w:tc>
        <w:tc>
          <w:tcPr>
            <w:tcW w:w="1305" w:type="dxa"/>
            <w:tcBorders>
              <w:top w:val="nil"/>
              <w:left w:val="nil"/>
              <w:bottom w:val="nil"/>
              <w:right w:val="nil"/>
            </w:tcBorders>
            <w:noWrap/>
            <w:vAlign w:val="bottom"/>
          </w:tcPr>
          <w:p w:rsidRPr="00497212" w:rsidR="00BC3515" w:rsidP="00497212" w:rsidRDefault="00BC3515" w14:paraId="435D87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60551209</w:t>
            </w:r>
          </w:p>
        </w:tc>
        <w:tc>
          <w:tcPr>
            <w:tcW w:w="1279" w:type="dxa"/>
            <w:tcBorders>
              <w:top w:val="nil"/>
              <w:left w:val="nil"/>
              <w:bottom w:val="nil"/>
              <w:right w:val="nil"/>
            </w:tcBorders>
            <w:noWrap/>
            <w:vAlign w:val="bottom"/>
          </w:tcPr>
          <w:p w:rsidRPr="00497212" w:rsidR="00BC3515" w:rsidP="00497212" w:rsidRDefault="00BC3515" w14:paraId="762FD4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44369622</w:t>
            </w:r>
          </w:p>
        </w:tc>
        <w:tc>
          <w:tcPr>
            <w:tcW w:w="1306" w:type="dxa"/>
            <w:tcBorders>
              <w:top w:val="nil"/>
              <w:left w:val="nil"/>
              <w:bottom w:val="nil"/>
              <w:right w:val="nil"/>
            </w:tcBorders>
            <w:noWrap/>
            <w:vAlign w:val="bottom"/>
          </w:tcPr>
          <w:p w:rsidRPr="00497212" w:rsidR="00BC3515" w:rsidP="00497212" w:rsidRDefault="00BC3515" w14:paraId="2407B7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82634217</w:t>
            </w:r>
          </w:p>
        </w:tc>
        <w:tc>
          <w:tcPr>
            <w:tcW w:w="1063" w:type="dxa"/>
            <w:tcBorders>
              <w:top w:val="nil"/>
              <w:left w:val="nil"/>
              <w:bottom w:val="nil"/>
              <w:right w:val="nil"/>
            </w:tcBorders>
            <w:noWrap/>
            <w:vAlign w:val="bottom"/>
          </w:tcPr>
          <w:p w:rsidRPr="00497212" w:rsidR="00BC3515" w:rsidP="00497212" w:rsidRDefault="00BC3515" w14:paraId="57220B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579545.8</w:t>
            </w:r>
          </w:p>
        </w:tc>
        <w:tc>
          <w:tcPr>
            <w:tcW w:w="1062" w:type="dxa"/>
            <w:tcBorders>
              <w:top w:val="nil"/>
              <w:left w:val="nil"/>
              <w:bottom w:val="nil"/>
              <w:right w:val="nil"/>
            </w:tcBorders>
            <w:noWrap/>
            <w:vAlign w:val="bottom"/>
          </w:tcPr>
          <w:p w:rsidRPr="00497212" w:rsidR="00BC3515" w:rsidP="00497212" w:rsidRDefault="00BC3515" w14:paraId="502244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440712.8</w:t>
            </w:r>
          </w:p>
        </w:tc>
        <w:tc>
          <w:tcPr>
            <w:tcW w:w="1128" w:type="dxa"/>
            <w:tcBorders>
              <w:top w:val="nil"/>
              <w:left w:val="nil"/>
              <w:bottom w:val="nil"/>
              <w:right w:val="nil"/>
            </w:tcBorders>
            <w:noWrap/>
            <w:vAlign w:val="bottom"/>
          </w:tcPr>
          <w:p w:rsidRPr="00497212" w:rsidR="00BC3515" w:rsidP="00497212" w:rsidRDefault="00BC3515" w14:paraId="4DAF28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762113.8</w:t>
            </w:r>
          </w:p>
        </w:tc>
        <w:tc>
          <w:tcPr>
            <w:tcW w:w="722" w:type="dxa"/>
            <w:tcBorders>
              <w:top w:val="nil"/>
              <w:left w:val="nil"/>
              <w:bottom w:val="nil"/>
              <w:right w:val="nil"/>
            </w:tcBorders>
            <w:noWrap/>
            <w:vAlign w:val="bottom"/>
          </w:tcPr>
          <w:p w:rsidRPr="00497212" w:rsidR="00BC3515" w:rsidP="00497212" w:rsidRDefault="00BC3515" w14:paraId="53BD44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1EFF57A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8C3E284" w14:textId="77777777">
        <w:trPr>
          <w:trHeight w:val="300"/>
        </w:trPr>
        <w:tc>
          <w:tcPr>
            <w:tcW w:w="622" w:type="dxa"/>
            <w:tcBorders>
              <w:top w:val="nil"/>
              <w:left w:val="nil"/>
              <w:bottom w:val="nil"/>
              <w:right w:val="nil"/>
            </w:tcBorders>
            <w:noWrap/>
            <w:vAlign w:val="bottom"/>
          </w:tcPr>
          <w:p w:rsidRPr="00497212" w:rsidR="00BC3515" w:rsidP="00497212" w:rsidRDefault="00BC3515" w14:paraId="6CCA41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1999</w:t>
            </w:r>
          </w:p>
        </w:tc>
        <w:tc>
          <w:tcPr>
            <w:tcW w:w="1305" w:type="dxa"/>
            <w:tcBorders>
              <w:top w:val="nil"/>
              <w:left w:val="nil"/>
              <w:bottom w:val="nil"/>
              <w:right w:val="nil"/>
            </w:tcBorders>
            <w:noWrap/>
            <w:vAlign w:val="bottom"/>
          </w:tcPr>
          <w:p w:rsidRPr="00497212" w:rsidR="00BC3515" w:rsidP="00497212" w:rsidRDefault="00BC3515" w14:paraId="26484D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66519121</w:t>
            </w:r>
          </w:p>
        </w:tc>
        <w:tc>
          <w:tcPr>
            <w:tcW w:w="1279" w:type="dxa"/>
            <w:tcBorders>
              <w:top w:val="nil"/>
              <w:left w:val="nil"/>
              <w:bottom w:val="nil"/>
              <w:right w:val="nil"/>
            </w:tcBorders>
            <w:noWrap/>
            <w:vAlign w:val="bottom"/>
          </w:tcPr>
          <w:p w:rsidRPr="00497212" w:rsidR="00BC3515" w:rsidP="00497212" w:rsidRDefault="00BC3515" w14:paraId="3ED1BB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48564356</w:t>
            </w:r>
          </w:p>
        </w:tc>
        <w:tc>
          <w:tcPr>
            <w:tcW w:w="1306" w:type="dxa"/>
            <w:tcBorders>
              <w:top w:val="nil"/>
              <w:left w:val="nil"/>
              <w:bottom w:val="nil"/>
              <w:right w:val="nil"/>
            </w:tcBorders>
            <w:noWrap/>
            <w:vAlign w:val="bottom"/>
          </w:tcPr>
          <w:p w:rsidRPr="00497212" w:rsidR="00BC3515" w:rsidP="00497212" w:rsidRDefault="00BC3515" w14:paraId="0F07B1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91111957</w:t>
            </w:r>
          </w:p>
        </w:tc>
        <w:tc>
          <w:tcPr>
            <w:tcW w:w="1063" w:type="dxa"/>
            <w:tcBorders>
              <w:top w:val="nil"/>
              <w:left w:val="nil"/>
              <w:bottom w:val="nil"/>
              <w:right w:val="nil"/>
            </w:tcBorders>
            <w:noWrap/>
            <w:vAlign w:val="bottom"/>
          </w:tcPr>
          <w:p w:rsidRPr="00497212" w:rsidR="00BC3515" w:rsidP="00497212" w:rsidRDefault="00BC3515" w14:paraId="352AAB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587716.5</w:t>
            </w:r>
          </w:p>
        </w:tc>
        <w:tc>
          <w:tcPr>
            <w:tcW w:w="1062" w:type="dxa"/>
            <w:tcBorders>
              <w:top w:val="nil"/>
              <w:left w:val="nil"/>
              <w:bottom w:val="nil"/>
              <w:right w:val="nil"/>
            </w:tcBorders>
            <w:noWrap/>
            <w:vAlign w:val="bottom"/>
          </w:tcPr>
          <w:p w:rsidRPr="00497212" w:rsidR="00BC3515" w:rsidP="00497212" w:rsidRDefault="00BC3515" w14:paraId="4102FC8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445457</w:t>
            </w:r>
          </w:p>
        </w:tc>
        <w:tc>
          <w:tcPr>
            <w:tcW w:w="1128" w:type="dxa"/>
            <w:tcBorders>
              <w:top w:val="nil"/>
              <w:left w:val="nil"/>
              <w:bottom w:val="nil"/>
              <w:right w:val="nil"/>
            </w:tcBorders>
            <w:noWrap/>
            <w:vAlign w:val="bottom"/>
          </w:tcPr>
          <w:p w:rsidRPr="00497212" w:rsidR="00BC3515" w:rsidP="00497212" w:rsidRDefault="00BC3515" w14:paraId="2A9DF65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775407.5</w:t>
            </w:r>
          </w:p>
        </w:tc>
        <w:tc>
          <w:tcPr>
            <w:tcW w:w="722" w:type="dxa"/>
            <w:tcBorders>
              <w:top w:val="nil"/>
              <w:left w:val="nil"/>
              <w:bottom w:val="nil"/>
              <w:right w:val="nil"/>
            </w:tcBorders>
            <w:noWrap/>
            <w:vAlign w:val="bottom"/>
          </w:tcPr>
          <w:p w:rsidRPr="00497212" w:rsidR="00BC3515" w:rsidP="00497212" w:rsidRDefault="00BC3515" w14:paraId="0900761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1C0492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3977D83" w14:textId="77777777">
        <w:trPr>
          <w:trHeight w:val="300"/>
        </w:trPr>
        <w:tc>
          <w:tcPr>
            <w:tcW w:w="622" w:type="dxa"/>
            <w:tcBorders>
              <w:top w:val="nil"/>
              <w:left w:val="nil"/>
              <w:bottom w:val="nil"/>
              <w:right w:val="nil"/>
            </w:tcBorders>
            <w:noWrap/>
            <w:vAlign w:val="bottom"/>
          </w:tcPr>
          <w:p w:rsidRPr="00497212" w:rsidR="00BC3515" w:rsidP="00497212" w:rsidRDefault="00BC3515" w14:paraId="0DD5D16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2000</w:t>
            </w:r>
          </w:p>
        </w:tc>
        <w:tc>
          <w:tcPr>
            <w:tcW w:w="1305" w:type="dxa"/>
            <w:tcBorders>
              <w:top w:val="nil"/>
              <w:left w:val="nil"/>
              <w:bottom w:val="nil"/>
              <w:right w:val="nil"/>
            </w:tcBorders>
            <w:noWrap/>
            <w:vAlign w:val="bottom"/>
          </w:tcPr>
          <w:p w:rsidRPr="00497212" w:rsidR="00BC3515" w:rsidP="00497212" w:rsidRDefault="00BC3515" w14:paraId="5ECE07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60611791</w:t>
            </w:r>
          </w:p>
        </w:tc>
        <w:tc>
          <w:tcPr>
            <w:tcW w:w="1279" w:type="dxa"/>
            <w:tcBorders>
              <w:top w:val="nil"/>
              <w:left w:val="nil"/>
              <w:bottom w:val="nil"/>
              <w:right w:val="nil"/>
            </w:tcBorders>
            <w:noWrap/>
            <w:vAlign w:val="bottom"/>
          </w:tcPr>
          <w:p w:rsidRPr="00497212" w:rsidR="00BC3515" w:rsidP="00497212" w:rsidRDefault="00BC3515" w14:paraId="20F8DE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44161415</w:t>
            </w:r>
          </w:p>
        </w:tc>
        <w:tc>
          <w:tcPr>
            <w:tcW w:w="1306" w:type="dxa"/>
            <w:tcBorders>
              <w:top w:val="nil"/>
              <w:left w:val="nil"/>
              <w:bottom w:val="nil"/>
              <w:right w:val="nil"/>
            </w:tcBorders>
            <w:noWrap/>
            <w:vAlign w:val="bottom"/>
          </w:tcPr>
          <w:p w:rsidRPr="00497212" w:rsidR="00BC3515" w:rsidP="00497212" w:rsidRDefault="00BC3515" w14:paraId="068222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83190024</w:t>
            </w:r>
          </w:p>
        </w:tc>
        <w:tc>
          <w:tcPr>
            <w:tcW w:w="1063" w:type="dxa"/>
            <w:tcBorders>
              <w:top w:val="nil"/>
              <w:left w:val="nil"/>
              <w:bottom w:val="nil"/>
              <w:right w:val="nil"/>
            </w:tcBorders>
            <w:noWrap/>
            <w:vAlign w:val="bottom"/>
          </w:tcPr>
          <w:p w:rsidRPr="00497212" w:rsidR="00BC3515" w:rsidP="00497212" w:rsidRDefault="00BC3515" w14:paraId="497FE6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348711.4</w:t>
            </w:r>
          </w:p>
        </w:tc>
        <w:tc>
          <w:tcPr>
            <w:tcW w:w="1062" w:type="dxa"/>
            <w:tcBorders>
              <w:top w:val="nil"/>
              <w:left w:val="nil"/>
              <w:bottom w:val="nil"/>
              <w:right w:val="nil"/>
            </w:tcBorders>
            <w:noWrap/>
            <w:vAlign w:val="bottom"/>
          </w:tcPr>
          <w:p w:rsidRPr="00497212" w:rsidR="00BC3515" w:rsidP="00497212" w:rsidRDefault="00BC3515" w14:paraId="4ACA005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268107.8</w:t>
            </w:r>
          </w:p>
        </w:tc>
        <w:tc>
          <w:tcPr>
            <w:tcW w:w="1128" w:type="dxa"/>
            <w:tcBorders>
              <w:top w:val="nil"/>
              <w:left w:val="nil"/>
              <w:bottom w:val="nil"/>
              <w:right w:val="nil"/>
            </w:tcBorders>
            <w:noWrap/>
            <w:vAlign w:val="bottom"/>
          </w:tcPr>
          <w:p w:rsidRPr="00497212" w:rsidR="00BC3515" w:rsidP="00497212" w:rsidRDefault="00BC3515" w14:paraId="427CBE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453547.6</w:t>
            </w:r>
          </w:p>
        </w:tc>
        <w:tc>
          <w:tcPr>
            <w:tcW w:w="722" w:type="dxa"/>
            <w:tcBorders>
              <w:top w:val="nil"/>
              <w:left w:val="nil"/>
              <w:bottom w:val="nil"/>
              <w:right w:val="nil"/>
            </w:tcBorders>
            <w:noWrap/>
            <w:vAlign w:val="bottom"/>
          </w:tcPr>
          <w:p w:rsidRPr="00497212" w:rsidR="00BC3515" w:rsidP="00497212" w:rsidRDefault="00BC3515" w14:paraId="46A384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0A0E59C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6CB2E21" w14:textId="77777777">
        <w:trPr>
          <w:trHeight w:val="300"/>
        </w:trPr>
        <w:tc>
          <w:tcPr>
            <w:tcW w:w="622" w:type="dxa"/>
            <w:tcBorders>
              <w:top w:val="nil"/>
              <w:left w:val="nil"/>
              <w:bottom w:val="nil"/>
              <w:right w:val="nil"/>
            </w:tcBorders>
            <w:noWrap/>
            <w:vAlign w:val="bottom"/>
          </w:tcPr>
          <w:p w:rsidRPr="00497212" w:rsidR="00BC3515" w:rsidP="00497212" w:rsidRDefault="00BC3515" w14:paraId="45B6F0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2001</w:t>
            </w:r>
          </w:p>
        </w:tc>
        <w:tc>
          <w:tcPr>
            <w:tcW w:w="1305" w:type="dxa"/>
            <w:tcBorders>
              <w:top w:val="nil"/>
              <w:left w:val="nil"/>
              <w:bottom w:val="nil"/>
              <w:right w:val="nil"/>
            </w:tcBorders>
            <w:noWrap/>
            <w:vAlign w:val="bottom"/>
          </w:tcPr>
          <w:p w:rsidRPr="00497212" w:rsidR="00BC3515" w:rsidP="00497212" w:rsidRDefault="00BC3515" w14:paraId="162F2D1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57425557</w:t>
            </w:r>
          </w:p>
        </w:tc>
        <w:tc>
          <w:tcPr>
            <w:tcW w:w="1279" w:type="dxa"/>
            <w:tcBorders>
              <w:top w:val="nil"/>
              <w:left w:val="nil"/>
              <w:bottom w:val="nil"/>
              <w:right w:val="nil"/>
            </w:tcBorders>
            <w:noWrap/>
            <w:vAlign w:val="bottom"/>
          </w:tcPr>
          <w:p w:rsidRPr="00497212" w:rsidR="00BC3515" w:rsidP="00497212" w:rsidRDefault="00BC3515" w14:paraId="2AE0E1D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42123823</w:t>
            </w:r>
          </w:p>
        </w:tc>
        <w:tc>
          <w:tcPr>
            <w:tcW w:w="1306" w:type="dxa"/>
            <w:tcBorders>
              <w:top w:val="nil"/>
              <w:left w:val="nil"/>
              <w:bottom w:val="nil"/>
              <w:right w:val="nil"/>
            </w:tcBorders>
            <w:noWrap/>
            <w:vAlign w:val="bottom"/>
          </w:tcPr>
          <w:p w:rsidRPr="00497212" w:rsidR="00BC3515" w:rsidP="00497212" w:rsidRDefault="00BC3515" w14:paraId="104571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78285738</w:t>
            </w:r>
          </w:p>
        </w:tc>
        <w:tc>
          <w:tcPr>
            <w:tcW w:w="1063" w:type="dxa"/>
            <w:tcBorders>
              <w:top w:val="nil"/>
              <w:left w:val="nil"/>
              <w:bottom w:val="nil"/>
              <w:right w:val="nil"/>
            </w:tcBorders>
            <w:noWrap/>
            <w:vAlign w:val="bottom"/>
          </w:tcPr>
          <w:p w:rsidRPr="00497212" w:rsidR="00BC3515" w:rsidP="00497212" w:rsidRDefault="00BC3515" w14:paraId="5332D22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383847.3</w:t>
            </w:r>
          </w:p>
        </w:tc>
        <w:tc>
          <w:tcPr>
            <w:tcW w:w="1062" w:type="dxa"/>
            <w:tcBorders>
              <w:top w:val="nil"/>
              <w:left w:val="nil"/>
              <w:bottom w:val="nil"/>
              <w:right w:val="nil"/>
            </w:tcBorders>
            <w:noWrap/>
            <w:vAlign w:val="bottom"/>
          </w:tcPr>
          <w:p w:rsidRPr="00497212" w:rsidR="00BC3515" w:rsidP="00497212" w:rsidRDefault="00BC3515" w14:paraId="5FB5C4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295093.2</w:t>
            </w:r>
          </w:p>
        </w:tc>
        <w:tc>
          <w:tcPr>
            <w:tcW w:w="1128" w:type="dxa"/>
            <w:tcBorders>
              <w:top w:val="nil"/>
              <w:left w:val="nil"/>
              <w:bottom w:val="nil"/>
              <w:right w:val="nil"/>
            </w:tcBorders>
            <w:noWrap/>
            <w:vAlign w:val="bottom"/>
          </w:tcPr>
          <w:p w:rsidRPr="00497212" w:rsidR="00BC3515" w:rsidP="00497212" w:rsidRDefault="00BC3515" w14:paraId="5B520F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499295.6</w:t>
            </w:r>
          </w:p>
        </w:tc>
        <w:tc>
          <w:tcPr>
            <w:tcW w:w="722" w:type="dxa"/>
            <w:tcBorders>
              <w:top w:val="nil"/>
              <w:left w:val="nil"/>
              <w:bottom w:val="nil"/>
              <w:right w:val="nil"/>
            </w:tcBorders>
            <w:noWrap/>
            <w:vAlign w:val="bottom"/>
          </w:tcPr>
          <w:p w:rsidRPr="00497212" w:rsidR="00BC3515" w:rsidP="00497212" w:rsidRDefault="00BC3515" w14:paraId="762B433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4BDF77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1C97118" w14:textId="77777777">
        <w:trPr>
          <w:trHeight w:val="300"/>
        </w:trPr>
        <w:tc>
          <w:tcPr>
            <w:tcW w:w="622" w:type="dxa"/>
            <w:tcBorders>
              <w:top w:val="nil"/>
              <w:left w:val="nil"/>
              <w:bottom w:val="nil"/>
              <w:right w:val="nil"/>
            </w:tcBorders>
            <w:noWrap/>
            <w:vAlign w:val="bottom"/>
          </w:tcPr>
          <w:p w:rsidRPr="00497212" w:rsidR="00BC3515" w:rsidP="00497212" w:rsidRDefault="00BC3515" w14:paraId="2BB56DC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2002</w:t>
            </w:r>
          </w:p>
        </w:tc>
        <w:tc>
          <w:tcPr>
            <w:tcW w:w="1305" w:type="dxa"/>
            <w:tcBorders>
              <w:top w:val="nil"/>
              <w:left w:val="nil"/>
              <w:bottom w:val="nil"/>
              <w:right w:val="nil"/>
            </w:tcBorders>
            <w:noWrap/>
            <w:vAlign w:val="bottom"/>
          </w:tcPr>
          <w:p w:rsidRPr="00497212" w:rsidR="00BC3515" w:rsidP="00497212" w:rsidRDefault="00BC3515" w14:paraId="6A4016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70069629</w:t>
            </w:r>
          </w:p>
        </w:tc>
        <w:tc>
          <w:tcPr>
            <w:tcW w:w="1279" w:type="dxa"/>
            <w:tcBorders>
              <w:top w:val="nil"/>
              <w:left w:val="nil"/>
              <w:bottom w:val="nil"/>
              <w:right w:val="nil"/>
            </w:tcBorders>
            <w:noWrap/>
            <w:vAlign w:val="bottom"/>
          </w:tcPr>
          <w:p w:rsidRPr="00497212" w:rsidR="00BC3515" w:rsidP="00497212" w:rsidRDefault="00BC3515" w14:paraId="37A625A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51737323</w:t>
            </w:r>
          </w:p>
        </w:tc>
        <w:tc>
          <w:tcPr>
            <w:tcW w:w="1306" w:type="dxa"/>
            <w:tcBorders>
              <w:top w:val="nil"/>
              <w:left w:val="nil"/>
              <w:bottom w:val="nil"/>
              <w:right w:val="nil"/>
            </w:tcBorders>
            <w:noWrap/>
            <w:vAlign w:val="bottom"/>
          </w:tcPr>
          <w:p w:rsidRPr="00497212" w:rsidR="00BC3515" w:rsidP="00497212" w:rsidRDefault="00BC3515" w14:paraId="7BFE6E6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94897697</w:t>
            </w:r>
          </w:p>
        </w:tc>
        <w:tc>
          <w:tcPr>
            <w:tcW w:w="1063" w:type="dxa"/>
            <w:tcBorders>
              <w:top w:val="nil"/>
              <w:left w:val="nil"/>
              <w:bottom w:val="nil"/>
              <w:right w:val="nil"/>
            </w:tcBorders>
            <w:noWrap/>
            <w:vAlign w:val="bottom"/>
          </w:tcPr>
          <w:p w:rsidRPr="00497212" w:rsidR="00BC3515" w:rsidP="00497212" w:rsidRDefault="00BC3515" w14:paraId="6ADE21E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462314.2</w:t>
            </w:r>
          </w:p>
        </w:tc>
        <w:tc>
          <w:tcPr>
            <w:tcW w:w="1062" w:type="dxa"/>
            <w:tcBorders>
              <w:top w:val="nil"/>
              <w:left w:val="nil"/>
              <w:bottom w:val="nil"/>
              <w:right w:val="nil"/>
            </w:tcBorders>
            <w:noWrap/>
            <w:vAlign w:val="bottom"/>
          </w:tcPr>
          <w:p w:rsidRPr="00497212" w:rsidR="00BC3515" w:rsidP="00497212" w:rsidRDefault="00BC3515" w14:paraId="66C6CB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354449.8</w:t>
            </w:r>
          </w:p>
        </w:tc>
        <w:tc>
          <w:tcPr>
            <w:tcW w:w="1128" w:type="dxa"/>
            <w:tcBorders>
              <w:top w:val="nil"/>
              <w:left w:val="nil"/>
              <w:bottom w:val="nil"/>
              <w:right w:val="nil"/>
            </w:tcBorders>
            <w:noWrap/>
            <w:vAlign w:val="bottom"/>
          </w:tcPr>
          <w:p w:rsidRPr="00497212" w:rsidR="00BC3515" w:rsidP="00497212" w:rsidRDefault="00BC3515" w14:paraId="7376AC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603003.3</w:t>
            </w:r>
          </w:p>
        </w:tc>
        <w:tc>
          <w:tcPr>
            <w:tcW w:w="722" w:type="dxa"/>
            <w:tcBorders>
              <w:top w:val="nil"/>
              <w:left w:val="nil"/>
              <w:bottom w:val="nil"/>
              <w:right w:val="nil"/>
            </w:tcBorders>
            <w:noWrap/>
            <w:vAlign w:val="bottom"/>
          </w:tcPr>
          <w:p w:rsidRPr="00497212" w:rsidR="00BC3515" w:rsidP="00497212" w:rsidRDefault="00BC3515" w14:paraId="2AC482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FC2732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365C3A9" w14:textId="77777777">
        <w:trPr>
          <w:trHeight w:val="300"/>
        </w:trPr>
        <w:tc>
          <w:tcPr>
            <w:tcW w:w="622" w:type="dxa"/>
            <w:tcBorders>
              <w:top w:val="nil"/>
              <w:left w:val="nil"/>
              <w:bottom w:val="nil"/>
              <w:right w:val="nil"/>
            </w:tcBorders>
            <w:noWrap/>
            <w:vAlign w:val="bottom"/>
          </w:tcPr>
          <w:p w:rsidRPr="00497212" w:rsidR="00BC3515" w:rsidP="00497212" w:rsidRDefault="00BC3515" w14:paraId="5804873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2003</w:t>
            </w:r>
          </w:p>
        </w:tc>
        <w:tc>
          <w:tcPr>
            <w:tcW w:w="1305" w:type="dxa"/>
            <w:tcBorders>
              <w:top w:val="nil"/>
              <w:left w:val="nil"/>
              <w:bottom w:val="nil"/>
              <w:right w:val="nil"/>
            </w:tcBorders>
            <w:noWrap/>
            <w:vAlign w:val="bottom"/>
          </w:tcPr>
          <w:p w:rsidRPr="00497212" w:rsidR="00BC3515" w:rsidP="00497212" w:rsidRDefault="00BC3515" w14:paraId="40C395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91422301</w:t>
            </w:r>
          </w:p>
        </w:tc>
        <w:tc>
          <w:tcPr>
            <w:tcW w:w="1279" w:type="dxa"/>
            <w:tcBorders>
              <w:top w:val="nil"/>
              <w:left w:val="nil"/>
              <w:bottom w:val="nil"/>
              <w:right w:val="nil"/>
            </w:tcBorders>
            <w:noWrap/>
            <w:vAlign w:val="bottom"/>
          </w:tcPr>
          <w:p w:rsidRPr="00497212" w:rsidR="00BC3515" w:rsidP="00497212" w:rsidRDefault="00BC3515" w14:paraId="2A4B57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68098844</w:t>
            </w:r>
          </w:p>
        </w:tc>
        <w:tc>
          <w:tcPr>
            <w:tcW w:w="1306" w:type="dxa"/>
            <w:tcBorders>
              <w:top w:val="nil"/>
              <w:left w:val="nil"/>
              <w:bottom w:val="nil"/>
              <w:right w:val="nil"/>
            </w:tcBorders>
            <w:noWrap/>
            <w:vAlign w:val="bottom"/>
          </w:tcPr>
          <w:p w:rsidRPr="00497212" w:rsidR="00BC3515" w:rsidP="00497212" w:rsidRDefault="00BC3515" w14:paraId="2776CF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1.23E+08</w:t>
            </w:r>
          </w:p>
        </w:tc>
        <w:tc>
          <w:tcPr>
            <w:tcW w:w="1063" w:type="dxa"/>
            <w:tcBorders>
              <w:top w:val="nil"/>
              <w:left w:val="nil"/>
              <w:bottom w:val="nil"/>
              <w:right w:val="nil"/>
            </w:tcBorders>
            <w:noWrap/>
            <w:vAlign w:val="bottom"/>
          </w:tcPr>
          <w:p w:rsidRPr="00497212" w:rsidR="00BC3515" w:rsidP="00497212" w:rsidRDefault="00BC3515" w14:paraId="14151B4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547435.5</w:t>
            </w:r>
          </w:p>
        </w:tc>
        <w:tc>
          <w:tcPr>
            <w:tcW w:w="1062" w:type="dxa"/>
            <w:tcBorders>
              <w:top w:val="nil"/>
              <w:left w:val="nil"/>
              <w:bottom w:val="nil"/>
              <w:right w:val="nil"/>
            </w:tcBorders>
            <w:noWrap/>
            <w:vAlign w:val="bottom"/>
          </w:tcPr>
          <w:p w:rsidRPr="00497212" w:rsidR="00BC3515" w:rsidP="00497212" w:rsidRDefault="00BC3515" w14:paraId="08C4903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421367.9</w:t>
            </w:r>
          </w:p>
        </w:tc>
        <w:tc>
          <w:tcPr>
            <w:tcW w:w="1128" w:type="dxa"/>
            <w:tcBorders>
              <w:top w:val="nil"/>
              <w:left w:val="nil"/>
              <w:bottom w:val="nil"/>
              <w:right w:val="nil"/>
            </w:tcBorders>
            <w:noWrap/>
            <w:vAlign w:val="bottom"/>
          </w:tcPr>
          <w:p w:rsidRPr="00497212" w:rsidR="00BC3515" w:rsidP="00497212" w:rsidRDefault="00BC3515" w14:paraId="77DD7FD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711220.9</w:t>
            </w:r>
          </w:p>
        </w:tc>
        <w:tc>
          <w:tcPr>
            <w:tcW w:w="722" w:type="dxa"/>
            <w:tcBorders>
              <w:top w:val="nil"/>
              <w:left w:val="nil"/>
              <w:bottom w:val="nil"/>
              <w:right w:val="nil"/>
            </w:tcBorders>
            <w:noWrap/>
            <w:vAlign w:val="bottom"/>
          </w:tcPr>
          <w:p w:rsidRPr="00497212" w:rsidR="00BC3515" w:rsidP="00497212" w:rsidRDefault="00BC3515" w14:paraId="077F6B7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E49E1BC"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7DD4BE8" w14:textId="77777777">
        <w:trPr>
          <w:trHeight w:val="300"/>
        </w:trPr>
        <w:tc>
          <w:tcPr>
            <w:tcW w:w="622" w:type="dxa"/>
            <w:tcBorders>
              <w:top w:val="nil"/>
              <w:left w:val="nil"/>
              <w:bottom w:val="nil"/>
              <w:right w:val="nil"/>
            </w:tcBorders>
            <w:noWrap/>
            <w:vAlign w:val="bottom"/>
          </w:tcPr>
          <w:p w:rsidRPr="00497212" w:rsidR="00BC3515" w:rsidP="00497212" w:rsidRDefault="00BC3515" w14:paraId="621006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2004</w:t>
            </w:r>
          </w:p>
        </w:tc>
        <w:tc>
          <w:tcPr>
            <w:tcW w:w="1305" w:type="dxa"/>
            <w:tcBorders>
              <w:top w:val="nil"/>
              <w:left w:val="nil"/>
              <w:bottom w:val="nil"/>
              <w:right w:val="nil"/>
            </w:tcBorders>
            <w:noWrap/>
            <w:vAlign w:val="bottom"/>
          </w:tcPr>
          <w:p w:rsidRPr="00497212" w:rsidR="00BC3515" w:rsidP="00497212" w:rsidRDefault="00BC3515" w14:paraId="1BD57F9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1.14E+08</w:t>
            </w:r>
          </w:p>
        </w:tc>
        <w:tc>
          <w:tcPr>
            <w:tcW w:w="1279" w:type="dxa"/>
            <w:tcBorders>
              <w:top w:val="nil"/>
              <w:left w:val="nil"/>
              <w:bottom w:val="nil"/>
              <w:right w:val="nil"/>
            </w:tcBorders>
            <w:noWrap/>
            <w:vAlign w:val="bottom"/>
          </w:tcPr>
          <w:p w:rsidRPr="00497212" w:rsidR="00BC3515" w:rsidP="00497212" w:rsidRDefault="00BC3515" w14:paraId="688C94B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82022389</w:t>
            </w:r>
          </w:p>
        </w:tc>
        <w:tc>
          <w:tcPr>
            <w:tcW w:w="1306" w:type="dxa"/>
            <w:tcBorders>
              <w:top w:val="nil"/>
              <w:left w:val="nil"/>
              <w:bottom w:val="nil"/>
              <w:right w:val="nil"/>
            </w:tcBorders>
            <w:noWrap/>
            <w:vAlign w:val="bottom"/>
          </w:tcPr>
          <w:p w:rsidRPr="00497212" w:rsidR="00BC3515" w:rsidP="00497212" w:rsidRDefault="00BC3515" w14:paraId="743196D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1.57E+08</w:t>
            </w:r>
          </w:p>
        </w:tc>
        <w:tc>
          <w:tcPr>
            <w:tcW w:w="1063" w:type="dxa"/>
            <w:tcBorders>
              <w:top w:val="nil"/>
              <w:left w:val="nil"/>
              <w:bottom w:val="nil"/>
              <w:right w:val="nil"/>
            </w:tcBorders>
            <w:noWrap/>
            <w:vAlign w:val="bottom"/>
          </w:tcPr>
          <w:p w:rsidRPr="00497212" w:rsidR="00BC3515" w:rsidP="00497212" w:rsidRDefault="00BC3515" w14:paraId="2D7524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751630.4</w:t>
            </w:r>
          </w:p>
        </w:tc>
        <w:tc>
          <w:tcPr>
            <w:tcW w:w="1062" w:type="dxa"/>
            <w:tcBorders>
              <w:top w:val="nil"/>
              <w:left w:val="nil"/>
              <w:bottom w:val="nil"/>
              <w:right w:val="nil"/>
            </w:tcBorders>
            <w:noWrap/>
            <w:vAlign w:val="bottom"/>
          </w:tcPr>
          <w:p w:rsidRPr="00497212" w:rsidR="00BC3515" w:rsidP="00497212" w:rsidRDefault="00BC3515" w14:paraId="020FC7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563708</w:t>
            </w:r>
          </w:p>
        </w:tc>
        <w:tc>
          <w:tcPr>
            <w:tcW w:w="1128" w:type="dxa"/>
            <w:tcBorders>
              <w:top w:val="nil"/>
              <w:left w:val="nil"/>
              <w:bottom w:val="nil"/>
              <w:right w:val="nil"/>
            </w:tcBorders>
            <w:noWrap/>
            <w:vAlign w:val="bottom"/>
          </w:tcPr>
          <w:p w:rsidRPr="00497212" w:rsidR="00BC3515" w:rsidP="00497212" w:rsidRDefault="00BC3515" w14:paraId="327196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1002200</w:t>
            </w:r>
          </w:p>
        </w:tc>
        <w:tc>
          <w:tcPr>
            <w:tcW w:w="722" w:type="dxa"/>
            <w:tcBorders>
              <w:top w:val="nil"/>
              <w:left w:val="nil"/>
              <w:bottom w:val="nil"/>
              <w:right w:val="nil"/>
            </w:tcBorders>
            <w:noWrap/>
            <w:vAlign w:val="bottom"/>
          </w:tcPr>
          <w:p w:rsidRPr="00497212" w:rsidR="00BC3515" w:rsidP="00497212" w:rsidRDefault="00BC3515" w14:paraId="4AABB7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8BB634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CCF6A68" w14:textId="77777777">
        <w:trPr>
          <w:trHeight w:val="300"/>
        </w:trPr>
        <w:tc>
          <w:tcPr>
            <w:tcW w:w="622" w:type="dxa"/>
            <w:tcBorders>
              <w:top w:val="nil"/>
              <w:left w:val="nil"/>
              <w:bottom w:val="nil"/>
              <w:right w:val="nil"/>
            </w:tcBorders>
            <w:noWrap/>
            <w:vAlign w:val="bottom"/>
          </w:tcPr>
          <w:p w:rsidRPr="00497212" w:rsidR="00BC3515" w:rsidP="00497212" w:rsidRDefault="00BC3515" w14:paraId="4FB5A8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2005</w:t>
            </w:r>
          </w:p>
        </w:tc>
        <w:tc>
          <w:tcPr>
            <w:tcW w:w="1305" w:type="dxa"/>
            <w:tcBorders>
              <w:top w:val="nil"/>
              <w:left w:val="nil"/>
              <w:bottom w:val="nil"/>
              <w:right w:val="nil"/>
            </w:tcBorders>
            <w:noWrap/>
            <w:vAlign w:val="bottom"/>
          </w:tcPr>
          <w:p w:rsidRPr="00497212" w:rsidR="00BC3515" w:rsidP="00497212" w:rsidRDefault="00BC3515" w14:paraId="072019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1.17E+08</w:t>
            </w:r>
          </w:p>
        </w:tc>
        <w:tc>
          <w:tcPr>
            <w:tcW w:w="1279" w:type="dxa"/>
            <w:tcBorders>
              <w:top w:val="nil"/>
              <w:left w:val="nil"/>
              <w:bottom w:val="nil"/>
              <w:right w:val="nil"/>
            </w:tcBorders>
            <w:noWrap/>
            <w:vAlign w:val="bottom"/>
          </w:tcPr>
          <w:p w:rsidRPr="00497212" w:rsidR="00BC3515" w:rsidP="00497212" w:rsidRDefault="00BC3515" w14:paraId="759029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87072843</w:t>
            </w:r>
          </w:p>
        </w:tc>
        <w:tc>
          <w:tcPr>
            <w:tcW w:w="1306" w:type="dxa"/>
            <w:tcBorders>
              <w:top w:val="nil"/>
              <w:left w:val="nil"/>
              <w:bottom w:val="nil"/>
              <w:right w:val="nil"/>
            </w:tcBorders>
            <w:noWrap/>
            <w:vAlign w:val="bottom"/>
          </w:tcPr>
          <w:p w:rsidRPr="00497212" w:rsidR="00BC3515" w:rsidP="00497212" w:rsidRDefault="00BC3515" w14:paraId="368DB81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1.57E+08</w:t>
            </w:r>
          </w:p>
        </w:tc>
        <w:tc>
          <w:tcPr>
            <w:tcW w:w="1063" w:type="dxa"/>
            <w:tcBorders>
              <w:top w:val="nil"/>
              <w:left w:val="nil"/>
              <w:bottom w:val="nil"/>
              <w:right w:val="nil"/>
            </w:tcBorders>
            <w:noWrap/>
            <w:vAlign w:val="bottom"/>
          </w:tcPr>
          <w:p w:rsidRPr="00497212" w:rsidR="00BC3515" w:rsidP="00497212" w:rsidRDefault="00BC3515" w14:paraId="75DBC5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876770</w:t>
            </w:r>
          </w:p>
        </w:tc>
        <w:tc>
          <w:tcPr>
            <w:tcW w:w="1062" w:type="dxa"/>
            <w:tcBorders>
              <w:top w:val="nil"/>
              <w:left w:val="nil"/>
              <w:bottom w:val="nil"/>
              <w:right w:val="nil"/>
            </w:tcBorders>
            <w:noWrap/>
            <w:vAlign w:val="bottom"/>
          </w:tcPr>
          <w:p w:rsidRPr="00497212" w:rsidR="00BC3515" w:rsidP="00497212" w:rsidRDefault="00BC3515" w14:paraId="0B2887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674107.2</w:t>
            </w:r>
          </w:p>
        </w:tc>
        <w:tc>
          <w:tcPr>
            <w:tcW w:w="1128" w:type="dxa"/>
            <w:tcBorders>
              <w:top w:val="nil"/>
              <w:left w:val="nil"/>
              <w:bottom w:val="nil"/>
              <w:right w:val="nil"/>
            </w:tcBorders>
            <w:noWrap/>
            <w:vAlign w:val="bottom"/>
          </w:tcPr>
          <w:p w:rsidRPr="00497212" w:rsidR="00BC3515" w:rsidP="00497212" w:rsidRDefault="00BC3515" w14:paraId="2CEF64E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1140361</w:t>
            </w:r>
          </w:p>
        </w:tc>
        <w:tc>
          <w:tcPr>
            <w:tcW w:w="722" w:type="dxa"/>
            <w:tcBorders>
              <w:top w:val="nil"/>
              <w:left w:val="nil"/>
              <w:bottom w:val="nil"/>
              <w:right w:val="nil"/>
            </w:tcBorders>
            <w:noWrap/>
            <w:vAlign w:val="bottom"/>
          </w:tcPr>
          <w:p w:rsidRPr="00497212" w:rsidR="00BC3515" w:rsidP="00497212" w:rsidRDefault="00BC3515" w14:paraId="76FF7F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2C00D6A"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739F83A" w14:textId="77777777">
        <w:trPr>
          <w:trHeight w:val="300"/>
        </w:trPr>
        <w:tc>
          <w:tcPr>
            <w:tcW w:w="622" w:type="dxa"/>
            <w:tcBorders>
              <w:top w:val="nil"/>
              <w:left w:val="nil"/>
              <w:bottom w:val="nil"/>
              <w:right w:val="nil"/>
            </w:tcBorders>
            <w:noWrap/>
            <w:vAlign w:val="bottom"/>
          </w:tcPr>
          <w:p w:rsidRPr="00497212" w:rsidR="00BC3515" w:rsidP="00497212" w:rsidRDefault="00BC3515" w14:paraId="1C31FBE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2006</w:t>
            </w:r>
          </w:p>
        </w:tc>
        <w:tc>
          <w:tcPr>
            <w:tcW w:w="1305" w:type="dxa"/>
            <w:tcBorders>
              <w:top w:val="nil"/>
              <w:left w:val="nil"/>
              <w:bottom w:val="nil"/>
              <w:right w:val="nil"/>
            </w:tcBorders>
            <w:noWrap/>
            <w:vAlign w:val="bottom"/>
          </w:tcPr>
          <w:p w:rsidRPr="00497212" w:rsidR="00BC3515" w:rsidP="00497212" w:rsidRDefault="00BC3515" w14:paraId="449900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1.09E+08</w:t>
            </w:r>
          </w:p>
        </w:tc>
        <w:tc>
          <w:tcPr>
            <w:tcW w:w="1279" w:type="dxa"/>
            <w:tcBorders>
              <w:top w:val="nil"/>
              <w:left w:val="nil"/>
              <w:bottom w:val="nil"/>
              <w:right w:val="nil"/>
            </w:tcBorders>
            <w:noWrap/>
            <w:vAlign w:val="bottom"/>
          </w:tcPr>
          <w:p w:rsidRPr="00497212" w:rsidR="00BC3515" w:rsidP="00497212" w:rsidRDefault="00BC3515" w14:paraId="3CBD50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82825621</w:t>
            </w:r>
          </w:p>
        </w:tc>
        <w:tc>
          <w:tcPr>
            <w:tcW w:w="1306" w:type="dxa"/>
            <w:tcBorders>
              <w:top w:val="nil"/>
              <w:left w:val="nil"/>
              <w:bottom w:val="nil"/>
              <w:right w:val="nil"/>
            </w:tcBorders>
            <w:noWrap/>
            <w:vAlign w:val="bottom"/>
          </w:tcPr>
          <w:p w:rsidRPr="00497212" w:rsidR="00BC3515" w:rsidP="00497212" w:rsidRDefault="00BC3515" w14:paraId="45CF177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1.44E+08</w:t>
            </w:r>
          </w:p>
        </w:tc>
        <w:tc>
          <w:tcPr>
            <w:tcW w:w="1063" w:type="dxa"/>
            <w:tcBorders>
              <w:top w:val="nil"/>
              <w:left w:val="nil"/>
              <w:bottom w:val="nil"/>
              <w:right w:val="nil"/>
            </w:tcBorders>
            <w:noWrap/>
            <w:vAlign w:val="bottom"/>
          </w:tcPr>
          <w:p w:rsidRPr="00497212" w:rsidR="00BC3515" w:rsidP="00497212" w:rsidRDefault="00BC3515" w14:paraId="34C4CC0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818312.9</w:t>
            </w:r>
          </w:p>
        </w:tc>
        <w:tc>
          <w:tcPr>
            <w:tcW w:w="1062" w:type="dxa"/>
            <w:tcBorders>
              <w:top w:val="nil"/>
              <w:left w:val="nil"/>
              <w:bottom w:val="nil"/>
              <w:right w:val="nil"/>
            </w:tcBorders>
            <w:noWrap/>
            <w:vAlign w:val="bottom"/>
          </w:tcPr>
          <w:p w:rsidRPr="00497212" w:rsidR="00BC3515" w:rsidP="00497212" w:rsidRDefault="00BC3515" w14:paraId="7CD5376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649498.1</w:t>
            </w:r>
          </w:p>
        </w:tc>
        <w:tc>
          <w:tcPr>
            <w:tcW w:w="1128" w:type="dxa"/>
            <w:tcBorders>
              <w:top w:val="nil"/>
              <w:left w:val="nil"/>
              <w:bottom w:val="nil"/>
              <w:right w:val="nil"/>
            </w:tcBorders>
            <w:noWrap/>
            <w:vAlign w:val="bottom"/>
          </w:tcPr>
          <w:p w:rsidRPr="00497212" w:rsidR="00BC3515" w:rsidP="00497212" w:rsidRDefault="00BC3515" w14:paraId="1ABAA5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1031005</w:t>
            </w:r>
          </w:p>
        </w:tc>
        <w:tc>
          <w:tcPr>
            <w:tcW w:w="722" w:type="dxa"/>
            <w:tcBorders>
              <w:top w:val="nil"/>
              <w:left w:val="nil"/>
              <w:bottom w:val="nil"/>
              <w:right w:val="nil"/>
            </w:tcBorders>
            <w:noWrap/>
            <w:vAlign w:val="bottom"/>
          </w:tcPr>
          <w:p w:rsidRPr="00497212" w:rsidR="00BC3515" w:rsidP="00497212" w:rsidRDefault="00BC3515" w14:paraId="057C9B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18559B7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852FC09" w14:textId="77777777">
        <w:trPr>
          <w:trHeight w:val="300"/>
        </w:trPr>
        <w:tc>
          <w:tcPr>
            <w:tcW w:w="622" w:type="dxa"/>
            <w:tcBorders>
              <w:top w:val="nil"/>
              <w:left w:val="nil"/>
              <w:bottom w:val="nil"/>
              <w:right w:val="nil"/>
            </w:tcBorders>
            <w:noWrap/>
            <w:vAlign w:val="bottom"/>
          </w:tcPr>
          <w:p w:rsidRPr="00497212" w:rsidR="00BC3515" w:rsidP="00497212" w:rsidRDefault="00BC3515" w14:paraId="75F494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2007</w:t>
            </w:r>
          </w:p>
        </w:tc>
        <w:tc>
          <w:tcPr>
            <w:tcW w:w="1305" w:type="dxa"/>
            <w:tcBorders>
              <w:top w:val="nil"/>
              <w:left w:val="nil"/>
              <w:bottom w:val="nil"/>
              <w:right w:val="nil"/>
            </w:tcBorders>
            <w:noWrap/>
            <w:vAlign w:val="bottom"/>
          </w:tcPr>
          <w:p w:rsidRPr="00497212" w:rsidR="00BC3515" w:rsidP="00497212" w:rsidRDefault="00BC3515" w14:paraId="42EA0F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97269886</w:t>
            </w:r>
          </w:p>
        </w:tc>
        <w:tc>
          <w:tcPr>
            <w:tcW w:w="1279" w:type="dxa"/>
            <w:tcBorders>
              <w:top w:val="nil"/>
              <w:left w:val="nil"/>
              <w:bottom w:val="nil"/>
              <w:right w:val="nil"/>
            </w:tcBorders>
            <w:noWrap/>
            <w:vAlign w:val="bottom"/>
          </w:tcPr>
          <w:p w:rsidRPr="00497212" w:rsidR="00BC3515" w:rsidP="00497212" w:rsidRDefault="00BC3515" w14:paraId="2862D2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72937626</w:t>
            </w:r>
          </w:p>
        </w:tc>
        <w:tc>
          <w:tcPr>
            <w:tcW w:w="1306" w:type="dxa"/>
            <w:tcBorders>
              <w:top w:val="nil"/>
              <w:left w:val="nil"/>
              <w:bottom w:val="nil"/>
              <w:right w:val="nil"/>
            </w:tcBorders>
            <w:noWrap/>
            <w:vAlign w:val="bottom"/>
          </w:tcPr>
          <w:p w:rsidRPr="00497212" w:rsidR="00BC3515" w:rsidP="00497212" w:rsidRDefault="00BC3515" w14:paraId="72273A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1.3E+08</w:t>
            </w:r>
          </w:p>
        </w:tc>
        <w:tc>
          <w:tcPr>
            <w:tcW w:w="1063" w:type="dxa"/>
            <w:tcBorders>
              <w:top w:val="nil"/>
              <w:left w:val="nil"/>
              <w:bottom w:val="nil"/>
              <w:right w:val="nil"/>
            </w:tcBorders>
            <w:noWrap/>
            <w:vAlign w:val="bottom"/>
          </w:tcPr>
          <w:p w:rsidRPr="00497212" w:rsidR="00BC3515" w:rsidP="00497212" w:rsidRDefault="00BC3515" w14:paraId="65FB6A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591253.4</w:t>
            </w:r>
          </w:p>
        </w:tc>
        <w:tc>
          <w:tcPr>
            <w:tcW w:w="1062" w:type="dxa"/>
            <w:tcBorders>
              <w:top w:val="nil"/>
              <w:left w:val="nil"/>
              <w:bottom w:val="nil"/>
              <w:right w:val="nil"/>
            </w:tcBorders>
            <w:noWrap/>
            <w:vAlign w:val="bottom"/>
          </w:tcPr>
          <w:p w:rsidRPr="00497212" w:rsidR="00BC3515" w:rsidP="00497212" w:rsidRDefault="00BC3515" w14:paraId="793F3C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469685</w:t>
            </w:r>
          </w:p>
        </w:tc>
        <w:tc>
          <w:tcPr>
            <w:tcW w:w="1128" w:type="dxa"/>
            <w:tcBorders>
              <w:top w:val="nil"/>
              <w:left w:val="nil"/>
              <w:bottom w:val="nil"/>
              <w:right w:val="nil"/>
            </w:tcBorders>
            <w:noWrap/>
            <w:vAlign w:val="bottom"/>
          </w:tcPr>
          <w:p w:rsidRPr="00497212" w:rsidR="00BC3515" w:rsidP="00497212" w:rsidRDefault="00BC3515" w14:paraId="09F69A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744287.3</w:t>
            </w:r>
          </w:p>
        </w:tc>
        <w:tc>
          <w:tcPr>
            <w:tcW w:w="722" w:type="dxa"/>
            <w:tcBorders>
              <w:top w:val="nil"/>
              <w:left w:val="nil"/>
              <w:bottom w:val="nil"/>
              <w:right w:val="nil"/>
            </w:tcBorders>
            <w:noWrap/>
            <w:vAlign w:val="bottom"/>
          </w:tcPr>
          <w:p w:rsidRPr="00497212" w:rsidR="00BC3515" w:rsidP="00497212" w:rsidRDefault="00BC3515" w14:paraId="548366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FF8D6B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C2C54C7" w14:textId="77777777">
        <w:trPr>
          <w:trHeight w:val="300"/>
        </w:trPr>
        <w:tc>
          <w:tcPr>
            <w:tcW w:w="622" w:type="dxa"/>
            <w:tcBorders>
              <w:top w:val="nil"/>
              <w:left w:val="nil"/>
              <w:bottom w:val="nil"/>
              <w:right w:val="nil"/>
            </w:tcBorders>
            <w:noWrap/>
            <w:vAlign w:val="bottom"/>
          </w:tcPr>
          <w:p w:rsidRPr="00497212" w:rsidR="00BC3515" w:rsidP="00497212" w:rsidRDefault="00BC3515" w14:paraId="429BA3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2008</w:t>
            </w:r>
          </w:p>
        </w:tc>
        <w:tc>
          <w:tcPr>
            <w:tcW w:w="1305" w:type="dxa"/>
            <w:tcBorders>
              <w:top w:val="nil"/>
              <w:left w:val="nil"/>
              <w:bottom w:val="nil"/>
              <w:right w:val="nil"/>
            </w:tcBorders>
            <w:noWrap/>
            <w:vAlign w:val="bottom"/>
          </w:tcPr>
          <w:p w:rsidRPr="00497212" w:rsidR="00BC3515" w:rsidP="00497212" w:rsidRDefault="00BC3515" w14:paraId="67EBF5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1.07E+08</w:t>
            </w:r>
          </w:p>
        </w:tc>
        <w:tc>
          <w:tcPr>
            <w:tcW w:w="1279" w:type="dxa"/>
            <w:tcBorders>
              <w:top w:val="nil"/>
              <w:left w:val="nil"/>
              <w:bottom w:val="nil"/>
              <w:right w:val="nil"/>
            </w:tcBorders>
            <w:noWrap/>
            <w:vAlign w:val="bottom"/>
          </w:tcPr>
          <w:p w:rsidRPr="00497212" w:rsidR="00BC3515" w:rsidP="00497212" w:rsidRDefault="00BC3515" w14:paraId="62411F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81387967</w:t>
            </w:r>
          </w:p>
        </w:tc>
        <w:tc>
          <w:tcPr>
            <w:tcW w:w="1306" w:type="dxa"/>
            <w:tcBorders>
              <w:top w:val="nil"/>
              <w:left w:val="nil"/>
              <w:bottom w:val="nil"/>
              <w:right w:val="nil"/>
            </w:tcBorders>
            <w:noWrap/>
            <w:vAlign w:val="bottom"/>
          </w:tcPr>
          <w:p w:rsidRPr="00497212" w:rsidR="00BC3515" w:rsidP="00497212" w:rsidRDefault="00BC3515" w14:paraId="77641D8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1.41E+08</w:t>
            </w:r>
          </w:p>
        </w:tc>
        <w:tc>
          <w:tcPr>
            <w:tcW w:w="1063" w:type="dxa"/>
            <w:tcBorders>
              <w:top w:val="nil"/>
              <w:left w:val="nil"/>
              <w:bottom w:val="nil"/>
              <w:right w:val="nil"/>
            </w:tcBorders>
            <w:noWrap/>
            <w:vAlign w:val="bottom"/>
          </w:tcPr>
          <w:p w:rsidRPr="00497212" w:rsidR="00BC3515" w:rsidP="00497212" w:rsidRDefault="00BC3515" w14:paraId="56CE35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653436.1</w:t>
            </w:r>
          </w:p>
        </w:tc>
        <w:tc>
          <w:tcPr>
            <w:tcW w:w="1062" w:type="dxa"/>
            <w:tcBorders>
              <w:top w:val="nil"/>
              <w:left w:val="nil"/>
              <w:bottom w:val="nil"/>
              <w:right w:val="nil"/>
            </w:tcBorders>
            <w:noWrap/>
            <w:vAlign w:val="bottom"/>
          </w:tcPr>
          <w:p w:rsidRPr="00497212" w:rsidR="00BC3515" w:rsidP="00497212" w:rsidRDefault="00BC3515" w14:paraId="3FEB92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517588.8</w:t>
            </w:r>
          </w:p>
        </w:tc>
        <w:tc>
          <w:tcPr>
            <w:tcW w:w="1128" w:type="dxa"/>
            <w:tcBorders>
              <w:top w:val="nil"/>
              <w:left w:val="nil"/>
              <w:bottom w:val="nil"/>
              <w:right w:val="nil"/>
            </w:tcBorders>
            <w:noWrap/>
            <w:vAlign w:val="bottom"/>
          </w:tcPr>
          <w:p w:rsidRPr="00497212" w:rsidR="00BC3515" w:rsidP="00497212" w:rsidRDefault="00BC3515" w14:paraId="4B6EF9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824938.1</w:t>
            </w:r>
          </w:p>
        </w:tc>
        <w:tc>
          <w:tcPr>
            <w:tcW w:w="722" w:type="dxa"/>
            <w:tcBorders>
              <w:top w:val="nil"/>
              <w:left w:val="nil"/>
              <w:bottom w:val="nil"/>
              <w:right w:val="nil"/>
            </w:tcBorders>
            <w:noWrap/>
            <w:vAlign w:val="bottom"/>
          </w:tcPr>
          <w:p w:rsidRPr="00497212" w:rsidR="00BC3515" w:rsidP="00497212" w:rsidRDefault="00BC3515" w14:paraId="7B764B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043FBC6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CB621EF" w14:textId="77777777">
        <w:trPr>
          <w:trHeight w:val="300"/>
        </w:trPr>
        <w:tc>
          <w:tcPr>
            <w:tcW w:w="622" w:type="dxa"/>
            <w:tcBorders>
              <w:top w:val="nil"/>
              <w:left w:val="nil"/>
              <w:bottom w:val="nil"/>
              <w:right w:val="nil"/>
            </w:tcBorders>
            <w:noWrap/>
            <w:vAlign w:val="bottom"/>
          </w:tcPr>
          <w:p w:rsidRPr="00497212" w:rsidR="00BC3515" w:rsidP="00497212" w:rsidRDefault="00BC3515" w14:paraId="6BBD0C1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2009</w:t>
            </w:r>
          </w:p>
        </w:tc>
        <w:tc>
          <w:tcPr>
            <w:tcW w:w="1305" w:type="dxa"/>
            <w:tcBorders>
              <w:top w:val="nil"/>
              <w:left w:val="nil"/>
              <w:bottom w:val="nil"/>
              <w:right w:val="nil"/>
            </w:tcBorders>
            <w:noWrap/>
            <w:vAlign w:val="bottom"/>
          </w:tcPr>
          <w:p w:rsidRPr="00497212" w:rsidR="00BC3515" w:rsidP="00497212" w:rsidRDefault="00BC3515" w14:paraId="4E85B8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1.06E+08</w:t>
            </w:r>
          </w:p>
        </w:tc>
        <w:tc>
          <w:tcPr>
            <w:tcW w:w="1279" w:type="dxa"/>
            <w:tcBorders>
              <w:top w:val="nil"/>
              <w:left w:val="nil"/>
              <w:bottom w:val="nil"/>
              <w:right w:val="nil"/>
            </w:tcBorders>
            <w:noWrap/>
            <w:vAlign w:val="bottom"/>
          </w:tcPr>
          <w:p w:rsidRPr="00497212" w:rsidR="00BC3515" w:rsidP="00497212" w:rsidRDefault="00BC3515" w14:paraId="7AF97C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80042988</w:t>
            </w:r>
          </w:p>
        </w:tc>
        <w:tc>
          <w:tcPr>
            <w:tcW w:w="1306" w:type="dxa"/>
            <w:tcBorders>
              <w:top w:val="nil"/>
              <w:left w:val="nil"/>
              <w:bottom w:val="nil"/>
              <w:right w:val="nil"/>
            </w:tcBorders>
            <w:noWrap/>
            <w:vAlign w:val="bottom"/>
          </w:tcPr>
          <w:p w:rsidRPr="00497212" w:rsidR="00BC3515" w:rsidP="00497212" w:rsidRDefault="00BC3515" w14:paraId="501FEA9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1.41E+08</w:t>
            </w:r>
          </w:p>
        </w:tc>
        <w:tc>
          <w:tcPr>
            <w:tcW w:w="1063" w:type="dxa"/>
            <w:tcBorders>
              <w:top w:val="nil"/>
              <w:left w:val="nil"/>
              <w:bottom w:val="nil"/>
              <w:right w:val="nil"/>
            </w:tcBorders>
            <w:noWrap/>
            <w:vAlign w:val="bottom"/>
          </w:tcPr>
          <w:p w:rsidRPr="00497212" w:rsidR="00BC3515" w:rsidP="00497212" w:rsidRDefault="00BC3515" w14:paraId="737809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602594.6</w:t>
            </w:r>
          </w:p>
        </w:tc>
        <w:tc>
          <w:tcPr>
            <w:tcW w:w="1062" w:type="dxa"/>
            <w:tcBorders>
              <w:top w:val="nil"/>
              <w:left w:val="nil"/>
              <w:bottom w:val="nil"/>
              <w:right w:val="nil"/>
            </w:tcBorders>
            <w:noWrap/>
            <w:vAlign w:val="bottom"/>
          </w:tcPr>
          <w:p w:rsidRPr="00497212" w:rsidR="00BC3515" w:rsidP="00497212" w:rsidRDefault="00BC3515" w14:paraId="5F1F16A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475533.6</w:t>
            </w:r>
          </w:p>
        </w:tc>
        <w:tc>
          <w:tcPr>
            <w:tcW w:w="1128" w:type="dxa"/>
            <w:tcBorders>
              <w:top w:val="nil"/>
              <w:left w:val="nil"/>
              <w:bottom w:val="nil"/>
              <w:right w:val="nil"/>
            </w:tcBorders>
            <w:noWrap/>
            <w:vAlign w:val="bottom"/>
          </w:tcPr>
          <w:p w:rsidRPr="00497212" w:rsidR="00BC3515" w:rsidP="00497212" w:rsidRDefault="00BC3515" w14:paraId="46B628C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763606</w:t>
            </w:r>
          </w:p>
        </w:tc>
        <w:tc>
          <w:tcPr>
            <w:tcW w:w="722" w:type="dxa"/>
            <w:tcBorders>
              <w:top w:val="nil"/>
              <w:left w:val="nil"/>
              <w:bottom w:val="nil"/>
              <w:right w:val="nil"/>
            </w:tcBorders>
            <w:noWrap/>
            <w:vAlign w:val="bottom"/>
          </w:tcPr>
          <w:p w:rsidRPr="00497212" w:rsidR="00BC3515" w:rsidP="00497212" w:rsidRDefault="00BC3515" w14:paraId="5547B8D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3B8A88F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C1B511D" w14:textId="77777777">
        <w:trPr>
          <w:trHeight w:val="300"/>
        </w:trPr>
        <w:tc>
          <w:tcPr>
            <w:tcW w:w="622" w:type="dxa"/>
            <w:tcBorders>
              <w:top w:val="nil"/>
              <w:left w:val="nil"/>
              <w:bottom w:val="nil"/>
              <w:right w:val="nil"/>
            </w:tcBorders>
            <w:noWrap/>
            <w:vAlign w:val="bottom"/>
          </w:tcPr>
          <w:p w:rsidRPr="00497212" w:rsidR="00BC3515" w:rsidP="00497212" w:rsidRDefault="00BC3515" w14:paraId="0240A75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2010</w:t>
            </w:r>
          </w:p>
        </w:tc>
        <w:tc>
          <w:tcPr>
            <w:tcW w:w="1305" w:type="dxa"/>
            <w:tcBorders>
              <w:top w:val="nil"/>
              <w:left w:val="nil"/>
              <w:bottom w:val="nil"/>
              <w:right w:val="nil"/>
            </w:tcBorders>
            <w:noWrap/>
            <w:vAlign w:val="bottom"/>
          </w:tcPr>
          <w:p w:rsidRPr="00497212" w:rsidR="00BC3515" w:rsidP="00497212" w:rsidRDefault="00BC3515" w14:paraId="056176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91696980</w:t>
            </w:r>
          </w:p>
        </w:tc>
        <w:tc>
          <w:tcPr>
            <w:tcW w:w="1279" w:type="dxa"/>
            <w:tcBorders>
              <w:top w:val="nil"/>
              <w:left w:val="nil"/>
              <w:bottom w:val="nil"/>
              <w:right w:val="nil"/>
            </w:tcBorders>
            <w:noWrap/>
            <w:vAlign w:val="bottom"/>
          </w:tcPr>
          <w:p w:rsidRPr="00497212" w:rsidR="00BC3515" w:rsidP="00497212" w:rsidRDefault="00BC3515" w14:paraId="071D0B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69692272</w:t>
            </w:r>
          </w:p>
        </w:tc>
        <w:tc>
          <w:tcPr>
            <w:tcW w:w="1306" w:type="dxa"/>
            <w:tcBorders>
              <w:top w:val="nil"/>
              <w:left w:val="nil"/>
              <w:bottom w:val="nil"/>
              <w:right w:val="nil"/>
            </w:tcBorders>
            <w:noWrap/>
            <w:vAlign w:val="bottom"/>
          </w:tcPr>
          <w:p w:rsidRPr="00497212" w:rsidR="00BC3515" w:rsidP="00497212" w:rsidRDefault="00BC3515" w14:paraId="005A281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1.21E+08</w:t>
            </w:r>
          </w:p>
        </w:tc>
        <w:tc>
          <w:tcPr>
            <w:tcW w:w="1063" w:type="dxa"/>
            <w:tcBorders>
              <w:top w:val="nil"/>
              <w:left w:val="nil"/>
              <w:bottom w:val="nil"/>
              <w:right w:val="nil"/>
            </w:tcBorders>
            <w:noWrap/>
            <w:vAlign w:val="bottom"/>
          </w:tcPr>
          <w:p w:rsidRPr="00497212" w:rsidR="00BC3515" w:rsidP="00497212" w:rsidRDefault="00BC3515" w14:paraId="1DC155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523870.6</w:t>
            </w:r>
          </w:p>
        </w:tc>
        <w:tc>
          <w:tcPr>
            <w:tcW w:w="1062" w:type="dxa"/>
            <w:tcBorders>
              <w:top w:val="nil"/>
              <w:left w:val="nil"/>
              <w:bottom w:val="nil"/>
              <w:right w:val="nil"/>
            </w:tcBorders>
            <w:noWrap/>
            <w:vAlign w:val="bottom"/>
          </w:tcPr>
          <w:p w:rsidRPr="00497212" w:rsidR="00BC3515" w:rsidP="00497212" w:rsidRDefault="00BC3515" w14:paraId="1CF328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417504.9</w:t>
            </w:r>
          </w:p>
        </w:tc>
        <w:tc>
          <w:tcPr>
            <w:tcW w:w="1128" w:type="dxa"/>
            <w:tcBorders>
              <w:top w:val="nil"/>
              <w:left w:val="nil"/>
              <w:bottom w:val="nil"/>
              <w:right w:val="nil"/>
            </w:tcBorders>
            <w:noWrap/>
            <w:vAlign w:val="bottom"/>
          </w:tcPr>
          <w:p w:rsidRPr="00497212" w:rsidR="00BC3515" w:rsidP="00497212" w:rsidRDefault="00BC3515" w14:paraId="377739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657334.6</w:t>
            </w:r>
          </w:p>
        </w:tc>
        <w:tc>
          <w:tcPr>
            <w:tcW w:w="722" w:type="dxa"/>
            <w:tcBorders>
              <w:top w:val="nil"/>
              <w:left w:val="nil"/>
              <w:bottom w:val="nil"/>
              <w:right w:val="nil"/>
            </w:tcBorders>
            <w:noWrap/>
            <w:vAlign w:val="bottom"/>
          </w:tcPr>
          <w:p w:rsidRPr="00497212" w:rsidR="00BC3515" w:rsidP="00497212" w:rsidRDefault="00BC3515" w14:paraId="73F1AF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19DC865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437B90B" w14:textId="77777777">
        <w:trPr>
          <w:trHeight w:val="300"/>
        </w:trPr>
        <w:tc>
          <w:tcPr>
            <w:tcW w:w="622" w:type="dxa"/>
            <w:tcBorders>
              <w:top w:val="nil"/>
              <w:left w:val="nil"/>
              <w:bottom w:val="nil"/>
              <w:right w:val="nil"/>
            </w:tcBorders>
            <w:noWrap/>
            <w:vAlign w:val="bottom"/>
          </w:tcPr>
          <w:p w:rsidRPr="00497212" w:rsidR="00BC3515" w:rsidP="00497212" w:rsidRDefault="00BC3515" w14:paraId="7F03894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2011</w:t>
            </w:r>
          </w:p>
        </w:tc>
        <w:tc>
          <w:tcPr>
            <w:tcW w:w="1305" w:type="dxa"/>
            <w:tcBorders>
              <w:top w:val="nil"/>
              <w:left w:val="nil"/>
              <w:bottom w:val="nil"/>
              <w:right w:val="nil"/>
            </w:tcBorders>
            <w:noWrap/>
            <w:vAlign w:val="bottom"/>
          </w:tcPr>
          <w:p w:rsidRPr="00497212" w:rsidR="00BC3515" w:rsidP="00497212" w:rsidRDefault="00BC3515" w14:paraId="45B5FDB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83470180</w:t>
            </w:r>
          </w:p>
        </w:tc>
        <w:tc>
          <w:tcPr>
            <w:tcW w:w="1279" w:type="dxa"/>
            <w:tcBorders>
              <w:top w:val="nil"/>
              <w:left w:val="nil"/>
              <w:bottom w:val="nil"/>
              <w:right w:val="nil"/>
            </w:tcBorders>
            <w:noWrap/>
            <w:vAlign w:val="bottom"/>
          </w:tcPr>
          <w:p w:rsidRPr="00497212" w:rsidR="00BC3515" w:rsidP="00497212" w:rsidRDefault="00BC3515" w14:paraId="71D289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63521793</w:t>
            </w:r>
          </w:p>
        </w:tc>
        <w:tc>
          <w:tcPr>
            <w:tcW w:w="1306" w:type="dxa"/>
            <w:tcBorders>
              <w:top w:val="nil"/>
              <w:left w:val="nil"/>
              <w:bottom w:val="nil"/>
              <w:right w:val="nil"/>
            </w:tcBorders>
            <w:noWrap/>
            <w:vAlign w:val="bottom"/>
          </w:tcPr>
          <w:p w:rsidRPr="00497212" w:rsidR="00BC3515" w:rsidP="00497212" w:rsidRDefault="00BC3515" w14:paraId="34F4CC8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1.1E+08</w:t>
            </w:r>
          </w:p>
        </w:tc>
        <w:tc>
          <w:tcPr>
            <w:tcW w:w="1063" w:type="dxa"/>
            <w:tcBorders>
              <w:top w:val="nil"/>
              <w:left w:val="nil"/>
              <w:bottom w:val="nil"/>
              <w:right w:val="nil"/>
            </w:tcBorders>
            <w:noWrap/>
            <w:vAlign w:val="bottom"/>
          </w:tcPr>
          <w:p w:rsidRPr="00497212" w:rsidR="00BC3515" w:rsidP="00497212" w:rsidRDefault="00BC3515" w14:paraId="2E57484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486017.5</w:t>
            </w:r>
          </w:p>
        </w:tc>
        <w:tc>
          <w:tcPr>
            <w:tcW w:w="1062" w:type="dxa"/>
            <w:tcBorders>
              <w:top w:val="nil"/>
              <w:left w:val="nil"/>
              <w:bottom w:val="nil"/>
              <w:right w:val="nil"/>
            </w:tcBorders>
            <w:noWrap/>
            <w:vAlign w:val="bottom"/>
          </w:tcPr>
          <w:p w:rsidRPr="00497212" w:rsidR="00BC3515" w:rsidP="00497212" w:rsidRDefault="00BC3515" w14:paraId="657BF7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387603.3</w:t>
            </w:r>
          </w:p>
        </w:tc>
        <w:tc>
          <w:tcPr>
            <w:tcW w:w="1128" w:type="dxa"/>
            <w:tcBorders>
              <w:top w:val="nil"/>
              <w:left w:val="nil"/>
              <w:bottom w:val="nil"/>
              <w:right w:val="nil"/>
            </w:tcBorders>
            <w:noWrap/>
            <w:vAlign w:val="bottom"/>
          </w:tcPr>
          <w:p w:rsidRPr="00497212" w:rsidR="00BC3515" w:rsidP="00497212" w:rsidRDefault="00BC3515" w14:paraId="5FCFD6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609419.7</w:t>
            </w:r>
          </w:p>
        </w:tc>
        <w:tc>
          <w:tcPr>
            <w:tcW w:w="722" w:type="dxa"/>
            <w:tcBorders>
              <w:top w:val="nil"/>
              <w:left w:val="nil"/>
              <w:bottom w:val="nil"/>
              <w:right w:val="nil"/>
            </w:tcBorders>
            <w:noWrap/>
            <w:vAlign w:val="bottom"/>
          </w:tcPr>
          <w:p w:rsidRPr="00497212" w:rsidR="00BC3515" w:rsidP="00497212" w:rsidRDefault="00BC3515" w14:paraId="43597F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B74A05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CAEF555" w14:textId="77777777">
        <w:trPr>
          <w:trHeight w:val="300"/>
        </w:trPr>
        <w:tc>
          <w:tcPr>
            <w:tcW w:w="622" w:type="dxa"/>
            <w:tcBorders>
              <w:top w:val="nil"/>
              <w:left w:val="nil"/>
              <w:bottom w:val="nil"/>
              <w:right w:val="nil"/>
            </w:tcBorders>
            <w:noWrap/>
            <w:vAlign w:val="bottom"/>
          </w:tcPr>
          <w:p w:rsidRPr="00497212" w:rsidR="00BC3515" w:rsidP="00497212" w:rsidRDefault="00BC3515" w14:paraId="08C29E8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2012</w:t>
            </w:r>
          </w:p>
        </w:tc>
        <w:tc>
          <w:tcPr>
            <w:tcW w:w="1305" w:type="dxa"/>
            <w:tcBorders>
              <w:top w:val="nil"/>
              <w:left w:val="nil"/>
              <w:bottom w:val="nil"/>
              <w:right w:val="nil"/>
            </w:tcBorders>
            <w:noWrap/>
            <w:vAlign w:val="bottom"/>
          </w:tcPr>
          <w:p w:rsidRPr="00497212" w:rsidR="00BC3515" w:rsidP="00497212" w:rsidRDefault="00BC3515" w14:paraId="2D47AD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87486933</w:t>
            </w:r>
          </w:p>
        </w:tc>
        <w:tc>
          <w:tcPr>
            <w:tcW w:w="1279" w:type="dxa"/>
            <w:tcBorders>
              <w:top w:val="nil"/>
              <w:left w:val="nil"/>
              <w:bottom w:val="nil"/>
              <w:right w:val="nil"/>
            </w:tcBorders>
            <w:noWrap/>
            <w:vAlign w:val="bottom"/>
          </w:tcPr>
          <w:p w:rsidRPr="00497212" w:rsidR="00BC3515" w:rsidP="00497212" w:rsidRDefault="00BC3515" w14:paraId="31E943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66781162</w:t>
            </w:r>
          </w:p>
        </w:tc>
        <w:tc>
          <w:tcPr>
            <w:tcW w:w="1306" w:type="dxa"/>
            <w:tcBorders>
              <w:top w:val="nil"/>
              <w:left w:val="nil"/>
              <w:bottom w:val="nil"/>
              <w:right w:val="nil"/>
            </w:tcBorders>
            <w:noWrap/>
            <w:vAlign w:val="bottom"/>
          </w:tcPr>
          <w:p w:rsidRPr="00497212" w:rsidR="00BC3515" w:rsidP="00497212" w:rsidRDefault="00BC3515" w14:paraId="5CCE97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1.15E+08</w:t>
            </w:r>
          </w:p>
        </w:tc>
        <w:tc>
          <w:tcPr>
            <w:tcW w:w="1063" w:type="dxa"/>
            <w:tcBorders>
              <w:top w:val="nil"/>
              <w:left w:val="nil"/>
              <w:bottom w:val="nil"/>
              <w:right w:val="nil"/>
            </w:tcBorders>
            <w:noWrap/>
            <w:vAlign w:val="bottom"/>
          </w:tcPr>
          <w:p w:rsidRPr="00497212" w:rsidR="00BC3515" w:rsidP="00497212" w:rsidRDefault="00BC3515" w14:paraId="7C9157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352216</w:t>
            </w:r>
          </w:p>
        </w:tc>
        <w:tc>
          <w:tcPr>
            <w:tcW w:w="1062" w:type="dxa"/>
            <w:tcBorders>
              <w:top w:val="nil"/>
              <w:left w:val="nil"/>
              <w:bottom w:val="nil"/>
              <w:right w:val="nil"/>
            </w:tcBorders>
            <w:noWrap/>
            <w:vAlign w:val="bottom"/>
          </w:tcPr>
          <w:p w:rsidRPr="00497212" w:rsidR="00BC3515" w:rsidP="00497212" w:rsidRDefault="00BC3515" w14:paraId="6ED4A5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282657.2</w:t>
            </w:r>
          </w:p>
        </w:tc>
        <w:tc>
          <w:tcPr>
            <w:tcW w:w="1128" w:type="dxa"/>
            <w:tcBorders>
              <w:top w:val="nil"/>
              <w:left w:val="nil"/>
              <w:bottom w:val="nil"/>
              <w:right w:val="nil"/>
            </w:tcBorders>
            <w:noWrap/>
            <w:vAlign w:val="bottom"/>
          </w:tcPr>
          <w:p w:rsidRPr="00497212" w:rsidR="00BC3515" w:rsidP="00497212" w:rsidRDefault="00BC3515" w14:paraId="6ECAE31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438892.6</w:t>
            </w:r>
          </w:p>
        </w:tc>
        <w:tc>
          <w:tcPr>
            <w:tcW w:w="722" w:type="dxa"/>
            <w:tcBorders>
              <w:top w:val="nil"/>
              <w:left w:val="nil"/>
              <w:bottom w:val="nil"/>
              <w:right w:val="nil"/>
            </w:tcBorders>
            <w:noWrap/>
            <w:vAlign w:val="bottom"/>
          </w:tcPr>
          <w:p w:rsidRPr="00497212" w:rsidR="00BC3515" w:rsidP="00497212" w:rsidRDefault="00BC3515" w14:paraId="7877C1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25586F3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94EB46C" w14:textId="77777777">
        <w:trPr>
          <w:trHeight w:val="300"/>
        </w:trPr>
        <w:tc>
          <w:tcPr>
            <w:tcW w:w="622" w:type="dxa"/>
            <w:tcBorders>
              <w:top w:val="nil"/>
              <w:left w:val="nil"/>
              <w:bottom w:val="nil"/>
              <w:right w:val="nil"/>
            </w:tcBorders>
            <w:noWrap/>
            <w:vAlign w:val="bottom"/>
          </w:tcPr>
          <w:p w:rsidRPr="00497212" w:rsidR="00BC3515" w:rsidP="00497212" w:rsidRDefault="00BC3515" w14:paraId="6F0696B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2013</w:t>
            </w:r>
          </w:p>
        </w:tc>
        <w:tc>
          <w:tcPr>
            <w:tcW w:w="1305" w:type="dxa"/>
            <w:tcBorders>
              <w:top w:val="nil"/>
              <w:left w:val="nil"/>
              <w:bottom w:val="nil"/>
              <w:right w:val="nil"/>
            </w:tcBorders>
            <w:noWrap/>
            <w:vAlign w:val="bottom"/>
          </w:tcPr>
          <w:p w:rsidRPr="00497212" w:rsidR="00BC3515" w:rsidP="00497212" w:rsidRDefault="00BC3515" w14:paraId="6AD1E1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63783175</w:t>
            </w:r>
          </w:p>
        </w:tc>
        <w:tc>
          <w:tcPr>
            <w:tcW w:w="1279" w:type="dxa"/>
            <w:tcBorders>
              <w:top w:val="nil"/>
              <w:left w:val="nil"/>
              <w:bottom w:val="nil"/>
              <w:right w:val="nil"/>
            </w:tcBorders>
            <w:noWrap/>
            <w:vAlign w:val="bottom"/>
          </w:tcPr>
          <w:p w:rsidRPr="00497212" w:rsidR="00BC3515" w:rsidP="00497212" w:rsidRDefault="00BC3515" w14:paraId="10B923D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47537033</w:t>
            </w:r>
          </w:p>
        </w:tc>
        <w:tc>
          <w:tcPr>
            <w:tcW w:w="1306" w:type="dxa"/>
            <w:tcBorders>
              <w:top w:val="nil"/>
              <w:left w:val="nil"/>
              <w:bottom w:val="nil"/>
              <w:right w:val="nil"/>
            </w:tcBorders>
            <w:noWrap/>
            <w:vAlign w:val="bottom"/>
          </w:tcPr>
          <w:p w:rsidRPr="00497212" w:rsidR="00BC3515" w:rsidP="00497212" w:rsidRDefault="00BC3515" w14:paraId="29A0BF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85581560</w:t>
            </w:r>
          </w:p>
        </w:tc>
        <w:tc>
          <w:tcPr>
            <w:tcW w:w="1063" w:type="dxa"/>
            <w:tcBorders>
              <w:top w:val="nil"/>
              <w:left w:val="nil"/>
              <w:bottom w:val="nil"/>
              <w:right w:val="nil"/>
            </w:tcBorders>
            <w:noWrap/>
            <w:vAlign w:val="bottom"/>
          </w:tcPr>
          <w:p w:rsidRPr="00497212" w:rsidR="00BC3515" w:rsidP="00497212" w:rsidRDefault="00BC3515" w14:paraId="16DF8DE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358613.3</w:t>
            </w:r>
          </w:p>
        </w:tc>
        <w:tc>
          <w:tcPr>
            <w:tcW w:w="1062" w:type="dxa"/>
            <w:tcBorders>
              <w:top w:val="nil"/>
              <w:left w:val="nil"/>
              <w:bottom w:val="nil"/>
              <w:right w:val="nil"/>
            </w:tcBorders>
            <w:noWrap/>
            <w:vAlign w:val="bottom"/>
          </w:tcPr>
          <w:p w:rsidRPr="00497212" w:rsidR="00BC3515" w:rsidP="00497212" w:rsidRDefault="00BC3515" w14:paraId="1952DE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287588.1</w:t>
            </w:r>
          </w:p>
        </w:tc>
        <w:tc>
          <w:tcPr>
            <w:tcW w:w="1128" w:type="dxa"/>
            <w:tcBorders>
              <w:top w:val="nil"/>
              <w:left w:val="nil"/>
              <w:bottom w:val="nil"/>
              <w:right w:val="nil"/>
            </w:tcBorders>
            <w:noWrap/>
            <w:vAlign w:val="bottom"/>
          </w:tcPr>
          <w:p w:rsidRPr="00497212" w:rsidR="00BC3515" w:rsidP="00497212" w:rsidRDefault="00BC3515" w14:paraId="1B34BE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447179.6</w:t>
            </w:r>
          </w:p>
        </w:tc>
        <w:tc>
          <w:tcPr>
            <w:tcW w:w="722" w:type="dxa"/>
            <w:tcBorders>
              <w:top w:val="nil"/>
              <w:left w:val="nil"/>
              <w:bottom w:val="nil"/>
              <w:right w:val="nil"/>
            </w:tcBorders>
            <w:noWrap/>
            <w:vAlign w:val="bottom"/>
          </w:tcPr>
          <w:p w:rsidRPr="00497212" w:rsidR="00BC3515" w:rsidP="00497212" w:rsidRDefault="00BC3515" w14:paraId="5187B9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5EEEC6D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67E84E7" w14:textId="77777777">
        <w:trPr>
          <w:trHeight w:val="300"/>
        </w:trPr>
        <w:tc>
          <w:tcPr>
            <w:tcW w:w="622" w:type="dxa"/>
            <w:tcBorders>
              <w:top w:val="nil"/>
              <w:left w:val="nil"/>
              <w:bottom w:val="nil"/>
              <w:right w:val="nil"/>
            </w:tcBorders>
            <w:noWrap/>
            <w:vAlign w:val="bottom"/>
          </w:tcPr>
          <w:p w:rsidRPr="00497212" w:rsidR="00BC3515" w:rsidP="00497212" w:rsidRDefault="00BC3515" w14:paraId="2B6C3A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2014</w:t>
            </w:r>
          </w:p>
        </w:tc>
        <w:tc>
          <w:tcPr>
            <w:tcW w:w="1305" w:type="dxa"/>
            <w:tcBorders>
              <w:top w:val="nil"/>
              <w:left w:val="nil"/>
              <w:bottom w:val="nil"/>
              <w:right w:val="nil"/>
            </w:tcBorders>
            <w:noWrap/>
            <w:vAlign w:val="bottom"/>
          </w:tcPr>
          <w:p w:rsidRPr="00497212" w:rsidR="00BC3515" w:rsidP="00497212" w:rsidRDefault="00BC3515" w14:paraId="721E3A1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66652292</w:t>
            </w:r>
          </w:p>
        </w:tc>
        <w:tc>
          <w:tcPr>
            <w:tcW w:w="1279" w:type="dxa"/>
            <w:tcBorders>
              <w:top w:val="nil"/>
              <w:left w:val="nil"/>
              <w:bottom w:val="nil"/>
              <w:right w:val="nil"/>
            </w:tcBorders>
            <w:noWrap/>
            <w:vAlign w:val="bottom"/>
          </w:tcPr>
          <w:p w:rsidRPr="00497212" w:rsidR="00BC3515" w:rsidP="00497212" w:rsidRDefault="00BC3515" w14:paraId="0CA77EF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51899805</w:t>
            </w:r>
          </w:p>
        </w:tc>
        <w:tc>
          <w:tcPr>
            <w:tcW w:w="1306" w:type="dxa"/>
            <w:tcBorders>
              <w:top w:val="nil"/>
              <w:left w:val="nil"/>
              <w:bottom w:val="nil"/>
              <w:right w:val="nil"/>
            </w:tcBorders>
            <w:noWrap/>
            <w:vAlign w:val="bottom"/>
          </w:tcPr>
          <w:p w:rsidRPr="00497212" w:rsidR="00BC3515" w:rsidP="00497212" w:rsidRDefault="00BC3515" w14:paraId="10BD9D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85598165</w:t>
            </w:r>
          </w:p>
        </w:tc>
        <w:tc>
          <w:tcPr>
            <w:tcW w:w="1063" w:type="dxa"/>
            <w:tcBorders>
              <w:top w:val="nil"/>
              <w:left w:val="nil"/>
              <w:bottom w:val="nil"/>
              <w:right w:val="nil"/>
            </w:tcBorders>
            <w:noWrap/>
            <w:vAlign w:val="bottom"/>
          </w:tcPr>
          <w:p w:rsidRPr="00497212" w:rsidR="00BC3515" w:rsidP="00497212" w:rsidRDefault="00BC3515" w14:paraId="55492E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527023.3</w:t>
            </w:r>
          </w:p>
        </w:tc>
        <w:tc>
          <w:tcPr>
            <w:tcW w:w="1062" w:type="dxa"/>
            <w:tcBorders>
              <w:top w:val="nil"/>
              <w:left w:val="nil"/>
              <w:bottom w:val="nil"/>
              <w:right w:val="nil"/>
            </w:tcBorders>
            <w:noWrap/>
            <w:vAlign w:val="bottom"/>
          </w:tcPr>
          <w:p w:rsidRPr="00497212" w:rsidR="00BC3515" w:rsidP="00497212" w:rsidRDefault="00BC3515" w14:paraId="73840B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419071.8</w:t>
            </w:r>
          </w:p>
        </w:tc>
        <w:tc>
          <w:tcPr>
            <w:tcW w:w="1128" w:type="dxa"/>
            <w:tcBorders>
              <w:top w:val="nil"/>
              <w:left w:val="nil"/>
              <w:bottom w:val="nil"/>
              <w:right w:val="nil"/>
            </w:tcBorders>
            <w:noWrap/>
            <w:vAlign w:val="bottom"/>
          </w:tcPr>
          <w:p w:rsidRPr="00497212" w:rsidR="00BC3515" w:rsidP="00497212" w:rsidRDefault="00BC3515" w14:paraId="2BADF7C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662782.7</w:t>
            </w:r>
          </w:p>
        </w:tc>
        <w:tc>
          <w:tcPr>
            <w:tcW w:w="722" w:type="dxa"/>
            <w:tcBorders>
              <w:top w:val="nil"/>
              <w:left w:val="nil"/>
              <w:bottom w:val="nil"/>
              <w:right w:val="nil"/>
            </w:tcBorders>
            <w:noWrap/>
            <w:vAlign w:val="bottom"/>
          </w:tcPr>
          <w:p w:rsidRPr="00497212" w:rsidR="00BC3515" w:rsidP="00497212" w:rsidRDefault="00BC3515" w14:paraId="4C0717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719DEA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92B7C3F" w14:textId="77777777">
        <w:trPr>
          <w:trHeight w:val="300"/>
        </w:trPr>
        <w:tc>
          <w:tcPr>
            <w:tcW w:w="622" w:type="dxa"/>
            <w:tcBorders>
              <w:top w:val="nil"/>
              <w:left w:val="nil"/>
              <w:bottom w:val="nil"/>
              <w:right w:val="nil"/>
            </w:tcBorders>
            <w:noWrap/>
            <w:vAlign w:val="bottom"/>
          </w:tcPr>
          <w:p w:rsidRPr="00497212" w:rsidR="00BC3515" w:rsidP="00497212" w:rsidRDefault="00BC3515" w14:paraId="7EBD778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2015</w:t>
            </w:r>
          </w:p>
        </w:tc>
        <w:tc>
          <w:tcPr>
            <w:tcW w:w="1305" w:type="dxa"/>
            <w:tcBorders>
              <w:top w:val="nil"/>
              <w:left w:val="nil"/>
              <w:bottom w:val="nil"/>
              <w:right w:val="nil"/>
            </w:tcBorders>
            <w:noWrap/>
            <w:vAlign w:val="bottom"/>
          </w:tcPr>
          <w:p w:rsidRPr="00497212" w:rsidR="00BC3515" w:rsidP="00497212" w:rsidRDefault="00BC3515" w14:paraId="459F0ED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51598337</w:t>
            </w:r>
          </w:p>
        </w:tc>
        <w:tc>
          <w:tcPr>
            <w:tcW w:w="1279" w:type="dxa"/>
            <w:tcBorders>
              <w:top w:val="nil"/>
              <w:left w:val="nil"/>
              <w:bottom w:val="nil"/>
              <w:right w:val="nil"/>
            </w:tcBorders>
            <w:noWrap/>
            <w:vAlign w:val="bottom"/>
          </w:tcPr>
          <w:p w:rsidRPr="00497212" w:rsidR="00BC3515" w:rsidP="00497212" w:rsidRDefault="00BC3515" w14:paraId="0209531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39129421</w:t>
            </w:r>
          </w:p>
        </w:tc>
        <w:tc>
          <w:tcPr>
            <w:tcW w:w="1306" w:type="dxa"/>
            <w:tcBorders>
              <w:top w:val="nil"/>
              <w:left w:val="nil"/>
              <w:bottom w:val="nil"/>
              <w:right w:val="nil"/>
            </w:tcBorders>
            <w:noWrap/>
            <w:vAlign w:val="bottom"/>
          </w:tcPr>
          <w:p w:rsidRPr="00497212" w:rsidR="00BC3515" w:rsidP="00497212" w:rsidRDefault="00BC3515" w14:paraId="3AC5F6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68040577</w:t>
            </w:r>
          </w:p>
        </w:tc>
        <w:tc>
          <w:tcPr>
            <w:tcW w:w="1063" w:type="dxa"/>
            <w:tcBorders>
              <w:top w:val="nil"/>
              <w:left w:val="nil"/>
              <w:bottom w:val="nil"/>
              <w:right w:val="nil"/>
            </w:tcBorders>
            <w:noWrap/>
            <w:vAlign w:val="bottom"/>
          </w:tcPr>
          <w:p w:rsidRPr="00497212" w:rsidR="00BC3515" w:rsidP="00497212" w:rsidRDefault="00BC3515" w14:paraId="577ED4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372130.5</w:t>
            </w:r>
          </w:p>
        </w:tc>
        <w:tc>
          <w:tcPr>
            <w:tcW w:w="1062" w:type="dxa"/>
            <w:tcBorders>
              <w:top w:val="nil"/>
              <w:left w:val="nil"/>
              <w:bottom w:val="nil"/>
              <w:right w:val="nil"/>
            </w:tcBorders>
            <w:noWrap/>
            <w:vAlign w:val="bottom"/>
          </w:tcPr>
          <w:p w:rsidRPr="00497212" w:rsidR="00BC3515" w:rsidP="00497212" w:rsidRDefault="00BC3515" w14:paraId="37BA9F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293146.8</w:t>
            </w:r>
          </w:p>
        </w:tc>
        <w:tc>
          <w:tcPr>
            <w:tcW w:w="1128" w:type="dxa"/>
            <w:tcBorders>
              <w:top w:val="nil"/>
              <w:left w:val="nil"/>
              <w:bottom w:val="nil"/>
              <w:right w:val="nil"/>
            </w:tcBorders>
            <w:noWrap/>
            <w:vAlign w:val="bottom"/>
          </w:tcPr>
          <w:p w:rsidRPr="00497212" w:rsidR="00BC3515" w:rsidP="00497212" w:rsidRDefault="00BC3515" w14:paraId="0D77561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472395.2</w:t>
            </w:r>
          </w:p>
        </w:tc>
        <w:tc>
          <w:tcPr>
            <w:tcW w:w="722" w:type="dxa"/>
            <w:tcBorders>
              <w:top w:val="nil"/>
              <w:left w:val="nil"/>
              <w:bottom w:val="nil"/>
              <w:right w:val="nil"/>
            </w:tcBorders>
            <w:noWrap/>
            <w:vAlign w:val="bottom"/>
          </w:tcPr>
          <w:p w:rsidRPr="00497212" w:rsidR="00BC3515" w:rsidP="00497212" w:rsidRDefault="00BC3515" w14:paraId="362F2E9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B1B161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C7E6F73" w14:textId="77777777">
        <w:trPr>
          <w:trHeight w:val="300"/>
        </w:trPr>
        <w:tc>
          <w:tcPr>
            <w:tcW w:w="622" w:type="dxa"/>
            <w:tcBorders>
              <w:top w:val="nil"/>
              <w:left w:val="nil"/>
              <w:bottom w:val="nil"/>
              <w:right w:val="nil"/>
            </w:tcBorders>
            <w:noWrap/>
            <w:vAlign w:val="bottom"/>
          </w:tcPr>
          <w:p w:rsidRPr="00497212" w:rsidR="00BC3515" w:rsidP="00497212" w:rsidRDefault="00BC3515" w14:paraId="444A5B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2016</w:t>
            </w:r>
          </w:p>
        </w:tc>
        <w:tc>
          <w:tcPr>
            <w:tcW w:w="1305" w:type="dxa"/>
            <w:tcBorders>
              <w:top w:val="nil"/>
              <w:left w:val="nil"/>
              <w:bottom w:val="nil"/>
              <w:right w:val="nil"/>
            </w:tcBorders>
            <w:noWrap/>
            <w:vAlign w:val="bottom"/>
          </w:tcPr>
          <w:p w:rsidRPr="00497212" w:rsidR="00BC3515" w:rsidP="00497212" w:rsidRDefault="00BC3515" w14:paraId="73A3071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45763620</w:t>
            </w:r>
          </w:p>
        </w:tc>
        <w:tc>
          <w:tcPr>
            <w:tcW w:w="1279" w:type="dxa"/>
            <w:tcBorders>
              <w:top w:val="nil"/>
              <w:left w:val="nil"/>
              <w:bottom w:val="nil"/>
              <w:right w:val="nil"/>
            </w:tcBorders>
            <w:noWrap/>
            <w:vAlign w:val="bottom"/>
          </w:tcPr>
          <w:p w:rsidRPr="00497212" w:rsidR="00BC3515" w:rsidP="00497212" w:rsidRDefault="00BC3515" w14:paraId="5054060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29144268</w:t>
            </w:r>
          </w:p>
        </w:tc>
        <w:tc>
          <w:tcPr>
            <w:tcW w:w="1306" w:type="dxa"/>
            <w:tcBorders>
              <w:top w:val="nil"/>
              <w:left w:val="nil"/>
              <w:bottom w:val="nil"/>
              <w:right w:val="nil"/>
            </w:tcBorders>
            <w:noWrap/>
            <w:vAlign w:val="bottom"/>
          </w:tcPr>
          <w:p w:rsidRPr="00497212" w:rsidR="00BC3515" w:rsidP="00497212" w:rsidRDefault="00BC3515" w14:paraId="4277FA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71860062</w:t>
            </w:r>
          </w:p>
        </w:tc>
        <w:tc>
          <w:tcPr>
            <w:tcW w:w="1063" w:type="dxa"/>
            <w:tcBorders>
              <w:top w:val="nil"/>
              <w:left w:val="nil"/>
              <w:bottom w:val="nil"/>
              <w:right w:val="nil"/>
            </w:tcBorders>
            <w:noWrap/>
            <w:vAlign w:val="bottom"/>
          </w:tcPr>
          <w:p w:rsidRPr="00497212" w:rsidR="00BC3515" w:rsidP="00497212" w:rsidRDefault="00BC3515" w14:paraId="0FBEF2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269682.3</w:t>
            </w:r>
          </w:p>
        </w:tc>
        <w:tc>
          <w:tcPr>
            <w:tcW w:w="1062" w:type="dxa"/>
            <w:tcBorders>
              <w:top w:val="nil"/>
              <w:left w:val="nil"/>
              <w:bottom w:val="nil"/>
              <w:right w:val="nil"/>
            </w:tcBorders>
            <w:noWrap/>
            <w:vAlign w:val="bottom"/>
          </w:tcPr>
          <w:p w:rsidRPr="00497212" w:rsidR="00BC3515" w:rsidP="00497212" w:rsidRDefault="00BC3515" w14:paraId="2B754E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187647.7</w:t>
            </w:r>
          </w:p>
        </w:tc>
        <w:tc>
          <w:tcPr>
            <w:tcW w:w="1128" w:type="dxa"/>
            <w:tcBorders>
              <w:top w:val="nil"/>
              <w:left w:val="nil"/>
              <w:bottom w:val="nil"/>
              <w:right w:val="nil"/>
            </w:tcBorders>
            <w:noWrap/>
            <w:vAlign w:val="bottom"/>
          </w:tcPr>
          <w:p w:rsidRPr="00497212" w:rsidR="00BC3515" w:rsidP="00497212" w:rsidRDefault="00BC3515" w14:paraId="4E49EA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387580.3</w:t>
            </w:r>
          </w:p>
        </w:tc>
        <w:tc>
          <w:tcPr>
            <w:tcW w:w="722" w:type="dxa"/>
            <w:tcBorders>
              <w:top w:val="nil"/>
              <w:left w:val="nil"/>
              <w:bottom w:val="nil"/>
              <w:right w:val="nil"/>
            </w:tcBorders>
            <w:noWrap/>
            <w:vAlign w:val="bottom"/>
          </w:tcPr>
          <w:p w:rsidRPr="00497212" w:rsidR="00BC3515" w:rsidP="00497212" w:rsidRDefault="00BC3515" w14:paraId="04A83E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457ECCAA"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9DF4C08" w14:textId="77777777">
        <w:trPr>
          <w:trHeight w:val="300"/>
        </w:trPr>
        <w:tc>
          <w:tcPr>
            <w:tcW w:w="622" w:type="dxa"/>
            <w:tcBorders>
              <w:top w:val="nil"/>
              <w:left w:val="nil"/>
              <w:bottom w:val="nil"/>
              <w:right w:val="nil"/>
            </w:tcBorders>
            <w:noWrap/>
            <w:vAlign w:val="bottom"/>
          </w:tcPr>
          <w:p w:rsidRPr="00497212" w:rsidR="00BC3515" w:rsidP="00497212" w:rsidRDefault="00BC3515" w14:paraId="0986528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305" w:type="dxa"/>
            <w:tcBorders>
              <w:top w:val="nil"/>
              <w:left w:val="nil"/>
              <w:bottom w:val="nil"/>
              <w:right w:val="nil"/>
            </w:tcBorders>
            <w:noWrap/>
            <w:vAlign w:val="bottom"/>
          </w:tcPr>
          <w:p w:rsidRPr="00497212" w:rsidR="00BC3515" w:rsidP="00497212" w:rsidRDefault="00BC3515" w14:paraId="01184D3A"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279" w:type="dxa"/>
            <w:tcBorders>
              <w:top w:val="nil"/>
              <w:left w:val="nil"/>
              <w:bottom w:val="nil"/>
              <w:right w:val="nil"/>
            </w:tcBorders>
            <w:noWrap/>
            <w:vAlign w:val="bottom"/>
          </w:tcPr>
          <w:p w:rsidRPr="00497212" w:rsidR="00BC3515" w:rsidP="00497212" w:rsidRDefault="00BC3515" w14:paraId="1C57512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306" w:type="dxa"/>
            <w:tcBorders>
              <w:top w:val="nil"/>
              <w:left w:val="nil"/>
              <w:bottom w:val="nil"/>
              <w:right w:val="nil"/>
            </w:tcBorders>
            <w:noWrap/>
            <w:vAlign w:val="bottom"/>
          </w:tcPr>
          <w:p w:rsidRPr="00497212" w:rsidR="00BC3515" w:rsidP="00497212" w:rsidRDefault="00BC3515" w14:paraId="5CD24AD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063" w:type="dxa"/>
            <w:tcBorders>
              <w:top w:val="nil"/>
              <w:left w:val="nil"/>
              <w:bottom w:val="nil"/>
              <w:right w:val="nil"/>
            </w:tcBorders>
            <w:noWrap/>
            <w:vAlign w:val="bottom"/>
          </w:tcPr>
          <w:p w:rsidRPr="00497212" w:rsidR="00BC3515" w:rsidP="00497212" w:rsidRDefault="00BC3515" w14:paraId="0A8F275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062" w:type="dxa"/>
            <w:tcBorders>
              <w:top w:val="nil"/>
              <w:left w:val="nil"/>
              <w:bottom w:val="nil"/>
              <w:right w:val="nil"/>
            </w:tcBorders>
            <w:noWrap/>
            <w:vAlign w:val="bottom"/>
          </w:tcPr>
          <w:p w:rsidRPr="00497212" w:rsidR="00BC3515" w:rsidP="00497212" w:rsidRDefault="00BC3515" w14:paraId="30E4F9F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128" w:type="dxa"/>
            <w:tcBorders>
              <w:top w:val="nil"/>
              <w:left w:val="nil"/>
              <w:bottom w:val="nil"/>
              <w:right w:val="nil"/>
            </w:tcBorders>
            <w:noWrap/>
            <w:vAlign w:val="bottom"/>
          </w:tcPr>
          <w:p w:rsidRPr="00497212" w:rsidR="00BC3515" w:rsidP="00497212" w:rsidRDefault="00BC3515" w14:paraId="5B57406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722" w:type="dxa"/>
            <w:tcBorders>
              <w:top w:val="nil"/>
              <w:left w:val="nil"/>
              <w:bottom w:val="nil"/>
              <w:right w:val="nil"/>
            </w:tcBorders>
            <w:noWrap/>
            <w:vAlign w:val="bottom"/>
          </w:tcPr>
          <w:p w:rsidRPr="00497212" w:rsidR="00BC3515" w:rsidP="00497212" w:rsidRDefault="00BC3515" w14:paraId="3D4E223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145" w:type="dxa"/>
            <w:gridSpan w:val="2"/>
            <w:tcBorders>
              <w:top w:val="nil"/>
              <w:left w:val="nil"/>
              <w:bottom w:val="nil"/>
              <w:right w:val="nil"/>
            </w:tcBorders>
            <w:noWrap/>
            <w:vAlign w:val="bottom"/>
          </w:tcPr>
          <w:p w:rsidRPr="00497212" w:rsidR="00BC3515" w:rsidP="00497212" w:rsidRDefault="00BC3515" w14:paraId="79840C7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4A7874F" w14:textId="77777777">
        <w:trPr>
          <w:trHeight w:val="300"/>
        </w:trPr>
        <w:tc>
          <w:tcPr>
            <w:tcW w:w="622" w:type="dxa"/>
            <w:tcBorders>
              <w:top w:val="nil"/>
              <w:left w:val="nil"/>
              <w:bottom w:val="nil"/>
              <w:right w:val="nil"/>
            </w:tcBorders>
            <w:noWrap/>
            <w:vAlign w:val="bottom"/>
          </w:tcPr>
          <w:p w:rsidRPr="00497212" w:rsidR="00BC3515" w:rsidP="00497212" w:rsidRDefault="00BC3515" w14:paraId="6674B33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Year</w:t>
            </w:r>
          </w:p>
        </w:tc>
        <w:tc>
          <w:tcPr>
            <w:tcW w:w="1305" w:type="dxa"/>
            <w:tcBorders>
              <w:top w:val="nil"/>
              <w:left w:val="nil"/>
              <w:bottom w:val="nil"/>
              <w:right w:val="nil"/>
            </w:tcBorders>
            <w:noWrap/>
            <w:vAlign w:val="bottom"/>
          </w:tcPr>
          <w:p w:rsidRPr="00497212" w:rsidR="00BC3515" w:rsidP="00497212" w:rsidRDefault="00BC3515" w14:paraId="260CE6F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Spawing biomass (tonnes) Mean</w:t>
            </w:r>
          </w:p>
        </w:tc>
        <w:tc>
          <w:tcPr>
            <w:tcW w:w="1279" w:type="dxa"/>
            <w:tcBorders>
              <w:top w:val="nil"/>
              <w:left w:val="nil"/>
              <w:bottom w:val="nil"/>
              <w:right w:val="nil"/>
            </w:tcBorders>
            <w:noWrap/>
            <w:vAlign w:val="bottom"/>
          </w:tcPr>
          <w:p w:rsidRPr="00497212" w:rsidR="00BC3515" w:rsidP="00497212" w:rsidRDefault="00BC3515" w14:paraId="5804F68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Spawing biomass (tonnes) Low</w:t>
            </w:r>
          </w:p>
        </w:tc>
        <w:tc>
          <w:tcPr>
            <w:tcW w:w="1306" w:type="dxa"/>
            <w:tcBorders>
              <w:top w:val="nil"/>
              <w:left w:val="nil"/>
              <w:bottom w:val="nil"/>
              <w:right w:val="nil"/>
            </w:tcBorders>
            <w:noWrap/>
            <w:vAlign w:val="bottom"/>
          </w:tcPr>
          <w:p w:rsidRPr="00497212" w:rsidR="00BC3515" w:rsidP="00497212" w:rsidRDefault="00BC3515" w14:paraId="51729BB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Spawing biomass (tonnes) High</w:t>
            </w:r>
          </w:p>
        </w:tc>
        <w:tc>
          <w:tcPr>
            <w:tcW w:w="1063" w:type="dxa"/>
            <w:tcBorders>
              <w:top w:val="nil"/>
              <w:left w:val="nil"/>
              <w:bottom w:val="nil"/>
              <w:right w:val="nil"/>
            </w:tcBorders>
            <w:noWrap/>
            <w:vAlign w:val="bottom"/>
          </w:tcPr>
          <w:p w:rsidRPr="00497212" w:rsidR="00BC3515" w:rsidP="00497212" w:rsidRDefault="00BC3515" w14:paraId="34CCB34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Landings (tonnes) Mean</w:t>
            </w:r>
          </w:p>
        </w:tc>
        <w:tc>
          <w:tcPr>
            <w:tcW w:w="1062" w:type="dxa"/>
            <w:tcBorders>
              <w:top w:val="nil"/>
              <w:left w:val="nil"/>
              <w:bottom w:val="nil"/>
              <w:right w:val="nil"/>
            </w:tcBorders>
            <w:noWrap/>
            <w:vAlign w:val="bottom"/>
          </w:tcPr>
          <w:p w:rsidRPr="00497212" w:rsidR="00BC3515" w:rsidP="00497212" w:rsidRDefault="00BC3515" w14:paraId="2C0708BB"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Landings (tonnes) Low</w:t>
            </w:r>
          </w:p>
        </w:tc>
        <w:tc>
          <w:tcPr>
            <w:tcW w:w="2995" w:type="dxa"/>
            <w:gridSpan w:val="4"/>
            <w:tcBorders>
              <w:top w:val="nil"/>
              <w:left w:val="nil"/>
              <w:bottom w:val="nil"/>
              <w:right w:val="nil"/>
            </w:tcBorders>
            <w:noWrap/>
            <w:vAlign w:val="bottom"/>
          </w:tcPr>
          <w:p w:rsidRPr="00497212" w:rsidR="00BC3515" w:rsidP="00497212" w:rsidRDefault="00BC3515" w14:paraId="24E6C886"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Landings (tonnes) High</w:t>
            </w:r>
          </w:p>
        </w:tc>
      </w:tr>
      <w:tr w:rsidRPr="00932C28" w:rsidR="00BC3515" w:rsidTr="00497212" w14:paraId="7095724B" w14:textId="77777777">
        <w:trPr>
          <w:trHeight w:val="300"/>
        </w:trPr>
        <w:tc>
          <w:tcPr>
            <w:tcW w:w="622" w:type="dxa"/>
            <w:tcBorders>
              <w:top w:val="nil"/>
              <w:left w:val="nil"/>
              <w:bottom w:val="nil"/>
              <w:right w:val="nil"/>
            </w:tcBorders>
            <w:noWrap/>
            <w:vAlign w:val="bottom"/>
          </w:tcPr>
          <w:p w:rsidRPr="00497212" w:rsidR="00BC3515" w:rsidP="00497212" w:rsidRDefault="00BC3515" w14:paraId="69FEB8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1975</w:t>
            </w:r>
          </w:p>
        </w:tc>
        <w:tc>
          <w:tcPr>
            <w:tcW w:w="1305" w:type="dxa"/>
            <w:tcBorders>
              <w:top w:val="nil"/>
              <w:left w:val="nil"/>
              <w:bottom w:val="nil"/>
              <w:right w:val="nil"/>
            </w:tcBorders>
            <w:noWrap/>
            <w:vAlign w:val="bottom"/>
          </w:tcPr>
          <w:p w:rsidRPr="00497212" w:rsidR="00BC3515" w:rsidP="00497212" w:rsidRDefault="00BC3515" w14:paraId="6BEEF47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177371.2</w:t>
            </w:r>
          </w:p>
        </w:tc>
        <w:tc>
          <w:tcPr>
            <w:tcW w:w="1279" w:type="dxa"/>
            <w:tcBorders>
              <w:top w:val="nil"/>
              <w:left w:val="nil"/>
              <w:bottom w:val="nil"/>
              <w:right w:val="nil"/>
            </w:tcBorders>
            <w:noWrap/>
            <w:vAlign w:val="bottom"/>
          </w:tcPr>
          <w:p w:rsidRPr="00497212" w:rsidR="00BC3515" w:rsidP="00497212" w:rsidRDefault="00BC3515" w14:paraId="49267B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122148.5</w:t>
            </w:r>
          </w:p>
        </w:tc>
        <w:tc>
          <w:tcPr>
            <w:tcW w:w="1306" w:type="dxa"/>
            <w:tcBorders>
              <w:top w:val="nil"/>
              <w:left w:val="nil"/>
              <w:bottom w:val="nil"/>
              <w:right w:val="nil"/>
            </w:tcBorders>
            <w:noWrap/>
            <w:vAlign w:val="bottom"/>
          </w:tcPr>
          <w:p w:rsidRPr="00497212" w:rsidR="00BC3515" w:rsidP="00497212" w:rsidRDefault="00BC3515" w14:paraId="644AEC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257559.9</w:t>
            </w:r>
          </w:p>
        </w:tc>
        <w:tc>
          <w:tcPr>
            <w:tcW w:w="1063" w:type="dxa"/>
            <w:tcBorders>
              <w:top w:val="nil"/>
              <w:left w:val="nil"/>
              <w:bottom w:val="nil"/>
              <w:right w:val="nil"/>
            </w:tcBorders>
            <w:noWrap/>
            <w:vAlign w:val="bottom"/>
          </w:tcPr>
          <w:p w:rsidRPr="00497212" w:rsidR="00BC3515" w:rsidP="00497212" w:rsidRDefault="00BC3515" w14:paraId="295DCC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21781.15</w:t>
            </w:r>
          </w:p>
        </w:tc>
        <w:tc>
          <w:tcPr>
            <w:tcW w:w="1062" w:type="dxa"/>
            <w:tcBorders>
              <w:top w:val="nil"/>
              <w:left w:val="nil"/>
              <w:bottom w:val="nil"/>
              <w:right w:val="nil"/>
            </w:tcBorders>
            <w:noWrap/>
            <w:vAlign w:val="bottom"/>
          </w:tcPr>
          <w:p w:rsidRPr="00497212" w:rsidR="00BC3515" w:rsidP="00497212" w:rsidRDefault="00BC3515" w14:paraId="0E67D5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17094.38</w:t>
            </w:r>
          </w:p>
        </w:tc>
        <w:tc>
          <w:tcPr>
            <w:tcW w:w="1128" w:type="dxa"/>
            <w:tcBorders>
              <w:top w:val="nil"/>
              <w:left w:val="nil"/>
              <w:bottom w:val="nil"/>
              <w:right w:val="nil"/>
            </w:tcBorders>
            <w:noWrap/>
            <w:vAlign w:val="bottom"/>
          </w:tcPr>
          <w:p w:rsidRPr="00497212" w:rsidR="00BC3515" w:rsidP="00497212" w:rsidRDefault="00BC3515" w14:paraId="4080C2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27752.89</w:t>
            </w:r>
          </w:p>
        </w:tc>
        <w:tc>
          <w:tcPr>
            <w:tcW w:w="882" w:type="dxa"/>
            <w:gridSpan w:val="2"/>
            <w:tcBorders>
              <w:top w:val="nil"/>
              <w:left w:val="nil"/>
              <w:bottom w:val="nil"/>
              <w:right w:val="nil"/>
            </w:tcBorders>
            <w:noWrap/>
            <w:vAlign w:val="bottom"/>
          </w:tcPr>
          <w:p w:rsidRPr="00497212" w:rsidR="00BC3515" w:rsidP="00497212" w:rsidRDefault="00BC3515" w14:paraId="26A444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06E3EA0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2E8BDDC" w14:textId="77777777">
        <w:trPr>
          <w:trHeight w:val="300"/>
        </w:trPr>
        <w:tc>
          <w:tcPr>
            <w:tcW w:w="622" w:type="dxa"/>
            <w:tcBorders>
              <w:top w:val="nil"/>
              <w:left w:val="nil"/>
              <w:bottom w:val="nil"/>
              <w:right w:val="nil"/>
            </w:tcBorders>
            <w:noWrap/>
            <w:vAlign w:val="bottom"/>
          </w:tcPr>
          <w:p w:rsidRPr="00497212" w:rsidR="00BC3515" w:rsidP="00497212" w:rsidRDefault="00BC3515" w14:paraId="304E95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1976</w:t>
            </w:r>
          </w:p>
        </w:tc>
        <w:tc>
          <w:tcPr>
            <w:tcW w:w="1305" w:type="dxa"/>
            <w:tcBorders>
              <w:top w:val="nil"/>
              <w:left w:val="nil"/>
              <w:bottom w:val="nil"/>
              <w:right w:val="nil"/>
            </w:tcBorders>
            <w:noWrap/>
            <w:vAlign w:val="bottom"/>
          </w:tcPr>
          <w:p w:rsidRPr="00497212" w:rsidR="00BC3515" w:rsidP="00497212" w:rsidRDefault="00BC3515" w14:paraId="51BA78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254485.7</w:t>
            </w:r>
          </w:p>
        </w:tc>
        <w:tc>
          <w:tcPr>
            <w:tcW w:w="1279" w:type="dxa"/>
            <w:tcBorders>
              <w:top w:val="nil"/>
              <w:left w:val="nil"/>
              <w:bottom w:val="nil"/>
              <w:right w:val="nil"/>
            </w:tcBorders>
            <w:noWrap/>
            <w:vAlign w:val="bottom"/>
          </w:tcPr>
          <w:p w:rsidRPr="00497212" w:rsidR="00BC3515" w:rsidP="00497212" w:rsidRDefault="00BC3515" w14:paraId="79A555B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175842.5</w:t>
            </w:r>
          </w:p>
        </w:tc>
        <w:tc>
          <w:tcPr>
            <w:tcW w:w="1306" w:type="dxa"/>
            <w:tcBorders>
              <w:top w:val="nil"/>
              <w:left w:val="nil"/>
              <w:bottom w:val="nil"/>
              <w:right w:val="nil"/>
            </w:tcBorders>
            <w:noWrap/>
            <w:vAlign w:val="bottom"/>
          </w:tcPr>
          <w:p w:rsidRPr="00497212" w:rsidR="00BC3515" w:rsidP="00497212" w:rsidRDefault="00BC3515" w14:paraId="56D56A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368301.1</w:t>
            </w:r>
          </w:p>
        </w:tc>
        <w:tc>
          <w:tcPr>
            <w:tcW w:w="1063" w:type="dxa"/>
            <w:tcBorders>
              <w:top w:val="nil"/>
              <w:left w:val="nil"/>
              <w:bottom w:val="nil"/>
              <w:right w:val="nil"/>
            </w:tcBorders>
            <w:noWrap/>
            <w:vAlign w:val="bottom"/>
          </w:tcPr>
          <w:p w:rsidRPr="00497212" w:rsidR="00BC3515" w:rsidP="00497212" w:rsidRDefault="00BC3515" w14:paraId="5474CB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30001.42</w:t>
            </w:r>
          </w:p>
        </w:tc>
        <w:tc>
          <w:tcPr>
            <w:tcW w:w="1062" w:type="dxa"/>
            <w:tcBorders>
              <w:top w:val="nil"/>
              <w:left w:val="nil"/>
              <w:bottom w:val="nil"/>
              <w:right w:val="nil"/>
            </w:tcBorders>
            <w:noWrap/>
            <w:vAlign w:val="bottom"/>
          </w:tcPr>
          <w:p w:rsidRPr="00497212" w:rsidR="00BC3515" w:rsidP="00497212" w:rsidRDefault="00BC3515" w14:paraId="1FB5F5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24647.52</w:t>
            </w:r>
          </w:p>
        </w:tc>
        <w:tc>
          <w:tcPr>
            <w:tcW w:w="1128" w:type="dxa"/>
            <w:tcBorders>
              <w:top w:val="nil"/>
              <w:left w:val="nil"/>
              <w:bottom w:val="nil"/>
              <w:right w:val="nil"/>
            </w:tcBorders>
            <w:noWrap/>
            <w:vAlign w:val="bottom"/>
          </w:tcPr>
          <w:p w:rsidRPr="00497212" w:rsidR="00BC3515" w:rsidP="00497212" w:rsidRDefault="00BC3515" w14:paraId="2284DC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36518.29</w:t>
            </w:r>
          </w:p>
        </w:tc>
        <w:tc>
          <w:tcPr>
            <w:tcW w:w="882" w:type="dxa"/>
            <w:gridSpan w:val="2"/>
            <w:tcBorders>
              <w:top w:val="nil"/>
              <w:left w:val="nil"/>
              <w:bottom w:val="nil"/>
              <w:right w:val="nil"/>
            </w:tcBorders>
            <w:noWrap/>
            <w:vAlign w:val="bottom"/>
          </w:tcPr>
          <w:p w:rsidRPr="00497212" w:rsidR="00BC3515" w:rsidP="00497212" w:rsidRDefault="00BC3515" w14:paraId="5E05B93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C9E608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BBBB8B4" w14:textId="77777777">
        <w:trPr>
          <w:trHeight w:val="300"/>
        </w:trPr>
        <w:tc>
          <w:tcPr>
            <w:tcW w:w="622" w:type="dxa"/>
            <w:tcBorders>
              <w:top w:val="nil"/>
              <w:left w:val="nil"/>
              <w:bottom w:val="nil"/>
              <w:right w:val="nil"/>
            </w:tcBorders>
            <w:noWrap/>
            <w:vAlign w:val="bottom"/>
          </w:tcPr>
          <w:p w:rsidRPr="00497212" w:rsidR="00BC3515" w:rsidP="00497212" w:rsidRDefault="00BC3515" w14:paraId="35C84C9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1977</w:t>
            </w:r>
          </w:p>
        </w:tc>
        <w:tc>
          <w:tcPr>
            <w:tcW w:w="1305" w:type="dxa"/>
            <w:tcBorders>
              <w:top w:val="nil"/>
              <w:left w:val="nil"/>
              <w:bottom w:val="nil"/>
              <w:right w:val="nil"/>
            </w:tcBorders>
            <w:noWrap/>
            <w:vAlign w:val="bottom"/>
          </w:tcPr>
          <w:p w:rsidRPr="00497212" w:rsidR="00BC3515" w:rsidP="00497212" w:rsidRDefault="00BC3515" w14:paraId="602FAC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277895.4</w:t>
            </w:r>
          </w:p>
        </w:tc>
        <w:tc>
          <w:tcPr>
            <w:tcW w:w="1279" w:type="dxa"/>
            <w:tcBorders>
              <w:top w:val="nil"/>
              <w:left w:val="nil"/>
              <w:bottom w:val="nil"/>
              <w:right w:val="nil"/>
            </w:tcBorders>
            <w:noWrap/>
            <w:vAlign w:val="bottom"/>
          </w:tcPr>
          <w:p w:rsidRPr="00497212" w:rsidR="00BC3515" w:rsidP="00497212" w:rsidRDefault="00BC3515" w14:paraId="1FED31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192791</w:t>
            </w:r>
          </w:p>
        </w:tc>
        <w:tc>
          <w:tcPr>
            <w:tcW w:w="1306" w:type="dxa"/>
            <w:tcBorders>
              <w:top w:val="nil"/>
              <w:left w:val="nil"/>
              <w:bottom w:val="nil"/>
              <w:right w:val="nil"/>
            </w:tcBorders>
            <w:noWrap/>
            <w:vAlign w:val="bottom"/>
          </w:tcPr>
          <w:p w:rsidRPr="00497212" w:rsidR="00BC3515" w:rsidP="00497212" w:rsidRDefault="00BC3515" w14:paraId="698A74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400567.7</w:t>
            </w:r>
          </w:p>
        </w:tc>
        <w:tc>
          <w:tcPr>
            <w:tcW w:w="1063" w:type="dxa"/>
            <w:tcBorders>
              <w:top w:val="nil"/>
              <w:left w:val="nil"/>
              <w:bottom w:val="nil"/>
              <w:right w:val="nil"/>
            </w:tcBorders>
            <w:noWrap/>
            <w:vAlign w:val="bottom"/>
          </w:tcPr>
          <w:p w:rsidRPr="00497212" w:rsidR="00BC3515" w:rsidP="00497212" w:rsidRDefault="00BC3515" w14:paraId="7FAFBE0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37911.13</w:t>
            </w:r>
          </w:p>
        </w:tc>
        <w:tc>
          <w:tcPr>
            <w:tcW w:w="1062" w:type="dxa"/>
            <w:tcBorders>
              <w:top w:val="nil"/>
              <w:left w:val="nil"/>
              <w:bottom w:val="nil"/>
              <w:right w:val="nil"/>
            </w:tcBorders>
            <w:noWrap/>
            <w:vAlign w:val="bottom"/>
          </w:tcPr>
          <w:p w:rsidRPr="00497212" w:rsidR="00BC3515" w:rsidP="00497212" w:rsidRDefault="00BC3515" w14:paraId="1419FF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30799.08</w:t>
            </w:r>
          </w:p>
        </w:tc>
        <w:tc>
          <w:tcPr>
            <w:tcW w:w="1128" w:type="dxa"/>
            <w:tcBorders>
              <w:top w:val="nil"/>
              <w:left w:val="nil"/>
              <w:bottom w:val="nil"/>
              <w:right w:val="nil"/>
            </w:tcBorders>
            <w:noWrap/>
            <w:vAlign w:val="bottom"/>
          </w:tcPr>
          <w:p w:rsidRPr="00497212" w:rsidR="00BC3515" w:rsidP="00497212" w:rsidRDefault="00BC3515" w14:paraId="44685C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46665.48</w:t>
            </w:r>
          </w:p>
        </w:tc>
        <w:tc>
          <w:tcPr>
            <w:tcW w:w="882" w:type="dxa"/>
            <w:gridSpan w:val="2"/>
            <w:tcBorders>
              <w:top w:val="nil"/>
              <w:left w:val="nil"/>
              <w:bottom w:val="nil"/>
              <w:right w:val="nil"/>
            </w:tcBorders>
            <w:noWrap/>
            <w:vAlign w:val="bottom"/>
          </w:tcPr>
          <w:p w:rsidRPr="00497212" w:rsidR="00BC3515" w:rsidP="00497212" w:rsidRDefault="00BC3515" w14:paraId="72B16F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C1F66E9"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CF6F268" w14:textId="77777777">
        <w:trPr>
          <w:trHeight w:val="300"/>
        </w:trPr>
        <w:tc>
          <w:tcPr>
            <w:tcW w:w="622" w:type="dxa"/>
            <w:tcBorders>
              <w:top w:val="nil"/>
              <w:left w:val="nil"/>
              <w:bottom w:val="nil"/>
              <w:right w:val="nil"/>
            </w:tcBorders>
            <w:noWrap/>
            <w:vAlign w:val="bottom"/>
          </w:tcPr>
          <w:p w:rsidRPr="00497212" w:rsidR="00BC3515" w:rsidP="00497212" w:rsidRDefault="00BC3515" w14:paraId="6BA9DD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1978</w:t>
            </w:r>
          </w:p>
        </w:tc>
        <w:tc>
          <w:tcPr>
            <w:tcW w:w="1305" w:type="dxa"/>
            <w:tcBorders>
              <w:top w:val="nil"/>
              <w:left w:val="nil"/>
              <w:bottom w:val="nil"/>
              <w:right w:val="nil"/>
            </w:tcBorders>
            <w:noWrap/>
            <w:vAlign w:val="bottom"/>
          </w:tcPr>
          <w:p w:rsidRPr="00497212" w:rsidR="00BC3515" w:rsidP="00497212" w:rsidRDefault="00BC3515" w14:paraId="6E9811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284930.3</w:t>
            </w:r>
          </w:p>
        </w:tc>
        <w:tc>
          <w:tcPr>
            <w:tcW w:w="1279" w:type="dxa"/>
            <w:tcBorders>
              <w:top w:val="nil"/>
              <w:left w:val="nil"/>
              <w:bottom w:val="nil"/>
              <w:right w:val="nil"/>
            </w:tcBorders>
            <w:noWrap/>
            <w:vAlign w:val="bottom"/>
          </w:tcPr>
          <w:p w:rsidRPr="00497212" w:rsidR="00BC3515" w:rsidP="00497212" w:rsidRDefault="00BC3515" w14:paraId="5AF732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203067.2</w:t>
            </w:r>
          </w:p>
        </w:tc>
        <w:tc>
          <w:tcPr>
            <w:tcW w:w="1306" w:type="dxa"/>
            <w:tcBorders>
              <w:top w:val="nil"/>
              <w:left w:val="nil"/>
              <w:bottom w:val="nil"/>
              <w:right w:val="nil"/>
            </w:tcBorders>
            <w:noWrap/>
            <w:vAlign w:val="bottom"/>
          </w:tcPr>
          <w:p w:rsidRPr="00497212" w:rsidR="00BC3515" w:rsidP="00497212" w:rsidRDefault="00BC3515" w14:paraId="584956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399795.2</w:t>
            </w:r>
          </w:p>
        </w:tc>
        <w:tc>
          <w:tcPr>
            <w:tcW w:w="1063" w:type="dxa"/>
            <w:tcBorders>
              <w:top w:val="nil"/>
              <w:left w:val="nil"/>
              <w:bottom w:val="nil"/>
              <w:right w:val="nil"/>
            </w:tcBorders>
            <w:noWrap/>
            <w:vAlign w:val="bottom"/>
          </w:tcPr>
          <w:p w:rsidRPr="00497212" w:rsidR="00BC3515" w:rsidP="00497212" w:rsidRDefault="00BC3515" w14:paraId="1090E4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47762.69</w:t>
            </w:r>
          </w:p>
        </w:tc>
        <w:tc>
          <w:tcPr>
            <w:tcW w:w="1062" w:type="dxa"/>
            <w:tcBorders>
              <w:top w:val="nil"/>
              <w:left w:val="nil"/>
              <w:bottom w:val="nil"/>
              <w:right w:val="nil"/>
            </w:tcBorders>
            <w:noWrap/>
            <w:vAlign w:val="bottom"/>
          </w:tcPr>
          <w:p w:rsidRPr="00497212" w:rsidR="00BC3515" w:rsidP="00497212" w:rsidRDefault="00BC3515" w14:paraId="218D8A0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39116.34</w:t>
            </w:r>
          </w:p>
        </w:tc>
        <w:tc>
          <w:tcPr>
            <w:tcW w:w="1128" w:type="dxa"/>
            <w:tcBorders>
              <w:top w:val="nil"/>
              <w:left w:val="nil"/>
              <w:bottom w:val="nil"/>
              <w:right w:val="nil"/>
            </w:tcBorders>
            <w:noWrap/>
            <w:vAlign w:val="bottom"/>
          </w:tcPr>
          <w:p w:rsidRPr="00497212" w:rsidR="00BC3515" w:rsidP="00497212" w:rsidRDefault="00BC3515" w14:paraId="4DF6056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58320.24</w:t>
            </w:r>
          </w:p>
        </w:tc>
        <w:tc>
          <w:tcPr>
            <w:tcW w:w="882" w:type="dxa"/>
            <w:gridSpan w:val="2"/>
            <w:tcBorders>
              <w:top w:val="nil"/>
              <w:left w:val="nil"/>
              <w:bottom w:val="nil"/>
              <w:right w:val="nil"/>
            </w:tcBorders>
            <w:noWrap/>
            <w:vAlign w:val="bottom"/>
          </w:tcPr>
          <w:p w:rsidRPr="00497212" w:rsidR="00BC3515" w:rsidP="00497212" w:rsidRDefault="00BC3515" w14:paraId="723A948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4C61549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ED31D52" w14:textId="77777777">
        <w:trPr>
          <w:trHeight w:val="300"/>
        </w:trPr>
        <w:tc>
          <w:tcPr>
            <w:tcW w:w="622" w:type="dxa"/>
            <w:tcBorders>
              <w:top w:val="nil"/>
              <w:left w:val="nil"/>
              <w:bottom w:val="nil"/>
              <w:right w:val="nil"/>
            </w:tcBorders>
            <w:noWrap/>
            <w:vAlign w:val="bottom"/>
          </w:tcPr>
          <w:p w:rsidRPr="00497212" w:rsidR="00BC3515" w:rsidP="00497212" w:rsidRDefault="00BC3515" w14:paraId="38BE59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1979</w:t>
            </w:r>
          </w:p>
        </w:tc>
        <w:tc>
          <w:tcPr>
            <w:tcW w:w="1305" w:type="dxa"/>
            <w:tcBorders>
              <w:top w:val="nil"/>
              <w:left w:val="nil"/>
              <w:bottom w:val="nil"/>
              <w:right w:val="nil"/>
            </w:tcBorders>
            <w:noWrap/>
            <w:vAlign w:val="bottom"/>
          </w:tcPr>
          <w:p w:rsidRPr="00497212" w:rsidR="00BC3515" w:rsidP="00497212" w:rsidRDefault="00BC3515" w14:paraId="797E1A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261712</w:t>
            </w:r>
          </w:p>
        </w:tc>
        <w:tc>
          <w:tcPr>
            <w:tcW w:w="1279" w:type="dxa"/>
            <w:tcBorders>
              <w:top w:val="nil"/>
              <w:left w:val="nil"/>
              <w:bottom w:val="nil"/>
              <w:right w:val="nil"/>
            </w:tcBorders>
            <w:noWrap/>
            <w:vAlign w:val="bottom"/>
          </w:tcPr>
          <w:p w:rsidRPr="00497212" w:rsidR="00BC3515" w:rsidP="00497212" w:rsidRDefault="00BC3515" w14:paraId="75CDE3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187171.6</w:t>
            </w:r>
          </w:p>
        </w:tc>
        <w:tc>
          <w:tcPr>
            <w:tcW w:w="1306" w:type="dxa"/>
            <w:tcBorders>
              <w:top w:val="nil"/>
              <w:left w:val="nil"/>
              <w:bottom w:val="nil"/>
              <w:right w:val="nil"/>
            </w:tcBorders>
            <w:noWrap/>
            <w:vAlign w:val="bottom"/>
          </w:tcPr>
          <w:p w:rsidRPr="00497212" w:rsidR="00BC3515" w:rsidP="00497212" w:rsidRDefault="00BC3515" w14:paraId="76A9E3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365937.9</w:t>
            </w:r>
          </w:p>
        </w:tc>
        <w:tc>
          <w:tcPr>
            <w:tcW w:w="1063" w:type="dxa"/>
            <w:tcBorders>
              <w:top w:val="nil"/>
              <w:left w:val="nil"/>
              <w:bottom w:val="nil"/>
              <w:right w:val="nil"/>
            </w:tcBorders>
            <w:noWrap/>
            <w:vAlign w:val="bottom"/>
          </w:tcPr>
          <w:p w:rsidRPr="00497212" w:rsidR="00BC3515" w:rsidP="00497212" w:rsidRDefault="00BC3515" w14:paraId="6E899B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51021.38</w:t>
            </w:r>
          </w:p>
        </w:tc>
        <w:tc>
          <w:tcPr>
            <w:tcW w:w="1062" w:type="dxa"/>
            <w:tcBorders>
              <w:top w:val="nil"/>
              <w:left w:val="nil"/>
              <w:bottom w:val="nil"/>
              <w:right w:val="nil"/>
            </w:tcBorders>
            <w:noWrap/>
            <w:vAlign w:val="bottom"/>
          </w:tcPr>
          <w:p w:rsidRPr="00497212" w:rsidR="00BC3515" w:rsidP="00497212" w:rsidRDefault="00BC3515" w14:paraId="30144E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41917.19</w:t>
            </w:r>
          </w:p>
        </w:tc>
        <w:tc>
          <w:tcPr>
            <w:tcW w:w="1128" w:type="dxa"/>
            <w:tcBorders>
              <w:top w:val="nil"/>
              <w:left w:val="nil"/>
              <w:bottom w:val="nil"/>
              <w:right w:val="nil"/>
            </w:tcBorders>
            <w:noWrap/>
            <w:vAlign w:val="bottom"/>
          </w:tcPr>
          <w:p w:rsidRPr="00497212" w:rsidR="00BC3515" w:rsidP="00497212" w:rsidRDefault="00BC3515" w14:paraId="160A827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62102.95</w:t>
            </w:r>
          </w:p>
        </w:tc>
        <w:tc>
          <w:tcPr>
            <w:tcW w:w="882" w:type="dxa"/>
            <w:gridSpan w:val="2"/>
            <w:tcBorders>
              <w:top w:val="nil"/>
              <w:left w:val="nil"/>
              <w:bottom w:val="nil"/>
              <w:right w:val="nil"/>
            </w:tcBorders>
            <w:noWrap/>
            <w:vAlign w:val="bottom"/>
          </w:tcPr>
          <w:p w:rsidRPr="00497212" w:rsidR="00BC3515" w:rsidP="00497212" w:rsidRDefault="00BC3515" w14:paraId="2C3B857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027CF51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C2D8027" w14:textId="77777777">
        <w:trPr>
          <w:trHeight w:val="300"/>
        </w:trPr>
        <w:tc>
          <w:tcPr>
            <w:tcW w:w="622" w:type="dxa"/>
            <w:tcBorders>
              <w:top w:val="nil"/>
              <w:left w:val="nil"/>
              <w:bottom w:val="nil"/>
              <w:right w:val="nil"/>
            </w:tcBorders>
            <w:noWrap/>
            <w:vAlign w:val="bottom"/>
          </w:tcPr>
          <w:p w:rsidRPr="00497212" w:rsidR="00BC3515" w:rsidP="00497212" w:rsidRDefault="00BC3515" w14:paraId="54187B7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1980</w:t>
            </w:r>
          </w:p>
        </w:tc>
        <w:tc>
          <w:tcPr>
            <w:tcW w:w="1305" w:type="dxa"/>
            <w:tcBorders>
              <w:top w:val="nil"/>
              <w:left w:val="nil"/>
              <w:bottom w:val="nil"/>
              <w:right w:val="nil"/>
            </w:tcBorders>
            <w:noWrap/>
            <w:vAlign w:val="bottom"/>
          </w:tcPr>
          <w:p w:rsidRPr="00497212" w:rsidR="00BC3515" w:rsidP="00497212" w:rsidRDefault="00BC3515" w14:paraId="4A45DA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213416.3</w:t>
            </w:r>
          </w:p>
        </w:tc>
        <w:tc>
          <w:tcPr>
            <w:tcW w:w="1279" w:type="dxa"/>
            <w:tcBorders>
              <w:top w:val="nil"/>
              <w:left w:val="nil"/>
              <w:bottom w:val="nil"/>
              <w:right w:val="nil"/>
            </w:tcBorders>
            <w:noWrap/>
            <w:vAlign w:val="bottom"/>
          </w:tcPr>
          <w:p w:rsidRPr="00497212" w:rsidR="00BC3515" w:rsidP="00497212" w:rsidRDefault="00BC3515" w14:paraId="74C914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154022.8</w:t>
            </w:r>
          </w:p>
        </w:tc>
        <w:tc>
          <w:tcPr>
            <w:tcW w:w="1306" w:type="dxa"/>
            <w:tcBorders>
              <w:top w:val="nil"/>
              <w:left w:val="nil"/>
              <w:bottom w:val="nil"/>
              <w:right w:val="nil"/>
            </w:tcBorders>
            <w:noWrap/>
            <w:vAlign w:val="bottom"/>
          </w:tcPr>
          <w:p w:rsidRPr="00497212" w:rsidR="00BC3515" w:rsidP="00497212" w:rsidRDefault="00BC3515" w14:paraId="611CDA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295712.8</w:t>
            </w:r>
          </w:p>
        </w:tc>
        <w:tc>
          <w:tcPr>
            <w:tcW w:w="1063" w:type="dxa"/>
            <w:tcBorders>
              <w:top w:val="nil"/>
              <w:left w:val="nil"/>
              <w:bottom w:val="nil"/>
              <w:right w:val="nil"/>
            </w:tcBorders>
            <w:noWrap/>
            <w:vAlign w:val="bottom"/>
          </w:tcPr>
          <w:p w:rsidRPr="00497212" w:rsidR="00BC3515" w:rsidP="00497212" w:rsidRDefault="00BC3515" w14:paraId="2AEA516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52891.61</w:t>
            </w:r>
          </w:p>
        </w:tc>
        <w:tc>
          <w:tcPr>
            <w:tcW w:w="1062" w:type="dxa"/>
            <w:tcBorders>
              <w:top w:val="nil"/>
              <w:left w:val="nil"/>
              <w:bottom w:val="nil"/>
              <w:right w:val="nil"/>
            </w:tcBorders>
            <w:noWrap/>
            <w:vAlign w:val="bottom"/>
          </w:tcPr>
          <w:p w:rsidRPr="00497212" w:rsidR="00BC3515" w:rsidP="00497212" w:rsidRDefault="00BC3515" w14:paraId="7A41B59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42379.58</w:t>
            </w:r>
          </w:p>
        </w:tc>
        <w:tc>
          <w:tcPr>
            <w:tcW w:w="1128" w:type="dxa"/>
            <w:tcBorders>
              <w:top w:val="nil"/>
              <w:left w:val="nil"/>
              <w:bottom w:val="nil"/>
              <w:right w:val="nil"/>
            </w:tcBorders>
            <w:noWrap/>
            <w:vAlign w:val="bottom"/>
          </w:tcPr>
          <w:p w:rsidRPr="00497212" w:rsidR="00BC3515" w:rsidP="00497212" w:rsidRDefault="00BC3515" w14:paraId="45DFF4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66011.09</w:t>
            </w:r>
          </w:p>
        </w:tc>
        <w:tc>
          <w:tcPr>
            <w:tcW w:w="882" w:type="dxa"/>
            <w:gridSpan w:val="2"/>
            <w:tcBorders>
              <w:top w:val="nil"/>
              <w:left w:val="nil"/>
              <w:bottom w:val="nil"/>
              <w:right w:val="nil"/>
            </w:tcBorders>
            <w:noWrap/>
            <w:vAlign w:val="bottom"/>
          </w:tcPr>
          <w:p w:rsidRPr="00497212" w:rsidR="00BC3515" w:rsidP="00497212" w:rsidRDefault="00BC3515" w14:paraId="3BBFA7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429368E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E906704" w14:textId="77777777">
        <w:trPr>
          <w:trHeight w:val="300"/>
        </w:trPr>
        <w:tc>
          <w:tcPr>
            <w:tcW w:w="622" w:type="dxa"/>
            <w:tcBorders>
              <w:top w:val="nil"/>
              <w:left w:val="nil"/>
              <w:bottom w:val="nil"/>
              <w:right w:val="nil"/>
            </w:tcBorders>
            <w:noWrap/>
            <w:vAlign w:val="bottom"/>
          </w:tcPr>
          <w:p w:rsidRPr="00497212" w:rsidR="00BC3515" w:rsidP="00497212" w:rsidRDefault="00BC3515" w14:paraId="689A1E2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1981</w:t>
            </w:r>
          </w:p>
        </w:tc>
        <w:tc>
          <w:tcPr>
            <w:tcW w:w="1305" w:type="dxa"/>
            <w:tcBorders>
              <w:top w:val="nil"/>
              <w:left w:val="nil"/>
              <w:bottom w:val="nil"/>
              <w:right w:val="nil"/>
            </w:tcBorders>
            <w:noWrap/>
            <w:vAlign w:val="bottom"/>
          </w:tcPr>
          <w:p w:rsidRPr="00497212" w:rsidR="00BC3515" w:rsidP="00497212" w:rsidRDefault="00BC3515" w14:paraId="7B838A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171785.2</w:t>
            </w:r>
          </w:p>
        </w:tc>
        <w:tc>
          <w:tcPr>
            <w:tcW w:w="1279" w:type="dxa"/>
            <w:tcBorders>
              <w:top w:val="nil"/>
              <w:left w:val="nil"/>
              <w:bottom w:val="nil"/>
              <w:right w:val="nil"/>
            </w:tcBorders>
            <w:noWrap/>
            <w:vAlign w:val="bottom"/>
          </w:tcPr>
          <w:p w:rsidRPr="00497212" w:rsidR="00BC3515" w:rsidP="00497212" w:rsidRDefault="00BC3515" w14:paraId="006BAD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124130.8</w:t>
            </w:r>
          </w:p>
        </w:tc>
        <w:tc>
          <w:tcPr>
            <w:tcW w:w="1306" w:type="dxa"/>
            <w:tcBorders>
              <w:top w:val="nil"/>
              <w:left w:val="nil"/>
              <w:bottom w:val="nil"/>
              <w:right w:val="nil"/>
            </w:tcBorders>
            <w:noWrap/>
            <w:vAlign w:val="bottom"/>
          </w:tcPr>
          <w:p w:rsidRPr="00497212" w:rsidR="00BC3515" w:rsidP="00497212" w:rsidRDefault="00BC3515" w14:paraId="3DE8BF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237734.4</w:t>
            </w:r>
          </w:p>
        </w:tc>
        <w:tc>
          <w:tcPr>
            <w:tcW w:w="1063" w:type="dxa"/>
            <w:tcBorders>
              <w:top w:val="nil"/>
              <w:left w:val="nil"/>
              <w:bottom w:val="nil"/>
              <w:right w:val="nil"/>
            </w:tcBorders>
            <w:noWrap/>
            <w:vAlign w:val="bottom"/>
          </w:tcPr>
          <w:p w:rsidRPr="00497212" w:rsidR="00BC3515" w:rsidP="00497212" w:rsidRDefault="00BC3515" w14:paraId="2516FF8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36098.26</w:t>
            </w:r>
          </w:p>
        </w:tc>
        <w:tc>
          <w:tcPr>
            <w:tcW w:w="1062" w:type="dxa"/>
            <w:tcBorders>
              <w:top w:val="nil"/>
              <w:left w:val="nil"/>
              <w:bottom w:val="nil"/>
              <w:right w:val="nil"/>
            </w:tcBorders>
            <w:noWrap/>
            <w:vAlign w:val="bottom"/>
          </w:tcPr>
          <w:p w:rsidRPr="00497212" w:rsidR="00BC3515" w:rsidP="00497212" w:rsidRDefault="00BC3515" w14:paraId="7E56821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29513.13</w:t>
            </w:r>
          </w:p>
        </w:tc>
        <w:tc>
          <w:tcPr>
            <w:tcW w:w="1128" w:type="dxa"/>
            <w:tcBorders>
              <w:top w:val="nil"/>
              <w:left w:val="nil"/>
              <w:bottom w:val="nil"/>
              <w:right w:val="nil"/>
            </w:tcBorders>
            <w:noWrap/>
            <w:vAlign w:val="bottom"/>
          </w:tcPr>
          <w:p w:rsidRPr="00497212" w:rsidR="00BC3515" w:rsidP="00497212" w:rsidRDefault="00BC3515" w14:paraId="57CA6D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44152.71</w:t>
            </w:r>
          </w:p>
        </w:tc>
        <w:tc>
          <w:tcPr>
            <w:tcW w:w="882" w:type="dxa"/>
            <w:gridSpan w:val="2"/>
            <w:tcBorders>
              <w:top w:val="nil"/>
              <w:left w:val="nil"/>
              <w:bottom w:val="nil"/>
              <w:right w:val="nil"/>
            </w:tcBorders>
            <w:noWrap/>
            <w:vAlign w:val="bottom"/>
          </w:tcPr>
          <w:p w:rsidRPr="00497212" w:rsidR="00BC3515" w:rsidP="00497212" w:rsidRDefault="00BC3515" w14:paraId="0BE02E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25CD627"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DDC18E8" w14:textId="77777777">
        <w:trPr>
          <w:trHeight w:val="300"/>
        </w:trPr>
        <w:tc>
          <w:tcPr>
            <w:tcW w:w="622" w:type="dxa"/>
            <w:tcBorders>
              <w:top w:val="nil"/>
              <w:left w:val="nil"/>
              <w:bottom w:val="nil"/>
              <w:right w:val="nil"/>
            </w:tcBorders>
            <w:noWrap/>
            <w:vAlign w:val="bottom"/>
          </w:tcPr>
          <w:p w:rsidRPr="00497212" w:rsidR="00BC3515" w:rsidP="00497212" w:rsidRDefault="00BC3515" w14:paraId="74CCDD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1982</w:t>
            </w:r>
          </w:p>
        </w:tc>
        <w:tc>
          <w:tcPr>
            <w:tcW w:w="1305" w:type="dxa"/>
            <w:tcBorders>
              <w:top w:val="nil"/>
              <w:left w:val="nil"/>
              <w:bottom w:val="nil"/>
              <w:right w:val="nil"/>
            </w:tcBorders>
            <w:noWrap/>
            <w:vAlign w:val="bottom"/>
          </w:tcPr>
          <w:p w:rsidRPr="00497212" w:rsidR="00BC3515" w:rsidP="00497212" w:rsidRDefault="00BC3515" w14:paraId="726A55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139246.4</w:t>
            </w:r>
          </w:p>
        </w:tc>
        <w:tc>
          <w:tcPr>
            <w:tcW w:w="1279" w:type="dxa"/>
            <w:tcBorders>
              <w:top w:val="nil"/>
              <w:left w:val="nil"/>
              <w:bottom w:val="nil"/>
              <w:right w:val="nil"/>
            </w:tcBorders>
            <w:noWrap/>
            <w:vAlign w:val="bottom"/>
          </w:tcPr>
          <w:p w:rsidRPr="00497212" w:rsidR="00BC3515" w:rsidP="00497212" w:rsidRDefault="00BC3515" w14:paraId="746163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100498.2</w:t>
            </w:r>
          </w:p>
        </w:tc>
        <w:tc>
          <w:tcPr>
            <w:tcW w:w="1306" w:type="dxa"/>
            <w:tcBorders>
              <w:top w:val="nil"/>
              <w:left w:val="nil"/>
              <w:bottom w:val="nil"/>
              <w:right w:val="nil"/>
            </w:tcBorders>
            <w:noWrap/>
            <w:vAlign w:val="bottom"/>
          </w:tcPr>
          <w:p w:rsidRPr="00497212" w:rsidR="00BC3515" w:rsidP="00497212" w:rsidRDefault="00BC3515" w14:paraId="572E79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192934.3</w:t>
            </w:r>
          </w:p>
        </w:tc>
        <w:tc>
          <w:tcPr>
            <w:tcW w:w="1063" w:type="dxa"/>
            <w:tcBorders>
              <w:top w:val="nil"/>
              <w:left w:val="nil"/>
              <w:bottom w:val="nil"/>
              <w:right w:val="nil"/>
            </w:tcBorders>
            <w:noWrap/>
            <w:vAlign w:val="bottom"/>
          </w:tcPr>
          <w:p w:rsidRPr="00497212" w:rsidR="00BC3515" w:rsidP="00497212" w:rsidRDefault="00BC3515" w14:paraId="2D0B0BE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35596.41</w:t>
            </w:r>
          </w:p>
        </w:tc>
        <w:tc>
          <w:tcPr>
            <w:tcW w:w="1062" w:type="dxa"/>
            <w:tcBorders>
              <w:top w:val="nil"/>
              <w:left w:val="nil"/>
              <w:bottom w:val="nil"/>
              <w:right w:val="nil"/>
            </w:tcBorders>
            <w:noWrap/>
            <w:vAlign w:val="bottom"/>
          </w:tcPr>
          <w:p w:rsidRPr="00497212" w:rsidR="00BC3515" w:rsidP="00497212" w:rsidRDefault="00BC3515" w14:paraId="1BD51F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28707.38</w:t>
            </w:r>
          </w:p>
        </w:tc>
        <w:tc>
          <w:tcPr>
            <w:tcW w:w="1128" w:type="dxa"/>
            <w:tcBorders>
              <w:top w:val="nil"/>
              <w:left w:val="nil"/>
              <w:bottom w:val="nil"/>
              <w:right w:val="nil"/>
            </w:tcBorders>
            <w:noWrap/>
            <w:vAlign w:val="bottom"/>
          </w:tcPr>
          <w:p w:rsidRPr="00497212" w:rsidR="00BC3515" w:rsidP="00497212" w:rsidRDefault="00BC3515" w14:paraId="5A347E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44138.62</w:t>
            </w:r>
          </w:p>
        </w:tc>
        <w:tc>
          <w:tcPr>
            <w:tcW w:w="882" w:type="dxa"/>
            <w:gridSpan w:val="2"/>
            <w:tcBorders>
              <w:top w:val="nil"/>
              <w:left w:val="nil"/>
              <w:bottom w:val="nil"/>
              <w:right w:val="nil"/>
            </w:tcBorders>
            <w:noWrap/>
            <w:vAlign w:val="bottom"/>
          </w:tcPr>
          <w:p w:rsidRPr="00497212" w:rsidR="00BC3515" w:rsidP="00497212" w:rsidRDefault="00BC3515" w14:paraId="2ADC98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BD0370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42DC07E" w14:textId="77777777">
        <w:trPr>
          <w:trHeight w:val="300"/>
        </w:trPr>
        <w:tc>
          <w:tcPr>
            <w:tcW w:w="622" w:type="dxa"/>
            <w:tcBorders>
              <w:top w:val="nil"/>
              <w:left w:val="nil"/>
              <w:bottom w:val="nil"/>
              <w:right w:val="nil"/>
            </w:tcBorders>
            <w:noWrap/>
            <w:vAlign w:val="bottom"/>
          </w:tcPr>
          <w:p w:rsidRPr="00497212" w:rsidR="00BC3515" w:rsidP="00497212" w:rsidRDefault="00BC3515" w14:paraId="6FB43E7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lastRenderedPageBreak/>
              <w:t>1983</w:t>
            </w:r>
          </w:p>
        </w:tc>
        <w:tc>
          <w:tcPr>
            <w:tcW w:w="1305" w:type="dxa"/>
            <w:tcBorders>
              <w:top w:val="nil"/>
              <w:left w:val="nil"/>
              <w:bottom w:val="nil"/>
              <w:right w:val="nil"/>
            </w:tcBorders>
            <w:noWrap/>
            <w:vAlign w:val="bottom"/>
          </w:tcPr>
          <w:p w:rsidRPr="00497212" w:rsidR="00BC3515" w:rsidP="00497212" w:rsidRDefault="00BC3515" w14:paraId="70CC5D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109316.2</w:t>
            </w:r>
          </w:p>
        </w:tc>
        <w:tc>
          <w:tcPr>
            <w:tcW w:w="1279" w:type="dxa"/>
            <w:tcBorders>
              <w:top w:val="nil"/>
              <w:left w:val="nil"/>
              <w:bottom w:val="nil"/>
              <w:right w:val="nil"/>
            </w:tcBorders>
            <w:noWrap/>
            <w:vAlign w:val="bottom"/>
          </w:tcPr>
          <w:p w:rsidRPr="00497212" w:rsidR="00BC3515" w:rsidP="00497212" w:rsidRDefault="00BC3515" w14:paraId="6B3758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79301.38</w:t>
            </w:r>
          </w:p>
        </w:tc>
        <w:tc>
          <w:tcPr>
            <w:tcW w:w="1306" w:type="dxa"/>
            <w:tcBorders>
              <w:top w:val="nil"/>
              <w:left w:val="nil"/>
              <w:bottom w:val="nil"/>
              <w:right w:val="nil"/>
            </w:tcBorders>
            <w:noWrap/>
            <w:vAlign w:val="bottom"/>
          </w:tcPr>
          <w:p w:rsidRPr="00497212" w:rsidR="00BC3515" w:rsidP="00497212" w:rsidRDefault="00BC3515" w14:paraId="455AE1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150691.4</w:t>
            </w:r>
          </w:p>
        </w:tc>
        <w:tc>
          <w:tcPr>
            <w:tcW w:w="1063" w:type="dxa"/>
            <w:tcBorders>
              <w:top w:val="nil"/>
              <w:left w:val="nil"/>
              <w:bottom w:val="nil"/>
              <w:right w:val="nil"/>
            </w:tcBorders>
            <w:noWrap/>
            <w:vAlign w:val="bottom"/>
          </w:tcPr>
          <w:p w:rsidRPr="00497212" w:rsidR="00BC3515" w:rsidP="00497212" w:rsidRDefault="00BC3515" w14:paraId="4A9AF2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28825.05</w:t>
            </w:r>
          </w:p>
        </w:tc>
        <w:tc>
          <w:tcPr>
            <w:tcW w:w="1062" w:type="dxa"/>
            <w:tcBorders>
              <w:top w:val="nil"/>
              <w:left w:val="nil"/>
              <w:bottom w:val="nil"/>
              <w:right w:val="nil"/>
            </w:tcBorders>
            <w:noWrap/>
            <w:vAlign w:val="bottom"/>
          </w:tcPr>
          <w:p w:rsidRPr="00497212" w:rsidR="00BC3515" w:rsidP="00497212" w:rsidRDefault="00BC3515" w14:paraId="3547C7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23212.8</w:t>
            </w:r>
          </w:p>
        </w:tc>
        <w:tc>
          <w:tcPr>
            <w:tcW w:w="1128" w:type="dxa"/>
            <w:tcBorders>
              <w:top w:val="nil"/>
              <w:left w:val="nil"/>
              <w:bottom w:val="nil"/>
              <w:right w:val="nil"/>
            </w:tcBorders>
            <w:noWrap/>
            <w:vAlign w:val="bottom"/>
          </w:tcPr>
          <w:p w:rsidRPr="00497212" w:rsidR="00BC3515" w:rsidP="00497212" w:rsidRDefault="00BC3515" w14:paraId="1DBAD9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35794.19</w:t>
            </w:r>
          </w:p>
        </w:tc>
        <w:tc>
          <w:tcPr>
            <w:tcW w:w="882" w:type="dxa"/>
            <w:gridSpan w:val="2"/>
            <w:tcBorders>
              <w:top w:val="nil"/>
              <w:left w:val="nil"/>
              <w:bottom w:val="nil"/>
              <w:right w:val="nil"/>
            </w:tcBorders>
            <w:noWrap/>
            <w:vAlign w:val="bottom"/>
          </w:tcPr>
          <w:p w:rsidRPr="00497212" w:rsidR="00BC3515" w:rsidP="00497212" w:rsidRDefault="00BC3515" w14:paraId="242F08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B6B086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4A8E2BC" w14:textId="77777777">
        <w:trPr>
          <w:trHeight w:val="300"/>
        </w:trPr>
        <w:tc>
          <w:tcPr>
            <w:tcW w:w="622" w:type="dxa"/>
            <w:tcBorders>
              <w:top w:val="nil"/>
              <w:left w:val="nil"/>
              <w:bottom w:val="nil"/>
              <w:right w:val="nil"/>
            </w:tcBorders>
            <w:noWrap/>
            <w:vAlign w:val="bottom"/>
          </w:tcPr>
          <w:p w:rsidRPr="00497212" w:rsidR="00BC3515" w:rsidP="00497212" w:rsidRDefault="00BC3515" w14:paraId="3A3E654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1984</w:t>
            </w:r>
          </w:p>
        </w:tc>
        <w:tc>
          <w:tcPr>
            <w:tcW w:w="1305" w:type="dxa"/>
            <w:tcBorders>
              <w:top w:val="nil"/>
              <w:left w:val="nil"/>
              <w:bottom w:val="nil"/>
              <w:right w:val="nil"/>
            </w:tcBorders>
            <w:noWrap/>
            <w:vAlign w:val="bottom"/>
          </w:tcPr>
          <w:p w:rsidRPr="00497212" w:rsidR="00BC3515" w:rsidP="00497212" w:rsidRDefault="00BC3515" w14:paraId="06C06E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83616.82</w:t>
            </w:r>
          </w:p>
        </w:tc>
        <w:tc>
          <w:tcPr>
            <w:tcW w:w="1279" w:type="dxa"/>
            <w:tcBorders>
              <w:top w:val="nil"/>
              <w:left w:val="nil"/>
              <w:bottom w:val="nil"/>
              <w:right w:val="nil"/>
            </w:tcBorders>
            <w:noWrap/>
            <w:vAlign w:val="bottom"/>
          </w:tcPr>
          <w:p w:rsidRPr="00497212" w:rsidR="00BC3515" w:rsidP="00497212" w:rsidRDefault="00BC3515" w14:paraId="1F5240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59788.32</w:t>
            </w:r>
          </w:p>
        </w:tc>
        <w:tc>
          <w:tcPr>
            <w:tcW w:w="1306" w:type="dxa"/>
            <w:tcBorders>
              <w:top w:val="nil"/>
              <w:left w:val="nil"/>
              <w:bottom w:val="nil"/>
              <w:right w:val="nil"/>
            </w:tcBorders>
            <w:noWrap/>
            <w:vAlign w:val="bottom"/>
          </w:tcPr>
          <w:p w:rsidRPr="00497212" w:rsidR="00BC3515" w:rsidP="00497212" w:rsidRDefault="00BC3515" w14:paraId="3189F1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116942.1</w:t>
            </w:r>
          </w:p>
        </w:tc>
        <w:tc>
          <w:tcPr>
            <w:tcW w:w="1063" w:type="dxa"/>
            <w:tcBorders>
              <w:top w:val="nil"/>
              <w:left w:val="nil"/>
              <w:bottom w:val="nil"/>
              <w:right w:val="nil"/>
            </w:tcBorders>
            <w:noWrap/>
            <w:vAlign w:val="bottom"/>
          </w:tcPr>
          <w:p w:rsidRPr="00497212" w:rsidR="00BC3515" w:rsidP="00497212" w:rsidRDefault="00BC3515" w14:paraId="13F8B0E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27092.17</w:t>
            </w:r>
          </w:p>
        </w:tc>
        <w:tc>
          <w:tcPr>
            <w:tcW w:w="1062" w:type="dxa"/>
            <w:tcBorders>
              <w:top w:val="nil"/>
              <w:left w:val="nil"/>
              <w:bottom w:val="nil"/>
              <w:right w:val="nil"/>
            </w:tcBorders>
            <w:noWrap/>
            <w:vAlign w:val="bottom"/>
          </w:tcPr>
          <w:p w:rsidRPr="00497212" w:rsidR="00BC3515" w:rsidP="00497212" w:rsidRDefault="00BC3515" w14:paraId="46A7CF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21596.08</w:t>
            </w:r>
          </w:p>
        </w:tc>
        <w:tc>
          <w:tcPr>
            <w:tcW w:w="1128" w:type="dxa"/>
            <w:tcBorders>
              <w:top w:val="nil"/>
              <w:left w:val="nil"/>
              <w:bottom w:val="nil"/>
              <w:right w:val="nil"/>
            </w:tcBorders>
            <w:noWrap/>
            <w:vAlign w:val="bottom"/>
          </w:tcPr>
          <w:p w:rsidRPr="00497212" w:rsidR="00BC3515" w:rsidP="00497212" w:rsidRDefault="00BC3515" w14:paraId="2EC5FC8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33986.98</w:t>
            </w:r>
          </w:p>
        </w:tc>
        <w:tc>
          <w:tcPr>
            <w:tcW w:w="882" w:type="dxa"/>
            <w:gridSpan w:val="2"/>
            <w:tcBorders>
              <w:top w:val="nil"/>
              <w:left w:val="nil"/>
              <w:bottom w:val="nil"/>
              <w:right w:val="nil"/>
            </w:tcBorders>
            <w:noWrap/>
            <w:vAlign w:val="bottom"/>
          </w:tcPr>
          <w:p w:rsidRPr="00497212" w:rsidR="00BC3515" w:rsidP="00497212" w:rsidRDefault="00BC3515" w14:paraId="7C7679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8147A6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9DDCF14" w14:textId="77777777">
        <w:trPr>
          <w:trHeight w:val="300"/>
        </w:trPr>
        <w:tc>
          <w:tcPr>
            <w:tcW w:w="622" w:type="dxa"/>
            <w:tcBorders>
              <w:top w:val="nil"/>
              <w:left w:val="nil"/>
              <w:bottom w:val="nil"/>
              <w:right w:val="nil"/>
            </w:tcBorders>
            <w:noWrap/>
            <w:vAlign w:val="bottom"/>
          </w:tcPr>
          <w:p w:rsidRPr="00497212" w:rsidR="00BC3515" w:rsidP="00497212" w:rsidRDefault="00BC3515" w14:paraId="0E0F49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1985</w:t>
            </w:r>
          </w:p>
        </w:tc>
        <w:tc>
          <w:tcPr>
            <w:tcW w:w="1305" w:type="dxa"/>
            <w:tcBorders>
              <w:top w:val="nil"/>
              <w:left w:val="nil"/>
              <w:bottom w:val="nil"/>
              <w:right w:val="nil"/>
            </w:tcBorders>
            <w:noWrap/>
            <w:vAlign w:val="bottom"/>
          </w:tcPr>
          <w:p w:rsidRPr="00497212" w:rsidR="00BC3515" w:rsidP="00497212" w:rsidRDefault="00BC3515" w14:paraId="7B7AC96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56954.05</w:t>
            </w:r>
          </w:p>
        </w:tc>
        <w:tc>
          <w:tcPr>
            <w:tcW w:w="1279" w:type="dxa"/>
            <w:tcBorders>
              <w:top w:val="nil"/>
              <w:left w:val="nil"/>
              <w:bottom w:val="nil"/>
              <w:right w:val="nil"/>
            </w:tcBorders>
            <w:noWrap/>
            <w:vAlign w:val="bottom"/>
          </w:tcPr>
          <w:p w:rsidRPr="00497212" w:rsidR="00BC3515" w:rsidP="00497212" w:rsidRDefault="00BC3515" w14:paraId="308CB5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34602.79</w:t>
            </w:r>
          </w:p>
        </w:tc>
        <w:tc>
          <w:tcPr>
            <w:tcW w:w="1306" w:type="dxa"/>
            <w:tcBorders>
              <w:top w:val="nil"/>
              <w:left w:val="nil"/>
              <w:bottom w:val="nil"/>
              <w:right w:val="nil"/>
            </w:tcBorders>
            <w:noWrap/>
            <w:vAlign w:val="bottom"/>
          </w:tcPr>
          <w:p w:rsidRPr="00497212" w:rsidR="00BC3515" w:rsidP="00497212" w:rsidRDefault="00BC3515" w14:paraId="211533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93742.82</w:t>
            </w:r>
          </w:p>
        </w:tc>
        <w:tc>
          <w:tcPr>
            <w:tcW w:w="1063" w:type="dxa"/>
            <w:tcBorders>
              <w:top w:val="nil"/>
              <w:left w:val="nil"/>
              <w:bottom w:val="nil"/>
              <w:right w:val="nil"/>
            </w:tcBorders>
            <w:noWrap/>
            <w:vAlign w:val="bottom"/>
          </w:tcPr>
          <w:p w:rsidRPr="00497212" w:rsidR="00BC3515" w:rsidP="00497212" w:rsidRDefault="00BC3515" w14:paraId="456F3D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31101.15</w:t>
            </w:r>
          </w:p>
        </w:tc>
        <w:tc>
          <w:tcPr>
            <w:tcW w:w="1062" w:type="dxa"/>
            <w:tcBorders>
              <w:top w:val="nil"/>
              <w:left w:val="nil"/>
              <w:bottom w:val="nil"/>
              <w:right w:val="nil"/>
            </w:tcBorders>
            <w:noWrap/>
            <w:vAlign w:val="bottom"/>
          </w:tcPr>
          <w:p w:rsidRPr="00497212" w:rsidR="00BC3515" w:rsidP="00497212" w:rsidRDefault="00BC3515" w14:paraId="579AB8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21282.12</w:t>
            </w:r>
          </w:p>
        </w:tc>
        <w:tc>
          <w:tcPr>
            <w:tcW w:w="1128" w:type="dxa"/>
            <w:tcBorders>
              <w:top w:val="nil"/>
              <w:left w:val="nil"/>
              <w:bottom w:val="nil"/>
              <w:right w:val="nil"/>
            </w:tcBorders>
            <w:noWrap/>
            <w:vAlign w:val="bottom"/>
          </w:tcPr>
          <w:p w:rsidRPr="00497212" w:rsidR="00BC3515" w:rsidP="00497212" w:rsidRDefault="00BC3515" w14:paraId="65B150D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45450.43</w:t>
            </w:r>
          </w:p>
        </w:tc>
        <w:tc>
          <w:tcPr>
            <w:tcW w:w="882" w:type="dxa"/>
            <w:gridSpan w:val="2"/>
            <w:tcBorders>
              <w:top w:val="nil"/>
              <w:left w:val="nil"/>
              <w:bottom w:val="nil"/>
              <w:right w:val="nil"/>
            </w:tcBorders>
            <w:noWrap/>
            <w:vAlign w:val="bottom"/>
          </w:tcPr>
          <w:p w:rsidRPr="00497212" w:rsidR="00BC3515" w:rsidP="00497212" w:rsidRDefault="00BC3515" w14:paraId="5E7822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41DBD74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8747FC3" w14:textId="77777777">
        <w:trPr>
          <w:trHeight w:val="300"/>
        </w:trPr>
        <w:tc>
          <w:tcPr>
            <w:tcW w:w="622" w:type="dxa"/>
            <w:tcBorders>
              <w:top w:val="nil"/>
              <w:left w:val="nil"/>
              <w:bottom w:val="nil"/>
              <w:right w:val="nil"/>
            </w:tcBorders>
            <w:noWrap/>
            <w:vAlign w:val="bottom"/>
          </w:tcPr>
          <w:p w:rsidRPr="00497212" w:rsidR="00BC3515" w:rsidP="00497212" w:rsidRDefault="00BC3515" w14:paraId="3D5DEC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1986</w:t>
            </w:r>
          </w:p>
        </w:tc>
        <w:tc>
          <w:tcPr>
            <w:tcW w:w="1305" w:type="dxa"/>
            <w:tcBorders>
              <w:top w:val="nil"/>
              <w:left w:val="nil"/>
              <w:bottom w:val="nil"/>
              <w:right w:val="nil"/>
            </w:tcBorders>
            <w:noWrap/>
            <w:vAlign w:val="bottom"/>
          </w:tcPr>
          <w:p w:rsidRPr="00497212" w:rsidR="00BC3515" w:rsidP="00497212" w:rsidRDefault="00BC3515" w14:paraId="574350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52627.81</w:t>
            </w:r>
          </w:p>
        </w:tc>
        <w:tc>
          <w:tcPr>
            <w:tcW w:w="1279" w:type="dxa"/>
            <w:tcBorders>
              <w:top w:val="nil"/>
              <w:left w:val="nil"/>
              <w:bottom w:val="nil"/>
              <w:right w:val="nil"/>
            </w:tcBorders>
            <w:noWrap/>
            <w:vAlign w:val="bottom"/>
          </w:tcPr>
          <w:p w:rsidRPr="00497212" w:rsidR="00BC3515" w:rsidP="00497212" w:rsidRDefault="00BC3515" w14:paraId="4C6805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35470.34</w:t>
            </w:r>
          </w:p>
        </w:tc>
        <w:tc>
          <w:tcPr>
            <w:tcW w:w="1306" w:type="dxa"/>
            <w:tcBorders>
              <w:top w:val="nil"/>
              <w:left w:val="nil"/>
              <w:bottom w:val="nil"/>
              <w:right w:val="nil"/>
            </w:tcBorders>
            <w:noWrap/>
            <w:vAlign w:val="bottom"/>
          </w:tcPr>
          <w:p w:rsidRPr="00497212" w:rsidR="00BC3515" w:rsidP="00497212" w:rsidRDefault="00BC3515" w14:paraId="4DA10A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78084.59</w:t>
            </w:r>
          </w:p>
        </w:tc>
        <w:tc>
          <w:tcPr>
            <w:tcW w:w="1063" w:type="dxa"/>
            <w:tcBorders>
              <w:top w:val="nil"/>
              <w:left w:val="nil"/>
              <w:bottom w:val="nil"/>
              <w:right w:val="nil"/>
            </w:tcBorders>
            <w:noWrap/>
            <w:vAlign w:val="bottom"/>
          </w:tcPr>
          <w:p w:rsidRPr="00497212" w:rsidR="00BC3515" w:rsidP="00497212" w:rsidRDefault="00BC3515" w14:paraId="361730A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18337.44</w:t>
            </w:r>
          </w:p>
        </w:tc>
        <w:tc>
          <w:tcPr>
            <w:tcW w:w="1062" w:type="dxa"/>
            <w:tcBorders>
              <w:top w:val="nil"/>
              <w:left w:val="nil"/>
              <w:bottom w:val="nil"/>
              <w:right w:val="nil"/>
            </w:tcBorders>
            <w:noWrap/>
            <w:vAlign w:val="bottom"/>
          </w:tcPr>
          <w:p w:rsidRPr="00497212" w:rsidR="00BC3515" w:rsidP="00497212" w:rsidRDefault="00BC3515" w14:paraId="32B2709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14202.52</w:t>
            </w:r>
          </w:p>
        </w:tc>
        <w:tc>
          <w:tcPr>
            <w:tcW w:w="1128" w:type="dxa"/>
            <w:tcBorders>
              <w:top w:val="nil"/>
              <w:left w:val="nil"/>
              <w:bottom w:val="nil"/>
              <w:right w:val="nil"/>
            </w:tcBorders>
            <w:noWrap/>
            <w:vAlign w:val="bottom"/>
          </w:tcPr>
          <w:p w:rsidRPr="00497212" w:rsidR="00BC3515" w:rsidP="00497212" w:rsidRDefault="00BC3515" w14:paraId="0295A58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23676.19</w:t>
            </w:r>
          </w:p>
        </w:tc>
        <w:tc>
          <w:tcPr>
            <w:tcW w:w="882" w:type="dxa"/>
            <w:gridSpan w:val="2"/>
            <w:tcBorders>
              <w:top w:val="nil"/>
              <w:left w:val="nil"/>
              <w:bottom w:val="nil"/>
              <w:right w:val="nil"/>
            </w:tcBorders>
            <w:noWrap/>
            <w:vAlign w:val="bottom"/>
          </w:tcPr>
          <w:p w:rsidRPr="00497212" w:rsidR="00BC3515" w:rsidP="00497212" w:rsidRDefault="00BC3515" w14:paraId="41FCC62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94A74E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C89F11E" w14:textId="77777777">
        <w:trPr>
          <w:trHeight w:val="300"/>
        </w:trPr>
        <w:tc>
          <w:tcPr>
            <w:tcW w:w="622" w:type="dxa"/>
            <w:tcBorders>
              <w:top w:val="nil"/>
              <w:left w:val="nil"/>
              <w:bottom w:val="nil"/>
              <w:right w:val="nil"/>
            </w:tcBorders>
            <w:noWrap/>
            <w:vAlign w:val="bottom"/>
          </w:tcPr>
          <w:p w:rsidRPr="00497212" w:rsidR="00BC3515" w:rsidP="00497212" w:rsidRDefault="00BC3515" w14:paraId="085649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1987</w:t>
            </w:r>
          </w:p>
        </w:tc>
        <w:tc>
          <w:tcPr>
            <w:tcW w:w="1305" w:type="dxa"/>
            <w:tcBorders>
              <w:top w:val="nil"/>
              <w:left w:val="nil"/>
              <w:bottom w:val="nil"/>
              <w:right w:val="nil"/>
            </w:tcBorders>
            <w:noWrap/>
            <w:vAlign w:val="bottom"/>
          </w:tcPr>
          <w:p w:rsidRPr="00497212" w:rsidR="00BC3515" w:rsidP="00497212" w:rsidRDefault="00BC3515" w14:paraId="7152C3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43390.68</w:t>
            </w:r>
          </w:p>
        </w:tc>
        <w:tc>
          <w:tcPr>
            <w:tcW w:w="1279" w:type="dxa"/>
            <w:tcBorders>
              <w:top w:val="nil"/>
              <w:left w:val="nil"/>
              <w:bottom w:val="nil"/>
              <w:right w:val="nil"/>
            </w:tcBorders>
            <w:noWrap/>
            <w:vAlign w:val="bottom"/>
          </w:tcPr>
          <w:p w:rsidRPr="00497212" w:rsidR="00BC3515" w:rsidP="00497212" w:rsidRDefault="00BC3515" w14:paraId="0F222F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31032.22</w:t>
            </w:r>
          </w:p>
        </w:tc>
        <w:tc>
          <w:tcPr>
            <w:tcW w:w="1306" w:type="dxa"/>
            <w:tcBorders>
              <w:top w:val="nil"/>
              <w:left w:val="nil"/>
              <w:bottom w:val="nil"/>
              <w:right w:val="nil"/>
            </w:tcBorders>
            <w:noWrap/>
            <w:vAlign w:val="bottom"/>
          </w:tcPr>
          <w:p w:rsidRPr="00497212" w:rsidR="00BC3515" w:rsidP="00497212" w:rsidRDefault="00BC3515" w14:paraId="2D818E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60670.86</w:t>
            </w:r>
          </w:p>
        </w:tc>
        <w:tc>
          <w:tcPr>
            <w:tcW w:w="1063" w:type="dxa"/>
            <w:tcBorders>
              <w:top w:val="nil"/>
              <w:left w:val="nil"/>
              <w:bottom w:val="nil"/>
              <w:right w:val="nil"/>
            </w:tcBorders>
            <w:noWrap/>
            <w:vAlign w:val="bottom"/>
          </w:tcPr>
          <w:p w:rsidRPr="00497212" w:rsidR="00BC3515" w:rsidP="00497212" w:rsidRDefault="00BC3515" w14:paraId="5E31CB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7767.472</w:t>
            </w:r>
          </w:p>
        </w:tc>
        <w:tc>
          <w:tcPr>
            <w:tcW w:w="1062" w:type="dxa"/>
            <w:tcBorders>
              <w:top w:val="nil"/>
              <w:left w:val="nil"/>
              <w:bottom w:val="nil"/>
              <w:right w:val="nil"/>
            </w:tcBorders>
            <w:noWrap/>
            <w:vAlign w:val="bottom"/>
          </w:tcPr>
          <w:p w:rsidRPr="00497212" w:rsidR="00BC3515" w:rsidP="00497212" w:rsidRDefault="00BC3515" w14:paraId="37635E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5938.078</w:t>
            </w:r>
          </w:p>
        </w:tc>
        <w:tc>
          <w:tcPr>
            <w:tcW w:w="1128" w:type="dxa"/>
            <w:tcBorders>
              <w:top w:val="nil"/>
              <w:left w:val="nil"/>
              <w:bottom w:val="nil"/>
              <w:right w:val="nil"/>
            </w:tcBorders>
            <w:noWrap/>
            <w:vAlign w:val="bottom"/>
          </w:tcPr>
          <w:p w:rsidRPr="00497212" w:rsidR="00BC3515" w:rsidP="00497212" w:rsidRDefault="00BC3515" w14:paraId="7A1D9F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10160.46</w:t>
            </w:r>
          </w:p>
        </w:tc>
        <w:tc>
          <w:tcPr>
            <w:tcW w:w="882" w:type="dxa"/>
            <w:gridSpan w:val="2"/>
            <w:tcBorders>
              <w:top w:val="nil"/>
              <w:left w:val="nil"/>
              <w:bottom w:val="nil"/>
              <w:right w:val="nil"/>
            </w:tcBorders>
            <w:noWrap/>
            <w:vAlign w:val="bottom"/>
          </w:tcPr>
          <w:p w:rsidRPr="00497212" w:rsidR="00BC3515" w:rsidP="00497212" w:rsidRDefault="00BC3515" w14:paraId="5D7DCB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DF8600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A4EA830" w14:textId="77777777">
        <w:trPr>
          <w:trHeight w:val="300"/>
        </w:trPr>
        <w:tc>
          <w:tcPr>
            <w:tcW w:w="622" w:type="dxa"/>
            <w:tcBorders>
              <w:top w:val="nil"/>
              <w:left w:val="nil"/>
              <w:bottom w:val="nil"/>
              <w:right w:val="nil"/>
            </w:tcBorders>
            <w:noWrap/>
            <w:vAlign w:val="bottom"/>
          </w:tcPr>
          <w:p w:rsidRPr="00497212" w:rsidR="00BC3515" w:rsidP="00497212" w:rsidRDefault="00BC3515" w14:paraId="52F40B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1988</w:t>
            </w:r>
          </w:p>
        </w:tc>
        <w:tc>
          <w:tcPr>
            <w:tcW w:w="1305" w:type="dxa"/>
            <w:tcBorders>
              <w:top w:val="nil"/>
              <w:left w:val="nil"/>
              <w:bottom w:val="nil"/>
              <w:right w:val="nil"/>
            </w:tcBorders>
            <w:noWrap/>
            <w:vAlign w:val="bottom"/>
          </w:tcPr>
          <w:p w:rsidRPr="00497212" w:rsidR="00BC3515" w:rsidP="00497212" w:rsidRDefault="00BC3515" w14:paraId="776FD3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52417.72</w:t>
            </w:r>
          </w:p>
        </w:tc>
        <w:tc>
          <w:tcPr>
            <w:tcW w:w="1279" w:type="dxa"/>
            <w:tcBorders>
              <w:top w:val="nil"/>
              <w:left w:val="nil"/>
              <w:bottom w:val="nil"/>
              <w:right w:val="nil"/>
            </w:tcBorders>
            <w:noWrap/>
            <w:vAlign w:val="bottom"/>
          </w:tcPr>
          <w:p w:rsidRPr="00497212" w:rsidR="00BC3515" w:rsidP="00497212" w:rsidRDefault="00BC3515" w14:paraId="1823A3D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38138.9</w:t>
            </w:r>
          </w:p>
        </w:tc>
        <w:tc>
          <w:tcPr>
            <w:tcW w:w="1306" w:type="dxa"/>
            <w:tcBorders>
              <w:top w:val="nil"/>
              <w:left w:val="nil"/>
              <w:bottom w:val="nil"/>
              <w:right w:val="nil"/>
            </w:tcBorders>
            <w:noWrap/>
            <w:vAlign w:val="bottom"/>
          </w:tcPr>
          <w:p w:rsidRPr="00497212" w:rsidR="00BC3515" w:rsidP="00497212" w:rsidRDefault="00BC3515" w14:paraId="2A5050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72042.39</w:t>
            </w:r>
          </w:p>
        </w:tc>
        <w:tc>
          <w:tcPr>
            <w:tcW w:w="1063" w:type="dxa"/>
            <w:tcBorders>
              <w:top w:val="nil"/>
              <w:left w:val="nil"/>
              <w:bottom w:val="nil"/>
              <w:right w:val="nil"/>
            </w:tcBorders>
            <w:noWrap/>
            <w:vAlign w:val="bottom"/>
          </w:tcPr>
          <w:p w:rsidRPr="00497212" w:rsidR="00BC3515" w:rsidP="00497212" w:rsidRDefault="00BC3515" w14:paraId="6637E9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10115.26</w:t>
            </w:r>
          </w:p>
        </w:tc>
        <w:tc>
          <w:tcPr>
            <w:tcW w:w="1062" w:type="dxa"/>
            <w:tcBorders>
              <w:top w:val="nil"/>
              <w:left w:val="nil"/>
              <w:bottom w:val="nil"/>
              <w:right w:val="nil"/>
            </w:tcBorders>
            <w:noWrap/>
            <w:vAlign w:val="bottom"/>
          </w:tcPr>
          <w:p w:rsidRPr="00497212" w:rsidR="00BC3515" w:rsidP="00497212" w:rsidRDefault="00BC3515" w14:paraId="0A1587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8388.163</w:t>
            </w:r>
          </w:p>
        </w:tc>
        <w:tc>
          <w:tcPr>
            <w:tcW w:w="1128" w:type="dxa"/>
            <w:tcBorders>
              <w:top w:val="nil"/>
              <w:left w:val="nil"/>
              <w:bottom w:val="nil"/>
              <w:right w:val="nil"/>
            </w:tcBorders>
            <w:noWrap/>
            <w:vAlign w:val="bottom"/>
          </w:tcPr>
          <w:p w:rsidRPr="00497212" w:rsidR="00BC3515" w:rsidP="00497212" w:rsidRDefault="00BC3515" w14:paraId="76E918C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12197.95</w:t>
            </w:r>
          </w:p>
        </w:tc>
        <w:tc>
          <w:tcPr>
            <w:tcW w:w="882" w:type="dxa"/>
            <w:gridSpan w:val="2"/>
            <w:tcBorders>
              <w:top w:val="nil"/>
              <w:left w:val="nil"/>
              <w:bottom w:val="nil"/>
              <w:right w:val="nil"/>
            </w:tcBorders>
            <w:noWrap/>
            <w:vAlign w:val="bottom"/>
          </w:tcPr>
          <w:p w:rsidRPr="00497212" w:rsidR="00BC3515" w:rsidP="00497212" w:rsidRDefault="00BC3515" w14:paraId="6767E4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7A89AF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0EFAE4B" w14:textId="77777777">
        <w:trPr>
          <w:trHeight w:val="300"/>
        </w:trPr>
        <w:tc>
          <w:tcPr>
            <w:tcW w:w="622" w:type="dxa"/>
            <w:tcBorders>
              <w:top w:val="nil"/>
              <w:left w:val="nil"/>
              <w:bottom w:val="nil"/>
              <w:right w:val="nil"/>
            </w:tcBorders>
            <w:noWrap/>
            <w:vAlign w:val="bottom"/>
          </w:tcPr>
          <w:p w:rsidRPr="00497212" w:rsidR="00BC3515" w:rsidP="00497212" w:rsidRDefault="00BC3515" w14:paraId="76970FD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1989</w:t>
            </w:r>
          </w:p>
        </w:tc>
        <w:tc>
          <w:tcPr>
            <w:tcW w:w="1305" w:type="dxa"/>
            <w:tcBorders>
              <w:top w:val="nil"/>
              <w:left w:val="nil"/>
              <w:bottom w:val="nil"/>
              <w:right w:val="nil"/>
            </w:tcBorders>
            <w:noWrap/>
            <w:vAlign w:val="bottom"/>
          </w:tcPr>
          <w:p w:rsidRPr="00497212" w:rsidR="00BC3515" w:rsidP="00497212" w:rsidRDefault="00BC3515" w14:paraId="1C4722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64601.96</w:t>
            </w:r>
          </w:p>
        </w:tc>
        <w:tc>
          <w:tcPr>
            <w:tcW w:w="1279" w:type="dxa"/>
            <w:tcBorders>
              <w:top w:val="nil"/>
              <w:left w:val="nil"/>
              <w:bottom w:val="nil"/>
              <w:right w:val="nil"/>
            </w:tcBorders>
            <w:noWrap/>
            <w:vAlign w:val="bottom"/>
          </w:tcPr>
          <w:p w:rsidRPr="00497212" w:rsidR="00BC3515" w:rsidP="00497212" w:rsidRDefault="00BC3515" w14:paraId="700013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47396.35</w:t>
            </w:r>
          </w:p>
        </w:tc>
        <w:tc>
          <w:tcPr>
            <w:tcW w:w="1306" w:type="dxa"/>
            <w:tcBorders>
              <w:top w:val="nil"/>
              <w:left w:val="nil"/>
              <w:bottom w:val="nil"/>
              <w:right w:val="nil"/>
            </w:tcBorders>
            <w:noWrap/>
            <w:vAlign w:val="bottom"/>
          </w:tcPr>
          <w:p w:rsidRPr="00497212" w:rsidR="00BC3515" w:rsidP="00497212" w:rsidRDefault="00BC3515" w14:paraId="4DFEAA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88053.48</w:t>
            </w:r>
          </w:p>
        </w:tc>
        <w:tc>
          <w:tcPr>
            <w:tcW w:w="1063" w:type="dxa"/>
            <w:tcBorders>
              <w:top w:val="nil"/>
              <w:left w:val="nil"/>
              <w:bottom w:val="nil"/>
              <w:right w:val="nil"/>
            </w:tcBorders>
            <w:noWrap/>
            <w:vAlign w:val="bottom"/>
          </w:tcPr>
          <w:p w:rsidRPr="00497212" w:rsidR="00BC3515" w:rsidP="00497212" w:rsidRDefault="00BC3515" w14:paraId="3DE5E9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12981.75</w:t>
            </w:r>
          </w:p>
        </w:tc>
        <w:tc>
          <w:tcPr>
            <w:tcW w:w="1062" w:type="dxa"/>
            <w:tcBorders>
              <w:top w:val="nil"/>
              <w:left w:val="nil"/>
              <w:bottom w:val="nil"/>
              <w:right w:val="nil"/>
            </w:tcBorders>
            <w:noWrap/>
            <w:vAlign w:val="bottom"/>
          </w:tcPr>
          <w:p w:rsidRPr="00497212" w:rsidR="00BC3515" w:rsidP="00497212" w:rsidRDefault="00BC3515" w14:paraId="3848AB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10724.92</w:t>
            </w:r>
          </w:p>
        </w:tc>
        <w:tc>
          <w:tcPr>
            <w:tcW w:w="1128" w:type="dxa"/>
            <w:tcBorders>
              <w:top w:val="nil"/>
              <w:left w:val="nil"/>
              <w:bottom w:val="nil"/>
              <w:right w:val="nil"/>
            </w:tcBorders>
            <w:noWrap/>
            <w:vAlign w:val="bottom"/>
          </w:tcPr>
          <w:p w:rsidRPr="00497212" w:rsidR="00BC3515" w:rsidP="00497212" w:rsidRDefault="00BC3515" w14:paraId="56F2E6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15713.49</w:t>
            </w:r>
          </w:p>
        </w:tc>
        <w:tc>
          <w:tcPr>
            <w:tcW w:w="882" w:type="dxa"/>
            <w:gridSpan w:val="2"/>
            <w:tcBorders>
              <w:top w:val="nil"/>
              <w:left w:val="nil"/>
              <w:bottom w:val="nil"/>
              <w:right w:val="nil"/>
            </w:tcBorders>
            <w:noWrap/>
            <w:vAlign w:val="bottom"/>
          </w:tcPr>
          <w:p w:rsidRPr="00497212" w:rsidR="00BC3515" w:rsidP="00497212" w:rsidRDefault="00BC3515" w14:paraId="3F8F392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7491301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617AC40" w14:textId="77777777">
        <w:trPr>
          <w:trHeight w:val="300"/>
        </w:trPr>
        <w:tc>
          <w:tcPr>
            <w:tcW w:w="622" w:type="dxa"/>
            <w:tcBorders>
              <w:top w:val="nil"/>
              <w:left w:val="nil"/>
              <w:bottom w:val="nil"/>
              <w:right w:val="nil"/>
            </w:tcBorders>
            <w:noWrap/>
            <w:vAlign w:val="bottom"/>
          </w:tcPr>
          <w:p w:rsidRPr="00497212" w:rsidR="00BC3515" w:rsidP="00497212" w:rsidRDefault="00BC3515" w14:paraId="05FE1A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1990</w:t>
            </w:r>
          </w:p>
        </w:tc>
        <w:tc>
          <w:tcPr>
            <w:tcW w:w="1305" w:type="dxa"/>
            <w:tcBorders>
              <w:top w:val="nil"/>
              <w:left w:val="nil"/>
              <w:bottom w:val="nil"/>
              <w:right w:val="nil"/>
            </w:tcBorders>
            <w:noWrap/>
            <w:vAlign w:val="bottom"/>
          </w:tcPr>
          <w:p w:rsidRPr="00497212" w:rsidR="00BC3515" w:rsidP="00497212" w:rsidRDefault="00BC3515" w14:paraId="003D6E9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69633.43</w:t>
            </w:r>
          </w:p>
        </w:tc>
        <w:tc>
          <w:tcPr>
            <w:tcW w:w="1279" w:type="dxa"/>
            <w:tcBorders>
              <w:top w:val="nil"/>
              <w:left w:val="nil"/>
              <w:bottom w:val="nil"/>
              <w:right w:val="nil"/>
            </w:tcBorders>
            <w:noWrap/>
            <w:vAlign w:val="bottom"/>
          </w:tcPr>
          <w:p w:rsidRPr="00497212" w:rsidR="00BC3515" w:rsidP="00497212" w:rsidRDefault="00BC3515" w14:paraId="4FC916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51432.38</w:t>
            </w:r>
          </w:p>
        </w:tc>
        <w:tc>
          <w:tcPr>
            <w:tcW w:w="1306" w:type="dxa"/>
            <w:tcBorders>
              <w:top w:val="nil"/>
              <w:left w:val="nil"/>
              <w:bottom w:val="nil"/>
              <w:right w:val="nil"/>
            </w:tcBorders>
            <w:noWrap/>
            <w:vAlign w:val="bottom"/>
          </w:tcPr>
          <w:p w:rsidRPr="00497212" w:rsidR="00BC3515" w:rsidP="00497212" w:rsidRDefault="00BC3515" w14:paraId="7083F1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94275.52</w:t>
            </w:r>
          </w:p>
        </w:tc>
        <w:tc>
          <w:tcPr>
            <w:tcW w:w="1063" w:type="dxa"/>
            <w:tcBorders>
              <w:top w:val="nil"/>
              <w:left w:val="nil"/>
              <w:bottom w:val="nil"/>
              <w:right w:val="nil"/>
            </w:tcBorders>
            <w:noWrap/>
            <w:vAlign w:val="bottom"/>
          </w:tcPr>
          <w:p w:rsidRPr="00497212" w:rsidR="00BC3515" w:rsidP="00497212" w:rsidRDefault="00BC3515" w14:paraId="10CD2A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14788.42</w:t>
            </w:r>
          </w:p>
        </w:tc>
        <w:tc>
          <w:tcPr>
            <w:tcW w:w="1062" w:type="dxa"/>
            <w:tcBorders>
              <w:top w:val="nil"/>
              <w:left w:val="nil"/>
              <w:bottom w:val="nil"/>
              <w:right w:val="nil"/>
            </w:tcBorders>
            <w:noWrap/>
            <w:vAlign w:val="bottom"/>
          </w:tcPr>
          <w:p w:rsidRPr="00497212" w:rsidR="00BC3515" w:rsidP="00497212" w:rsidRDefault="00BC3515" w14:paraId="29ED294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12127.47</w:t>
            </w:r>
          </w:p>
        </w:tc>
        <w:tc>
          <w:tcPr>
            <w:tcW w:w="1128" w:type="dxa"/>
            <w:tcBorders>
              <w:top w:val="nil"/>
              <w:left w:val="nil"/>
              <w:bottom w:val="nil"/>
              <w:right w:val="nil"/>
            </w:tcBorders>
            <w:noWrap/>
            <w:vAlign w:val="bottom"/>
          </w:tcPr>
          <w:p w:rsidRPr="00497212" w:rsidR="00BC3515" w:rsidP="00497212" w:rsidRDefault="00BC3515" w14:paraId="0A54EDA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18033.23</w:t>
            </w:r>
          </w:p>
        </w:tc>
        <w:tc>
          <w:tcPr>
            <w:tcW w:w="882" w:type="dxa"/>
            <w:gridSpan w:val="2"/>
            <w:tcBorders>
              <w:top w:val="nil"/>
              <w:left w:val="nil"/>
              <w:bottom w:val="nil"/>
              <w:right w:val="nil"/>
            </w:tcBorders>
            <w:noWrap/>
            <w:vAlign w:val="bottom"/>
          </w:tcPr>
          <w:p w:rsidRPr="00497212" w:rsidR="00BC3515" w:rsidP="00497212" w:rsidRDefault="00BC3515" w14:paraId="772E9C6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5232E8B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9151FC7" w14:textId="77777777">
        <w:trPr>
          <w:trHeight w:val="300"/>
        </w:trPr>
        <w:tc>
          <w:tcPr>
            <w:tcW w:w="622" w:type="dxa"/>
            <w:tcBorders>
              <w:top w:val="nil"/>
              <w:left w:val="nil"/>
              <w:bottom w:val="nil"/>
              <w:right w:val="nil"/>
            </w:tcBorders>
            <w:noWrap/>
            <w:vAlign w:val="bottom"/>
          </w:tcPr>
          <w:p w:rsidRPr="00497212" w:rsidR="00BC3515" w:rsidP="00497212" w:rsidRDefault="00BC3515" w14:paraId="5537C3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1991</w:t>
            </w:r>
          </w:p>
        </w:tc>
        <w:tc>
          <w:tcPr>
            <w:tcW w:w="1305" w:type="dxa"/>
            <w:tcBorders>
              <w:top w:val="nil"/>
              <w:left w:val="nil"/>
              <w:bottom w:val="nil"/>
              <w:right w:val="nil"/>
            </w:tcBorders>
            <w:noWrap/>
            <w:vAlign w:val="bottom"/>
          </w:tcPr>
          <w:p w:rsidRPr="00497212" w:rsidR="00BC3515" w:rsidP="00497212" w:rsidRDefault="00BC3515" w14:paraId="5765440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64860.88</w:t>
            </w:r>
          </w:p>
        </w:tc>
        <w:tc>
          <w:tcPr>
            <w:tcW w:w="1279" w:type="dxa"/>
            <w:tcBorders>
              <w:top w:val="nil"/>
              <w:left w:val="nil"/>
              <w:bottom w:val="nil"/>
              <w:right w:val="nil"/>
            </w:tcBorders>
            <w:noWrap/>
            <w:vAlign w:val="bottom"/>
          </w:tcPr>
          <w:p w:rsidRPr="00497212" w:rsidR="00BC3515" w:rsidP="00497212" w:rsidRDefault="00BC3515" w14:paraId="62EF98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47696.5</w:t>
            </w:r>
          </w:p>
        </w:tc>
        <w:tc>
          <w:tcPr>
            <w:tcW w:w="1306" w:type="dxa"/>
            <w:tcBorders>
              <w:top w:val="nil"/>
              <w:left w:val="nil"/>
              <w:bottom w:val="nil"/>
              <w:right w:val="nil"/>
            </w:tcBorders>
            <w:noWrap/>
            <w:vAlign w:val="bottom"/>
          </w:tcPr>
          <w:p w:rsidRPr="00497212" w:rsidR="00BC3515" w:rsidP="00497212" w:rsidRDefault="00BC3515" w14:paraId="1CCBD5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88202.17</w:t>
            </w:r>
          </w:p>
        </w:tc>
        <w:tc>
          <w:tcPr>
            <w:tcW w:w="1063" w:type="dxa"/>
            <w:tcBorders>
              <w:top w:val="nil"/>
              <w:left w:val="nil"/>
              <w:bottom w:val="nil"/>
              <w:right w:val="nil"/>
            </w:tcBorders>
            <w:noWrap/>
            <w:vAlign w:val="bottom"/>
          </w:tcPr>
          <w:p w:rsidRPr="00497212" w:rsidR="00BC3515" w:rsidP="00497212" w:rsidRDefault="00BC3515" w14:paraId="52D341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17556.86</w:t>
            </w:r>
          </w:p>
        </w:tc>
        <w:tc>
          <w:tcPr>
            <w:tcW w:w="1062" w:type="dxa"/>
            <w:tcBorders>
              <w:top w:val="nil"/>
              <w:left w:val="nil"/>
              <w:bottom w:val="nil"/>
              <w:right w:val="nil"/>
            </w:tcBorders>
            <w:noWrap/>
            <w:vAlign w:val="bottom"/>
          </w:tcPr>
          <w:p w:rsidRPr="00497212" w:rsidR="00BC3515" w:rsidP="00497212" w:rsidRDefault="00BC3515" w14:paraId="0D93DB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14456.27</w:t>
            </w:r>
          </w:p>
        </w:tc>
        <w:tc>
          <w:tcPr>
            <w:tcW w:w="1128" w:type="dxa"/>
            <w:tcBorders>
              <w:top w:val="nil"/>
              <w:left w:val="nil"/>
              <w:bottom w:val="nil"/>
              <w:right w:val="nil"/>
            </w:tcBorders>
            <w:noWrap/>
            <w:vAlign w:val="bottom"/>
          </w:tcPr>
          <w:p w:rsidRPr="00497212" w:rsidR="00BC3515" w:rsidP="00497212" w:rsidRDefault="00BC3515" w14:paraId="7C5ECAB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21322.46</w:t>
            </w:r>
          </w:p>
        </w:tc>
        <w:tc>
          <w:tcPr>
            <w:tcW w:w="882" w:type="dxa"/>
            <w:gridSpan w:val="2"/>
            <w:tcBorders>
              <w:top w:val="nil"/>
              <w:left w:val="nil"/>
              <w:bottom w:val="nil"/>
              <w:right w:val="nil"/>
            </w:tcBorders>
            <w:noWrap/>
            <w:vAlign w:val="bottom"/>
          </w:tcPr>
          <w:p w:rsidRPr="00497212" w:rsidR="00BC3515" w:rsidP="00497212" w:rsidRDefault="00BC3515" w14:paraId="5B92E2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D0878F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D1101AF" w14:textId="77777777">
        <w:trPr>
          <w:trHeight w:val="300"/>
        </w:trPr>
        <w:tc>
          <w:tcPr>
            <w:tcW w:w="622" w:type="dxa"/>
            <w:tcBorders>
              <w:top w:val="nil"/>
              <w:left w:val="nil"/>
              <w:bottom w:val="nil"/>
              <w:right w:val="nil"/>
            </w:tcBorders>
            <w:noWrap/>
            <w:vAlign w:val="bottom"/>
          </w:tcPr>
          <w:p w:rsidRPr="00497212" w:rsidR="00BC3515" w:rsidP="00497212" w:rsidRDefault="00BC3515" w14:paraId="7A70E7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1992</w:t>
            </w:r>
          </w:p>
        </w:tc>
        <w:tc>
          <w:tcPr>
            <w:tcW w:w="1305" w:type="dxa"/>
            <w:tcBorders>
              <w:top w:val="nil"/>
              <w:left w:val="nil"/>
              <w:bottom w:val="nil"/>
              <w:right w:val="nil"/>
            </w:tcBorders>
            <w:noWrap/>
            <w:vAlign w:val="bottom"/>
          </w:tcPr>
          <w:p w:rsidRPr="00497212" w:rsidR="00BC3515" w:rsidP="00497212" w:rsidRDefault="00BC3515" w14:paraId="587909B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66702.65</w:t>
            </w:r>
          </w:p>
        </w:tc>
        <w:tc>
          <w:tcPr>
            <w:tcW w:w="1279" w:type="dxa"/>
            <w:tcBorders>
              <w:top w:val="nil"/>
              <w:left w:val="nil"/>
              <w:bottom w:val="nil"/>
              <w:right w:val="nil"/>
            </w:tcBorders>
            <w:noWrap/>
            <w:vAlign w:val="bottom"/>
          </w:tcPr>
          <w:p w:rsidRPr="00497212" w:rsidR="00BC3515" w:rsidP="00497212" w:rsidRDefault="00BC3515" w14:paraId="3675DF4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49566.95</w:t>
            </w:r>
          </w:p>
        </w:tc>
        <w:tc>
          <w:tcPr>
            <w:tcW w:w="1306" w:type="dxa"/>
            <w:tcBorders>
              <w:top w:val="nil"/>
              <w:left w:val="nil"/>
              <w:bottom w:val="nil"/>
              <w:right w:val="nil"/>
            </w:tcBorders>
            <w:noWrap/>
            <w:vAlign w:val="bottom"/>
          </w:tcPr>
          <w:p w:rsidRPr="00497212" w:rsidR="00BC3515" w:rsidP="00497212" w:rsidRDefault="00BC3515" w14:paraId="6303C3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89762.31</w:t>
            </w:r>
          </w:p>
        </w:tc>
        <w:tc>
          <w:tcPr>
            <w:tcW w:w="1063" w:type="dxa"/>
            <w:tcBorders>
              <w:top w:val="nil"/>
              <w:left w:val="nil"/>
              <w:bottom w:val="nil"/>
              <w:right w:val="nil"/>
            </w:tcBorders>
            <w:noWrap/>
            <w:vAlign w:val="bottom"/>
          </w:tcPr>
          <w:p w:rsidRPr="00497212" w:rsidR="00BC3515" w:rsidP="00497212" w:rsidRDefault="00BC3515" w14:paraId="226BC5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16791.03</w:t>
            </w:r>
          </w:p>
        </w:tc>
        <w:tc>
          <w:tcPr>
            <w:tcW w:w="1062" w:type="dxa"/>
            <w:tcBorders>
              <w:top w:val="nil"/>
              <w:left w:val="nil"/>
              <w:bottom w:val="nil"/>
              <w:right w:val="nil"/>
            </w:tcBorders>
            <w:noWrap/>
            <w:vAlign w:val="bottom"/>
          </w:tcPr>
          <w:p w:rsidRPr="00497212" w:rsidR="00BC3515" w:rsidP="00497212" w:rsidRDefault="00BC3515" w14:paraId="1B7CB2A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13856.81</w:t>
            </w:r>
          </w:p>
        </w:tc>
        <w:tc>
          <w:tcPr>
            <w:tcW w:w="1128" w:type="dxa"/>
            <w:tcBorders>
              <w:top w:val="nil"/>
              <w:left w:val="nil"/>
              <w:bottom w:val="nil"/>
              <w:right w:val="nil"/>
            </w:tcBorders>
            <w:noWrap/>
            <w:vAlign w:val="bottom"/>
          </w:tcPr>
          <w:p w:rsidRPr="00497212" w:rsidR="00BC3515" w:rsidP="00497212" w:rsidRDefault="00BC3515" w14:paraId="19DE73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20346.58</w:t>
            </w:r>
          </w:p>
        </w:tc>
        <w:tc>
          <w:tcPr>
            <w:tcW w:w="882" w:type="dxa"/>
            <w:gridSpan w:val="2"/>
            <w:tcBorders>
              <w:top w:val="nil"/>
              <w:left w:val="nil"/>
              <w:bottom w:val="nil"/>
              <w:right w:val="nil"/>
            </w:tcBorders>
            <w:noWrap/>
            <w:vAlign w:val="bottom"/>
          </w:tcPr>
          <w:p w:rsidRPr="00497212" w:rsidR="00BC3515" w:rsidP="00497212" w:rsidRDefault="00BC3515" w14:paraId="05FF16B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617E09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9DFAD79" w14:textId="77777777">
        <w:trPr>
          <w:trHeight w:val="300"/>
        </w:trPr>
        <w:tc>
          <w:tcPr>
            <w:tcW w:w="622" w:type="dxa"/>
            <w:tcBorders>
              <w:top w:val="nil"/>
              <w:left w:val="nil"/>
              <w:bottom w:val="nil"/>
              <w:right w:val="nil"/>
            </w:tcBorders>
            <w:noWrap/>
            <w:vAlign w:val="bottom"/>
          </w:tcPr>
          <w:p w:rsidRPr="00497212" w:rsidR="00BC3515" w:rsidP="00497212" w:rsidRDefault="00BC3515" w14:paraId="107A93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1993</w:t>
            </w:r>
          </w:p>
        </w:tc>
        <w:tc>
          <w:tcPr>
            <w:tcW w:w="1305" w:type="dxa"/>
            <w:tcBorders>
              <w:top w:val="nil"/>
              <w:left w:val="nil"/>
              <w:bottom w:val="nil"/>
              <w:right w:val="nil"/>
            </w:tcBorders>
            <w:noWrap/>
            <w:vAlign w:val="bottom"/>
          </w:tcPr>
          <w:p w:rsidRPr="00497212" w:rsidR="00BC3515" w:rsidP="00497212" w:rsidRDefault="00BC3515" w14:paraId="496D28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71539.14</w:t>
            </w:r>
          </w:p>
        </w:tc>
        <w:tc>
          <w:tcPr>
            <w:tcW w:w="1279" w:type="dxa"/>
            <w:tcBorders>
              <w:top w:val="nil"/>
              <w:left w:val="nil"/>
              <w:bottom w:val="nil"/>
              <w:right w:val="nil"/>
            </w:tcBorders>
            <w:noWrap/>
            <w:vAlign w:val="bottom"/>
          </w:tcPr>
          <w:p w:rsidRPr="00497212" w:rsidR="00BC3515" w:rsidP="00497212" w:rsidRDefault="00BC3515" w14:paraId="7BADDF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53746.62</w:t>
            </w:r>
          </w:p>
        </w:tc>
        <w:tc>
          <w:tcPr>
            <w:tcW w:w="1306" w:type="dxa"/>
            <w:tcBorders>
              <w:top w:val="nil"/>
              <w:left w:val="nil"/>
              <w:bottom w:val="nil"/>
              <w:right w:val="nil"/>
            </w:tcBorders>
            <w:noWrap/>
            <w:vAlign w:val="bottom"/>
          </w:tcPr>
          <w:p w:rsidRPr="00497212" w:rsidR="00BC3515" w:rsidP="00497212" w:rsidRDefault="00BC3515" w14:paraId="585A05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95221.78</w:t>
            </w:r>
          </w:p>
        </w:tc>
        <w:tc>
          <w:tcPr>
            <w:tcW w:w="1063" w:type="dxa"/>
            <w:tcBorders>
              <w:top w:val="nil"/>
              <w:left w:val="nil"/>
              <w:bottom w:val="nil"/>
              <w:right w:val="nil"/>
            </w:tcBorders>
            <w:noWrap/>
            <w:vAlign w:val="bottom"/>
          </w:tcPr>
          <w:p w:rsidRPr="00497212" w:rsidR="00BC3515" w:rsidP="00497212" w:rsidRDefault="00BC3515" w14:paraId="109766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16697.26</w:t>
            </w:r>
          </w:p>
        </w:tc>
        <w:tc>
          <w:tcPr>
            <w:tcW w:w="1062" w:type="dxa"/>
            <w:tcBorders>
              <w:top w:val="nil"/>
              <w:left w:val="nil"/>
              <w:bottom w:val="nil"/>
              <w:right w:val="nil"/>
            </w:tcBorders>
            <w:noWrap/>
            <w:vAlign w:val="bottom"/>
          </w:tcPr>
          <w:p w:rsidRPr="00497212" w:rsidR="00BC3515" w:rsidP="00497212" w:rsidRDefault="00BC3515" w14:paraId="1B4CDA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13740.18</w:t>
            </w:r>
          </w:p>
        </w:tc>
        <w:tc>
          <w:tcPr>
            <w:tcW w:w="1128" w:type="dxa"/>
            <w:tcBorders>
              <w:top w:val="nil"/>
              <w:left w:val="nil"/>
              <w:bottom w:val="nil"/>
              <w:right w:val="nil"/>
            </w:tcBorders>
            <w:noWrap/>
            <w:vAlign w:val="bottom"/>
          </w:tcPr>
          <w:p w:rsidRPr="00497212" w:rsidR="00BC3515" w:rsidP="00497212" w:rsidRDefault="00BC3515" w14:paraId="6E79170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20290.74</w:t>
            </w:r>
          </w:p>
        </w:tc>
        <w:tc>
          <w:tcPr>
            <w:tcW w:w="882" w:type="dxa"/>
            <w:gridSpan w:val="2"/>
            <w:tcBorders>
              <w:top w:val="nil"/>
              <w:left w:val="nil"/>
              <w:bottom w:val="nil"/>
              <w:right w:val="nil"/>
            </w:tcBorders>
            <w:noWrap/>
            <w:vAlign w:val="bottom"/>
          </w:tcPr>
          <w:p w:rsidRPr="00497212" w:rsidR="00BC3515" w:rsidP="00497212" w:rsidRDefault="00BC3515" w14:paraId="367698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7ECFEDB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A757082" w14:textId="77777777">
        <w:trPr>
          <w:trHeight w:val="300"/>
        </w:trPr>
        <w:tc>
          <w:tcPr>
            <w:tcW w:w="622" w:type="dxa"/>
            <w:tcBorders>
              <w:top w:val="nil"/>
              <w:left w:val="nil"/>
              <w:bottom w:val="nil"/>
              <w:right w:val="nil"/>
            </w:tcBorders>
            <w:noWrap/>
            <w:vAlign w:val="bottom"/>
          </w:tcPr>
          <w:p w:rsidRPr="00497212" w:rsidR="00BC3515" w:rsidP="00497212" w:rsidRDefault="00BC3515" w14:paraId="650EB7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1994</w:t>
            </w:r>
          </w:p>
        </w:tc>
        <w:tc>
          <w:tcPr>
            <w:tcW w:w="1305" w:type="dxa"/>
            <w:tcBorders>
              <w:top w:val="nil"/>
              <w:left w:val="nil"/>
              <w:bottom w:val="nil"/>
              <w:right w:val="nil"/>
            </w:tcBorders>
            <w:noWrap/>
            <w:vAlign w:val="bottom"/>
          </w:tcPr>
          <w:p w:rsidRPr="00497212" w:rsidR="00BC3515" w:rsidP="00497212" w:rsidRDefault="00BC3515" w14:paraId="00AB19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87903.95</w:t>
            </w:r>
          </w:p>
        </w:tc>
        <w:tc>
          <w:tcPr>
            <w:tcW w:w="1279" w:type="dxa"/>
            <w:tcBorders>
              <w:top w:val="nil"/>
              <w:left w:val="nil"/>
              <w:bottom w:val="nil"/>
              <w:right w:val="nil"/>
            </w:tcBorders>
            <w:noWrap/>
            <w:vAlign w:val="bottom"/>
          </w:tcPr>
          <w:p w:rsidRPr="00497212" w:rsidR="00BC3515" w:rsidP="00497212" w:rsidRDefault="00BC3515" w14:paraId="3F0FBF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66856.62</w:t>
            </w:r>
          </w:p>
        </w:tc>
        <w:tc>
          <w:tcPr>
            <w:tcW w:w="1306" w:type="dxa"/>
            <w:tcBorders>
              <w:top w:val="nil"/>
              <w:left w:val="nil"/>
              <w:bottom w:val="nil"/>
              <w:right w:val="nil"/>
            </w:tcBorders>
            <w:noWrap/>
            <w:vAlign w:val="bottom"/>
          </w:tcPr>
          <w:p w:rsidRPr="00497212" w:rsidR="00BC3515" w:rsidP="00497212" w:rsidRDefault="00BC3515" w14:paraId="5A3134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115577.2</w:t>
            </w:r>
          </w:p>
        </w:tc>
        <w:tc>
          <w:tcPr>
            <w:tcW w:w="1063" w:type="dxa"/>
            <w:tcBorders>
              <w:top w:val="nil"/>
              <w:left w:val="nil"/>
              <w:bottom w:val="nil"/>
              <w:right w:val="nil"/>
            </w:tcBorders>
            <w:noWrap/>
            <w:vAlign w:val="bottom"/>
          </w:tcPr>
          <w:p w:rsidRPr="00497212" w:rsidR="00BC3515" w:rsidP="00497212" w:rsidRDefault="00BC3515" w14:paraId="2CC7BD8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20887.37</w:t>
            </w:r>
          </w:p>
        </w:tc>
        <w:tc>
          <w:tcPr>
            <w:tcW w:w="1062" w:type="dxa"/>
            <w:tcBorders>
              <w:top w:val="nil"/>
              <w:left w:val="nil"/>
              <w:bottom w:val="nil"/>
              <w:right w:val="nil"/>
            </w:tcBorders>
            <w:noWrap/>
            <w:vAlign w:val="bottom"/>
          </w:tcPr>
          <w:p w:rsidRPr="00497212" w:rsidR="00BC3515" w:rsidP="00497212" w:rsidRDefault="00BC3515" w14:paraId="05BF2A6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17149.16</w:t>
            </w:r>
          </w:p>
        </w:tc>
        <w:tc>
          <w:tcPr>
            <w:tcW w:w="1128" w:type="dxa"/>
            <w:tcBorders>
              <w:top w:val="nil"/>
              <w:left w:val="nil"/>
              <w:bottom w:val="nil"/>
              <w:right w:val="nil"/>
            </w:tcBorders>
            <w:noWrap/>
            <w:vAlign w:val="bottom"/>
          </w:tcPr>
          <w:p w:rsidRPr="00497212" w:rsidR="00BC3515" w:rsidP="00497212" w:rsidRDefault="00BC3515" w14:paraId="11C99D8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25440.45</w:t>
            </w:r>
          </w:p>
        </w:tc>
        <w:tc>
          <w:tcPr>
            <w:tcW w:w="882" w:type="dxa"/>
            <w:gridSpan w:val="2"/>
            <w:tcBorders>
              <w:top w:val="nil"/>
              <w:left w:val="nil"/>
              <w:bottom w:val="nil"/>
              <w:right w:val="nil"/>
            </w:tcBorders>
            <w:noWrap/>
            <w:vAlign w:val="bottom"/>
          </w:tcPr>
          <w:p w:rsidRPr="00497212" w:rsidR="00BC3515" w:rsidP="00497212" w:rsidRDefault="00BC3515" w14:paraId="7EAC6E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82B269F"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E33064B" w14:textId="77777777">
        <w:trPr>
          <w:trHeight w:val="300"/>
        </w:trPr>
        <w:tc>
          <w:tcPr>
            <w:tcW w:w="622" w:type="dxa"/>
            <w:tcBorders>
              <w:top w:val="nil"/>
              <w:left w:val="nil"/>
              <w:bottom w:val="nil"/>
              <w:right w:val="nil"/>
            </w:tcBorders>
            <w:noWrap/>
            <w:vAlign w:val="bottom"/>
          </w:tcPr>
          <w:p w:rsidRPr="00497212" w:rsidR="00BC3515" w:rsidP="00497212" w:rsidRDefault="00BC3515" w14:paraId="366A27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1995</w:t>
            </w:r>
          </w:p>
        </w:tc>
        <w:tc>
          <w:tcPr>
            <w:tcW w:w="1305" w:type="dxa"/>
            <w:tcBorders>
              <w:top w:val="nil"/>
              <w:left w:val="nil"/>
              <w:bottom w:val="nil"/>
              <w:right w:val="nil"/>
            </w:tcBorders>
            <w:noWrap/>
            <w:vAlign w:val="bottom"/>
          </w:tcPr>
          <w:p w:rsidRPr="00497212" w:rsidR="00BC3515" w:rsidP="00497212" w:rsidRDefault="00BC3515" w14:paraId="218412F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116774.5</w:t>
            </w:r>
          </w:p>
        </w:tc>
        <w:tc>
          <w:tcPr>
            <w:tcW w:w="1279" w:type="dxa"/>
            <w:tcBorders>
              <w:top w:val="nil"/>
              <w:left w:val="nil"/>
              <w:bottom w:val="nil"/>
              <w:right w:val="nil"/>
            </w:tcBorders>
            <w:noWrap/>
            <w:vAlign w:val="bottom"/>
          </w:tcPr>
          <w:p w:rsidRPr="00497212" w:rsidR="00BC3515" w:rsidP="00497212" w:rsidRDefault="00BC3515" w14:paraId="62D8979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89009.71</w:t>
            </w:r>
          </w:p>
        </w:tc>
        <w:tc>
          <w:tcPr>
            <w:tcW w:w="1306" w:type="dxa"/>
            <w:tcBorders>
              <w:top w:val="nil"/>
              <w:left w:val="nil"/>
              <w:bottom w:val="nil"/>
              <w:right w:val="nil"/>
            </w:tcBorders>
            <w:noWrap/>
            <w:vAlign w:val="bottom"/>
          </w:tcPr>
          <w:p w:rsidRPr="00497212" w:rsidR="00BC3515" w:rsidP="00497212" w:rsidRDefault="00BC3515" w14:paraId="2A3CAAD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153199.9</w:t>
            </w:r>
          </w:p>
        </w:tc>
        <w:tc>
          <w:tcPr>
            <w:tcW w:w="1063" w:type="dxa"/>
            <w:tcBorders>
              <w:top w:val="nil"/>
              <w:left w:val="nil"/>
              <w:bottom w:val="nil"/>
              <w:right w:val="nil"/>
            </w:tcBorders>
            <w:noWrap/>
            <w:vAlign w:val="bottom"/>
          </w:tcPr>
          <w:p w:rsidRPr="00497212" w:rsidR="00BC3515" w:rsidP="00497212" w:rsidRDefault="00BC3515" w14:paraId="7471CC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30546.34</w:t>
            </w:r>
          </w:p>
        </w:tc>
        <w:tc>
          <w:tcPr>
            <w:tcW w:w="1062" w:type="dxa"/>
            <w:tcBorders>
              <w:top w:val="nil"/>
              <w:left w:val="nil"/>
              <w:bottom w:val="nil"/>
              <w:right w:val="nil"/>
            </w:tcBorders>
            <w:noWrap/>
            <w:vAlign w:val="bottom"/>
          </w:tcPr>
          <w:p w:rsidRPr="00497212" w:rsidR="00BC3515" w:rsidP="00497212" w:rsidRDefault="00BC3515" w14:paraId="4CBC23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25007.79</w:t>
            </w:r>
          </w:p>
        </w:tc>
        <w:tc>
          <w:tcPr>
            <w:tcW w:w="1128" w:type="dxa"/>
            <w:tcBorders>
              <w:top w:val="nil"/>
              <w:left w:val="nil"/>
              <w:bottom w:val="nil"/>
              <w:right w:val="nil"/>
            </w:tcBorders>
            <w:noWrap/>
            <w:vAlign w:val="bottom"/>
          </w:tcPr>
          <w:p w:rsidRPr="00497212" w:rsidR="00BC3515" w:rsidP="00497212" w:rsidRDefault="00BC3515" w14:paraId="68A7DE7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37311.51</w:t>
            </w:r>
          </w:p>
        </w:tc>
        <w:tc>
          <w:tcPr>
            <w:tcW w:w="882" w:type="dxa"/>
            <w:gridSpan w:val="2"/>
            <w:tcBorders>
              <w:top w:val="nil"/>
              <w:left w:val="nil"/>
              <w:bottom w:val="nil"/>
              <w:right w:val="nil"/>
            </w:tcBorders>
            <w:noWrap/>
            <w:vAlign w:val="bottom"/>
          </w:tcPr>
          <w:p w:rsidRPr="00497212" w:rsidR="00BC3515" w:rsidP="00497212" w:rsidRDefault="00BC3515" w14:paraId="0B0F76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B315266"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21249CB" w14:textId="77777777">
        <w:trPr>
          <w:trHeight w:val="300"/>
        </w:trPr>
        <w:tc>
          <w:tcPr>
            <w:tcW w:w="622" w:type="dxa"/>
            <w:tcBorders>
              <w:top w:val="nil"/>
              <w:left w:val="nil"/>
              <w:bottom w:val="nil"/>
              <w:right w:val="nil"/>
            </w:tcBorders>
            <w:noWrap/>
            <w:vAlign w:val="bottom"/>
          </w:tcPr>
          <w:p w:rsidRPr="00497212" w:rsidR="00BC3515" w:rsidP="00497212" w:rsidRDefault="00BC3515" w14:paraId="668553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1996</w:t>
            </w:r>
          </w:p>
        </w:tc>
        <w:tc>
          <w:tcPr>
            <w:tcW w:w="1305" w:type="dxa"/>
            <w:tcBorders>
              <w:top w:val="nil"/>
              <w:left w:val="nil"/>
              <w:bottom w:val="nil"/>
              <w:right w:val="nil"/>
            </w:tcBorders>
            <w:noWrap/>
            <w:vAlign w:val="bottom"/>
          </w:tcPr>
          <w:p w:rsidRPr="00497212" w:rsidR="00BC3515" w:rsidP="00497212" w:rsidRDefault="00BC3515" w14:paraId="23D496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116891.3</w:t>
            </w:r>
          </w:p>
        </w:tc>
        <w:tc>
          <w:tcPr>
            <w:tcW w:w="1279" w:type="dxa"/>
            <w:tcBorders>
              <w:top w:val="nil"/>
              <w:left w:val="nil"/>
              <w:bottom w:val="nil"/>
              <w:right w:val="nil"/>
            </w:tcBorders>
            <w:noWrap/>
            <w:vAlign w:val="bottom"/>
          </w:tcPr>
          <w:p w:rsidRPr="00497212" w:rsidR="00BC3515" w:rsidP="00497212" w:rsidRDefault="00BC3515" w14:paraId="2D98CC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89331.33</w:t>
            </w:r>
          </w:p>
        </w:tc>
        <w:tc>
          <w:tcPr>
            <w:tcW w:w="1306" w:type="dxa"/>
            <w:tcBorders>
              <w:top w:val="nil"/>
              <w:left w:val="nil"/>
              <w:bottom w:val="nil"/>
              <w:right w:val="nil"/>
            </w:tcBorders>
            <w:noWrap/>
            <w:vAlign w:val="bottom"/>
          </w:tcPr>
          <w:p w:rsidRPr="00497212" w:rsidR="00BC3515" w:rsidP="00497212" w:rsidRDefault="00BC3515" w14:paraId="59EDAB2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152954</w:t>
            </w:r>
          </w:p>
        </w:tc>
        <w:tc>
          <w:tcPr>
            <w:tcW w:w="1063" w:type="dxa"/>
            <w:tcBorders>
              <w:top w:val="nil"/>
              <w:left w:val="nil"/>
              <w:bottom w:val="nil"/>
              <w:right w:val="nil"/>
            </w:tcBorders>
            <w:noWrap/>
            <w:vAlign w:val="bottom"/>
          </w:tcPr>
          <w:p w:rsidRPr="00497212" w:rsidR="00BC3515" w:rsidP="00497212" w:rsidRDefault="00BC3515" w14:paraId="0DCBB9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32144.61</w:t>
            </w:r>
          </w:p>
        </w:tc>
        <w:tc>
          <w:tcPr>
            <w:tcW w:w="1062" w:type="dxa"/>
            <w:tcBorders>
              <w:top w:val="nil"/>
              <w:left w:val="nil"/>
              <w:bottom w:val="nil"/>
              <w:right w:val="nil"/>
            </w:tcBorders>
            <w:noWrap/>
            <w:vAlign w:val="bottom"/>
          </w:tcPr>
          <w:p w:rsidRPr="00497212" w:rsidR="00BC3515" w:rsidP="00497212" w:rsidRDefault="00BC3515" w14:paraId="5B8634C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26583.2</w:t>
            </w:r>
          </w:p>
        </w:tc>
        <w:tc>
          <w:tcPr>
            <w:tcW w:w="1128" w:type="dxa"/>
            <w:tcBorders>
              <w:top w:val="nil"/>
              <w:left w:val="nil"/>
              <w:bottom w:val="nil"/>
              <w:right w:val="nil"/>
            </w:tcBorders>
            <w:noWrap/>
            <w:vAlign w:val="bottom"/>
          </w:tcPr>
          <w:p w:rsidRPr="00497212" w:rsidR="00BC3515" w:rsidP="00497212" w:rsidRDefault="00BC3515" w14:paraId="46A3C4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38869.5</w:t>
            </w:r>
          </w:p>
        </w:tc>
        <w:tc>
          <w:tcPr>
            <w:tcW w:w="882" w:type="dxa"/>
            <w:gridSpan w:val="2"/>
            <w:tcBorders>
              <w:top w:val="nil"/>
              <w:left w:val="nil"/>
              <w:bottom w:val="nil"/>
              <w:right w:val="nil"/>
            </w:tcBorders>
            <w:noWrap/>
            <w:vAlign w:val="bottom"/>
          </w:tcPr>
          <w:p w:rsidRPr="00497212" w:rsidR="00BC3515" w:rsidP="00497212" w:rsidRDefault="00BC3515" w14:paraId="13B39F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D04894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5252AFB" w14:textId="77777777">
        <w:trPr>
          <w:trHeight w:val="300"/>
        </w:trPr>
        <w:tc>
          <w:tcPr>
            <w:tcW w:w="622" w:type="dxa"/>
            <w:tcBorders>
              <w:top w:val="nil"/>
              <w:left w:val="nil"/>
              <w:bottom w:val="nil"/>
              <w:right w:val="nil"/>
            </w:tcBorders>
            <w:noWrap/>
            <w:vAlign w:val="bottom"/>
          </w:tcPr>
          <w:p w:rsidRPr="00497212" w:rsidR="00BC3515" w:rsidP="00497212" w:rsidRDefault="00BC3515" w14:paraId="72A5E0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1997</w:t>
            </w:r>
          </w:p>
        </w:tc>
        <w:tc>
          <w:tcPr>
            <w:tcW w:w="1305" w:type="dxa"/>
            <w:tcBorders>
              <w:top w:val="nil"/>
              <w:left w:val="nil"/>
              <w:bottom w:val="nil"/>
              <w:right w:val="nil"/>
            </w:tcBorders>
            <w:noWrap/>
            <w:vAlign w:val="bottom"/>
          </w:tcPr>
          <w:p w:rsidRPr="00497212" w:rsidR="00BC3515" w:rsidP="00497212" w:rsidRDefault="00BC3515" w14:paraId="609588E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112420.3</w:t>
            </w:r>
          </w:p>
        </w:tc>
        <w:tc>
          <w:tcPr>
            <w:tcW w:w="1279" w:type="dxa"/>
            <w:tcBorders>
              <w:top w:val="nil"/>
              <w:left w:val="nil"/>
              <w:bottom w:val="nil"/>
              <w:right w:val="nil"/>
            </w:tcBorders>
            <w:noWrap/>
            <w:vAlign w:val="bottom"/>
          </w:tcPr>
          <w:p w:rsidRPr="00497212" w:rsidR="00BC3515" w:rsidP="00497212" w:rsidRDefault="00BC3515" w14:paraId="63B27B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86020.63</w:t>
            </w:r>
          </w:p>
        </w:tc>
        <w:tc>
          <w:tcPr>
            <w:tcW w:w="1306" w:type="dxa"/>
            <w:tcBorders>
              <w:top w:val="nil"/>
              <w:left w:val="nil"/>
              <w:bottom w:val="nil"/>
              <w:right w:val="nil"/>
            </w:tcBorders>
            <w:noWrap/>
            <w:vAlign w:val="bottom"/>
          </w:tcPr>
          <w:p w:rsidRPr="00497212" w:rsidR="00BC3515" w:rsidP="00497212" w:rsidRDefault="00BC3515" w14:paraId="51315A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146922.1</w:t>
            </w:r>
          </w:p>
        </w:tc>
        <w:tc>
          <w:tcPr>
            <w:tcW w:w="1063" w:type="dxa"/>
            <w:tcBorders>
              <w:top w:val="nil"/>
              <w:left w:val="nil"/>
              <w:bottom w:val="nil"/>
              <w:right w:val="nil"/>
            </w:tcBorders>
            <w:noWrap/>
            <w:vAlign w:val="bottom"/>
          </w:tcPr>
          <w:p w:rsidRPr="00497212" w:rsidR="00BC3515" w:rsidP="00497212" w:rsidRDefault="00BC3515" w14:paraId="6D702B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34544.37</w:t>
            </w:r>
          </w:p>
        </w:tc>
        <w:tc>
          <w:tcPr>
            <w:tcW w:w="1062" w:type="dxa"/>
            <w:tcBorders>
              <w:top w:val="nil"/>
              <w:left w:val="nil"/>
              <w:bottom w:val="nil"/>
              <w:right w:val="nil"/>
            </w:tcBorders>
            <w:noWrap/>
            <w:vAlign w:val="bottom"/>
          </w:tcPr>
          <w:p w:rsidRPr="00497212" w:rsidR="00BC3515" w:rsidP="00497212" w:rsidRDefault="00BC3515" w14:paraId="03368F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28417.67</w:t>
            </w:r>
          </w:p>
        </w:tc>
        <w:tc>
          <w:tcPr>
            <w:tcW w:w="1128" w:type="dxa"/>
            <w:tcBorders>
              <w:top w:val="nil"/>
              <w:left w:val="nil"/>
              <w:bottom w:val="nil"/>
              <w:right w:val="nil"/>
            </w:tcBorders>
            <w:noWrap/>
            <w:vAlign w:val="bottom"/>
          </w:tcPr>
          <w:p w:rsidRPr="00497212" w:rsidR="00BC3515" w:rsidP="00497212" w:rsidRDefault="00BC3515" w14:paraId="5F258C1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41991.97</w:t>
            </w:r>
          </w:p>
        </w:tc>
        <w:tc>
          <w:tcPr>
            <w:tcW w:w="882" w:type="dxa"/>
            <w:gridSpan w:val="2"/>
            <w:tcBorders>
              <w:top w:val="nil"/>
              <w:left w:val="nil"/>
              <w:bottom w:val="nil"/>
              <w:right w:val="nil"/>
            </w:tcBorders>
            <w:noWrap/>
            <w:vAlign w:val="bottom"/>
          </w:tcPr>
          <w:p w:rsidRPr="00497212" w:rsidR="00BC3515" w:rsidP="00497212" w:rsidRDefault="00BC3515" w14:paraId="3E7D25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20FD9D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033AE95" w14:textId="77777777">
        <w:trPr>
          <w:trHeight w:val="300"/>
        </w:trPr>
        <w:tc>
          <w:tcPr>
            <w:tcW w:w="622" w:type="dxa"/>
            <w:tcBorders>
              <w:top w:val="nil"/>
              <w:left w:val="nil"/>
              <w:bottom w:val="nil"/>
              <w:right w:val="nil"/>
            </w:tcBorders>
            <w:noWrap/>
            <w:vAlign w:val="bottom"/>
          </w:tcPr>
          <w:p w:rsidRPr="00497212" w:rsidR="00BC3515" w:rsidP="00497212" w:rsidRDefault="00BC3515" w14:paraId="4DEEAE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1998</w:t>
            </w:r>
          </w:p>
        </w:tc>
        <w:tc>
          <w:tcPr>
            <w:tcW w:w="1305" w:type="dxa"/>
            <w:tcBorders>
              <w:top w:val="nil"/>
              <w:left w:val="nil"/>
              <w:bottom w:val="nil"/>
              <w:right w:val="nil"/>
            </w:tcBorders>
            <w:noWrap/>
            <w:vAlign w:val="bottom"/>
          </w:tcPr>
          <w:p w:rsidRPr="00497212" w:rsidR="00BC3515" w:rsidP="00497212" w:rsidRDefault="00BC3515" w14:paraId="589C1F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128540.6</w:t>
            </w:r>
          </w:p>
        </w:tc>
        <w:tc>
          <w:tcPr>
            <w:tcW w:w="1279" w:type="dxa"/>
            <w:tcBorders>
              <w:top w:val="nil"/>
              <w:left w:val="nil"/>
              <w:bottom w:val="nil"/>
              <w:right w:val="nil"/>
            </w:tcBorders>
            <w:noWrap/>
            <w:vAlign w:val="bottom"/>
          </w:tcPr>
          <w:p w:rsidRPr="00497212" w:rsidR="00BC3515" w:rsidP="00497212" w:rsidRDefault="00BC3515" w14:paraId="787546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98658.49</w:t>
            </w:r>
          </w:p>
        </w:tc>
        <w:tc>
          <w:tcPr>
            <w:tcW w:w="1306" w:type="dxa"/>
            <w:tcBorders>
              <w:top w:val="nil"/>
              <w:left w:val="nil"/>
              <w:bottom w:val="nil"/>
              <w:right w:val="nil"/>
            </w:tcBorders>
            <w:noWrap/>
            <w:vAlign w:val="bottom"/>
          </w:tcPr>
          <w:p w:rsidRPr="00497212" w:rsidR="00BC3515" w:rsidP="00497212" w:rsidRDefault="00BC3515" w14:paraId="461C1B5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167473.5</w:t>
            </w:r>
          </w:p>
        </w:tc>
        <w:tc>
          <w:tcPr>
            <w:tcW w:w="1063" w:type="dxa"/>
            <w:tcBorders>
              <w:top w:val="nil"/>
              <w:left w:val="nil"/>
              <w:bottom w:val="nil"/>
              <w:right w:val="nil"/>
            </w:tcBorders>
            <w:noWrap/>
            <w:vAlign w:val="bottom"/>
          </w:tcPr>
          <w:p w:rsidRPr="00497212" w:rsidR="00BC3515" w:rsidP="00497212" w:rsidRDefault="00BC3515" w14:paraId="3F50CA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34752.26</w:t>
            </w:r>
          </w:p>
        </w:tc>
        <w:tc>
          <w:tcPr>
            <w:tcW w:w="1062" w:type="dxa"/>
            <w:tcBorders>
              <w:top w:val="nil"/>
              <w:left w:val="nil"/>
              <w:bottom w:val="nil"/>
              <w:right w:val="nil"/>
            </w:tcBorders>
            <w:noWrap/>
            <w:vAlign w:val="bottom"/>
          </w:tcPr>
          <w:p w:rsidRPr="00497212" w:rsidR="00BC3515" w:rsidP="00497212" w:rsidRDefault="00BC3515" w14:paraId="1968A2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28619.86</w:t>
            </w:r>
          </w:p>
        </w:tc>
        <w:tc>
          <w:tcPr>
            <w:tcW w:w="1128" w:type="dxa"/>
            <w:tcBorders>
              <w:top w:val="nil"/>
              <w:left w:val="nil"/>
              <w:bottom w:val="nil"/>
              <w:right w:val="nil"/>
            </w:tcBorders>
            <w:noWrap/>
            <w:vAlign w:val="bottom"/>
          </w:tcPr>
          <w:p w:rsidRPr="00497212" w:rsidR="00BC3515" w:rsidP="00497212" w:rsidRDefault="00BC3515" w14:paraId="5E1B8D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42198.67</w:t>
            </w:r>
          </w:p>
        </w:tc>
        <w:tc>
          <w:tcPr>
            <w:tcW w:w="882" w:type="dxa"/>
            <w:gridSpan w:val="2"/>
            <w:tcBorders>
              <w:top w:val="nil"/>
              <w:left w:val="nil"/>
              <w:bottom w:val="nil"/>
              <w:right w:val="nil"/>
            </w:tcBorders>
            <w:noWrap/>
            <w:vAlign w:val="bottom"/>
          </w:tcPr>
          <w:p w:rsidRPr="00497212" w:rsidR="00BC3515" w:rsidP="00497212" w:rsidRDefault="00BC3515" w14:paraId="620993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462DFE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CF15FA7" w14:textId="77777777">
        <w:trPr>
          <w:trHeight w:val="300"/>
        </w:trPr>
        <w:tc>
          <w:tcPr>
            <w:tcW w:w="622" w:type="dxa"/>
            <w:tcBorders>
              <w:top w:val="nil"/>
              <w:left w:val="nil"/>
              <w:bottom w:val="nil"/>
              <w:right w:val="nil"/>
            </w:tcBorders>
            <w:noWrap/>
            <w:vAlign w:val="bottom"/>
          </w:tcPr>
          <w:p w:rsidRPr="00497212" w:rsidR="00BC3515" w:rsidP="00497212" w:rsidRDefault="00BC3515" w14:paraId="59BD36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1999</w:t>
            </w:r>
          </w:p>
        </w:tc>
        <w:tc>
          <w:tcPr>
            <w:tcW w:w="1305" w:type="dxa"/>
            <w:tcBorders>
              <w:top w:val="nil"/>
              <w:left w:val="nil"/>
              <w:bottom w:val="nil"/>
              <w:right w:val="nil"/>
            </w:tcBorders>
            <w:noWrap/>
            <w:vAlign w:val="bottom"/>
          </w:tcPr>
          <w:p w:rsidRPr="00497212" w:rsidR="00BC3515" w:rsidP="00497212" w:rsidRDefault="00BC3515" w14:paraId="4AE301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126121.4</w:t>
            </w:r>
          </w:p>
        </w:tc>
        <w:tc>
          <w:tcPr>
            <w:tcW w:w="1279" w:type="dxa"/>
            <w:tcBorders>
              <w:top w:val="nil"/>
              <w:left w:val="nil"/>
              <w:bottom w:val="nil"/>
              <w:right w:val="nil"/>
            </w:tcBorders>
            <w:noWrap/>
            <w:vAlign w:val="bottom"/>
          </w:tcPr>
          <w:p w:rsidRPr="00497212" w:rsidR="00BC3515" w:rsidP="00497212" w:rsidRDefault="00BC3515" w14:paraId="01AF87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97218.08</w:t>
            </w:r>
          </w:p>
        </w:tc>
        <w:tc>
          <w:tcPr>
            <w:tcW w:w="1306" w:type="dxa"/>
            <w:tcBorders>
              <w:top w:val="nil"/>
              <w:left w:val="nil"/>
              <w:bottom w:val="nil"/>
              <w:right w:val="nil"/>
            </w:tcBorders>
            <w:noWrap/>
            <w:vAlign w:val="bottom"/>
          </w:tcPr>
          <w:p w:rsidRPr="00497212" w:rsidR="00BC3515" w:rsidP="00497212" w:rsidRDefault="00BC3515" w14:paraId="45E3FBB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163617.7</w:t>
            </w:r>
          </w:p>
        </w:tc>
        <w:tc>
          <w:tcPr>
            <w:tcW w:w="1063" w:type="dxa"/>
            <w:tcBorders>
              <w:top w:val="nil"/>
              <w:left w:val="nil"/>
              <w:bottom w:val="nil"/>
              <w:right w:val="nil"/>
            </w:tcBorders>
            <w:noWrap/>
            <w:vAlign w:val="bottom"/>
          </w:tcPr>
          <w:p w:rsidRPr="00497212" w:rsidR="00BC3515" w:rsidP="00497212" w:rsidRDefault="00BC3515" w14:paraId="563D4D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31257.04</w:t>
            </w:r>
          </w:p>
        </w:tc>
        <w:tc>
          <w:tcPr>
            <w:tcW w:w="1062" w:type="dxa"/>
            <w:tcBorders>
              <w:top w:val="nil"/>
              <w:left w:val="nil"/>
              <w:bottom w:val="nil"/>
              <w:right w:val="nil"/>
            </w:tcBorders>
            <w:noWrap/>
            <w:vAlign w:val="bottom"/>
          </w:tcPr>
          <w:p w:rsidRPr="00497212" w:rsidR="00BC3515" w:rsidP="00497212" w:rsidRDefault="00BC3515" w14:paraId="08D57E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25208.32</w:t>
            </w:r>
          </w:p>
        </w:tc>
        <w:tc>
          <w:tcPr>
            <w:tcW w:w="1128" w:type="dxa"/>
            <w:tcBorders>
              <w:top w:val="nil"/>
              <w:left w:val="nil"/>
              <w:bottom w:val="nil"/>
              <w:right w:val="nil"/>
            </w:tcBorders>
            <w:noWrap/>
            <w:vAlign w:val="bottom"/>
          </w:tcPr>
          <w:p w:rsidRPr="00497212" w:rsidR="00BC3515" w:rsidP="00497212" w:rsidRDefault="00BC3515" w14:paraId="01586D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38757.16</w:t>
            </w:r>
          </w:p>
        </w:tc>
        <w:tc>
          <w:tcPr>
            <w:tcW w:w="882" w:type="dxa"/>
            <w:gridSpan w:val="2"/>
            <w:tcBorders>
              <w:top w:val="nil"/>
              <w:left w:val="nil"/>
              <w:bottom w:val="nil"/>
              <w:right w:val="nil"/>
            </w:tcBorders>
            <w:noWrap/>
            <w:vAlign w:val="bottom"/>
          </w:tcPr>
          <w:p w:rsidRPr="00497212" w:rsidR="00BC3515" w:rsidP="00497212" w:rsidRDefault="00BC3515" w14:paraId="385ABB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0BE435D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A2D1B26" w14:textId="77777777">
        <w:trPr>
          <w:trHeight w:val="300"/>
        </w:trPr>
        <w:tc>
          <w:tcPr>
            <w:tcW w:w="622" w:type="dxa"/>
            <w:tcBorders>
              <w:top w:val="nil"/>
              <w:left w:val="nil"/>
              <w:bottom w:val="nil"/>
              <w:right w:val="nil"/>
            </w:tcBorders>
            <w:noWrap/>
            <w:vAlign w:val="bottom"/>
          </w:tcPr>
          <w:p w:rsidRPr="00497212" w:rsidR="00BC3515" w:rsidP="00497212" w:rsidRDefault="00BC3515" w14:paraId="62EF63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2000</w:t>
            </w:r>
          </w:p>
        </w:tc>
        <w:tc>
          <w:tcPr>
            <w:tcW w:w="1305" w:type="dxa"/>
            <w:tcBorders>
              <w:top w:val="nil"/>
              <w:left w:val="nil"/>
              <w:bottom w:val="nil"/>
              <w:right w:val="nil"/>
            </w:tcBorders>
            <w:noWrap/>
            <w:vAlign w:val="bottom"/>
          </w:tcPr>
          <w:p w:rsidRPr="00497212" w:rsidR="00BC3515" w:rsidP="00497212" w:rsidRDefault="00BC3515" w14:paraId="14C943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87378.1</w:t>
            </w:r>
          </w:p>
        </w:tc>
        <w:tc>
          <w:tcPr>
            <w:tcW w:w="1279" w:type="dxa"/>
            <w:tcBorders>
              <w:top w:val="nil"/>
              <w:left w:val="nil"/>
              <w:bottom w:val="nil"/>
              <w:right w:val="nil"/>
            </w:tcBorders>
            <w:noWrap/>
            <w:vAlign w:val="bottom"/>
          </w:tcPr>
          <w:p w:rsidRPr="00497212" w:rsidR="00BC3515" w:rsidP="00497212" w:rsidRDefault="00BC3515" w14:paraId="083EA7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66753.02</w:t>
            </w:r>
          </w:p>
        </w:tc>
        <w:tc>
          <w:tcPr>
            <w:tcW w:w="1306" w:type="dxa"/>
            <w:tcBorders>
              <w:top w:val="nil"/>
              <w:left w:val="nil"/>
              <w:bottom w:val="nil"/>
              <w:right w:val="nil"/>
            </w:tcBorders>
            <w:noWrap/>
            <w:vAlign w:val="bottom"/>
          </w:tcPr>
          <w:p w:rsidRPr="00497212" w:rsidR="00BC3515" w:rsidP="00497212" w:rsidRDefault="00BC3515" w14:paraId="66BDBD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114375.8</w:t>
            </w:r>
          </w:p>
        </w:tc>
        <w:tc>
          <w:tcPr>
            <w:tcW w:w="1063" w:type="dxa"/>
            <w:tcBorders>
              <w:top w:val="nil"/>
              <w:left w:val="nil"/>
              <w:bottom w:val="nil"/>
              <w:right w:val="nil"/>
            </w:tcBorders>
            <w:noWrap/>
            <w:vAlign w:val="bottom"/>
          </w:tcPr>
          <w:p w:rsidRPr="00497212" w:rsidR="00BC3515" w:rsidP="00497212" w:rsidRDefault="00BC3515" w14:paraId="180DD9D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33289.59</w:t>
            </w:r>
          </w:p>
        </w:tc>
        <w:tc>
          <w:tcPr>
            <w:tcW w:w="1062" w:type="dxa"/>
            <w:tcBorders>
              <w:top w:val="nil"/>
              <w:left w:val="nil"/>
              <w:bottom w:val="nil"/>
              <w:right w:val="nil"/>
            </w:tcBorders>
            <w:noWrap/>
            <w:vAlign w:val="bottom"/>
          </w:tcPr>
          <w:p w:rsidRPr="00497212" w:rsidR="00BC3515" w:rsidP="00497212" w:rsidRDefault="00BC3515" w14:paraId="666A8C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27009.57</w:t>
            </w:r>
          </w:p>
        </w:tc>
        <w:tc>
          <w:tcPr>
            <w:tcW w:w="1128" w:type="dxa"/>
            <w:tcBorders>
              <w:top w:val="nil"/>
              <w:left w:val="nil"/>
              <w:bottom w:val="nil"/>
              <w:right w:val="nil"/>
            </w:tcBorders>
            <w:noWrap/>
            <w:vAlign w:val="bottom"/>
          </w:tcPr>
          <w:p w:rsidRPr="00497212" w:rsidR="00BC3515" w:rsidP="00497212" w:rsidRDefault="00BC3515" w14:paraId="20975FF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41029.79</w:t>
            </w:r>
          </w:p>
        </w:tc>
        <w:tc>
          <w:tcPr>
            <w:tcW w:w="882" w:type="dxa"/>
            <w:gridSpan w:val="2"/>
            <w:tcBorders>
              <w:top w:val="nil"/>
              <w:left w:val="nil"/>
              <w:bottom w:val="nil"/>
              <w:right w:val="nil"/>
            </w:tcBorders>
            <w:noWrap/>
            <w:vAlign w:val="bottom"/>
          </w:tcPr>
          <w:p w:rsidRPr="00497212" w:rsidR="00BC3515" w:rsidP="00497212" w:rsidRDefault="00BC3515" w14:paraId="6A4875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78C0092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13006E23" w14:textId="77777777">
        <w:trPr>
          <w:trHeight w:val="300"/>
        </w:trPr>
        <w:tc>
          <w:tcPr>
            <w:tcW w:w="622" w:type="dxa"/>
            <w:tcBorders>
              <w:top w:val="nil"/>
              <w:left w:val="nil"/>
              <w:bottom w:val="nil"/>
              <w:right w:val="nil"/>
            </w:tcBorders>
            <w:noWrap/>
            <w:vAlign w:val="bottom"/>
          </w:tcPr>
          <w:p w:rsidRPr="00497212" w:rsidR="00BC3515" w:rsidP="00497212" w:rsidRDefault="00BC3515" w14:paraId="2F7781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2001</w:t>
            </w:r>
          </w:p>
        </w:tc>
        <w:tc>
          <w:tcPr>
            <w:tcW w:w="1305" w:type="dxa"/>
            <w:tcBorders>
              <w:top w:val="nil"/>
              <w:left w:val="nil"/>
              <w:bottom w:val="nil"/>
              <w:right w:val="nil"/>
            </w:tcBorders>
            <w:noWrap/>
            <w:vAlign w:val="bottom"/>
          </w:tcPr>
          <w:p w:rsidRPr="00497212" w:rsidR="00BC3515" w:rsidP="00497212" w:rsidRDefault="00BC3515" w14:paraId="16A87A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89232.45</w:t>
            </w:r>
          </w:p>
        </w:tc>
        <w:tc>
          <w:tcPr>
            <w:tcW w:w="1279" w:type="dxa"/>
            <w:tcBorders>
              <w:top w:val="nil"/>
              <w:left w:val="nil"/>
              <w:bottom w:val="nil"/>
              <w:right w:val="nil"/>
            </w:tcBorders>
            <w:noWrap/>
            <w:vAlign w:val="bottom"/>
          </w:tcPr>
          <w:p w:rsidRPr="00497212" w:rsidR="00BC3515" w:rsidP="00497212" w:rsidRDefault="00BC3515" w14:paraId="5881D8E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68454.84</w:t>
            </w:r>
          </w:p>
        </w:tc>
        <w:tc>
          <w:tcPr>
            <w:tcW w:w="1306" w:type="dxa"/>
            <w:tcBorders>
              <w:top w:val="nil"/>
              <w:left w:val="nil"/>
              <w:bottom w:val="nil"/>
              <w:right w:val="nil"/>
            </w:tcBorders>
            <w:noWrap/>
            <w:vAlign w:val="bottom"/>
          </w:tcPr>
          <w:p w:rsidRPr="00497212" w:rsidR="00BC3515" w:rsidP="00497212" w:rsidRDefault="00BC3515" w14:paraId="0869FB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116316.5</w:t>
            </w:r>
          </w:p>
        </w:tc>
        <w:tc>
          <w:tcPr>
            <w:tcW w:w="1063" w:type="dxa"/>
            <w:tcBorders>
              <w:top w:val="nil"/>
              <w:left w:val="nil"/>
              <w:bottom w:val="nil"/>
              <w:right w:val="nil"/>
            </w:tcBorders>
            <w:noWrap/>
            <w:vAlign w:val="bottom"/>
          </w:tcPr>
          <w:p w:rsidRPr="00497212" w:rsidR="00BC3515" w:rsidP="00497212" w:rsidRDefault="00BC3515" w14:paraId="64DC1D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32273.44</w:t>
            </w:r>
          </w:p>
        </w:tc>
        <w:tc>
          <w:tcPr>
            <w:tcW w:w="1062" w:type="dxa"/>
            <w:tcBorders>
              <w:top w:val="nil"/>
              <w:left w:val="nil"/>
              <w:bottom w:val="nil"/>
              <w:right w:val="nil"/>
            </w:tcBorders>
            <w:noWrap/>
            <w:vAlign w:val="bottom"/>
          </w:tcPr>
          <w:p w:rsidRPr="00497212" w:rsidR="00BC3515" w:rsidP="00497212" w:rsidRDefault="00BC3515" w14:paraId="6B51BED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26194.35</w:t>
            </w:r>
          </w:p>
        </w:tc>
        <w:tc>
          <w:tcPr>
            <w:tcW w:w="1128" w:type="dxa"/>
            <w:tcBorders>
              <w:top w:val="nil"/>
              <w:left w:val="nil"/>
              <w:bottom w:val="nil"/>
              <w:right w:val="nil"/>
            </w:tcBorders>
            <w:noWrap/>
            <w:vAlign w:val="bottom"/>
          </w:tcPr>
          <w:p w:rsidRPr="00497212" w:rsidR="00BC3515" w:rsidP="00497212" w:rsidRDefault="00BC3515" w14:paraId="3A1384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39763.35</w:t>
            </w:r>
          </w:p>
        </w:tc>
        <w:tc>
          <w:tcPr>
            <w:tcW w:w="882" w:type="dxa"/>
            <w:gridSpan w:val="2"/>
            <w:tcBorders>
              <w:top w:val="nil"/>
              <w:left w:val="nil"/>
              <w:bottom w:val="nil"/>
              <w:right w:val="nil"/>
            </w:tcBorders>
            <w:noWrap/>
            <w:vAlign w:val="bottom"/>
          </w:tcPr>
          <w:p w:rsidRPr="00497212" w:rsidR="00BC3515" w:rsidP="00497212" w:rsidRDefault="00BC3515" w14:paraId="19E0D49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1479A89"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4C3BDFE" w14:textId="77777777">
        <w:trPr>
          <w:trHeight w:val="300"/>
        </w:trPr>
        <w:tc>
          <w:tcPr>
            <w:tcW w:w="622" w:type="dxa"/>
            <w:tcBorders>
              <w:top w:val="nil"/>
              <w:left w:val="nil"/>
              <w:bottom w:val="nil"/>
              <w:right w:val="nil"/>
            </w:tcBorders>
            <w:noWrap/>
            <w:vAlign w:val="bottom"/>
          </w:tcPr>
          <w:p w:rsidRPr="00497212" w:rsidR="00BC3515" w:rsidP="00497212" w:rsidRDefault="00BC3515" w14:paraId="128DEB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2002</w:t>
            </w:r>
          </w:p>
        </w:tc>
        <w:tc>
          <w:tcPr>
            <w:tcW w:w="1305" w:type="dxa"/>
            <w:tcBorders>
              <w:top w:val="nil"/>
              <w:left w:val="nil"/>
              <w:bottom w:val="nil"/>
              <w:right w:val="nil"/>
            </w:tcBorders>
            <w:noWrap/>
            <w:vAlign w:val="bottom"/>
          </w:tcPr>
          <w:p w:rsidRPr="00497212" w:rsidR="00BC3515" w:rsidP="00497212" w:rsidRDefault="00BC3515" w14:paraId="6992CBA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97635.85</w:t>
            </w:r>
          </w:p>
        </w:tc>
        <w:tc>
          <w:tcPr>
            <w:tcW w:w="1279" w:type="dxa"/>
            <w:tcBorders>
              <w:top w:val="nil"/>
              <w:left w:val="nil"/>
              <w:bottom w:val="nil"/>
              <w:right w:val="nil"/>
            </w:tcBorders>
            <w:noWrap/>
            <w:vAlign w:val="bottom"/>
          </w:tcPr>
          <w:p w:rsidRPr="00497212" w:rsidR="00BC3515" w:rsidP="00497212" w:rsidRDefault="00BC3515" w14:paraId="3F9BA5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75893.11</w:t>
            </w:r>
          </w:p>
        </w:tc>
        <w:tc>
          <w:tcPr>
            <w:tcW w:w="1306" w:type="dxa"/>
            <w:tcBorders>
              <w:top w:val="nil"/>
              <w:left w:val="nil"/>
              <w:bottom w:val="nil"/>
              <w:right w:val="nil"/>
            </w:tcBorders>
            <w:noWrap/>
            <w:vAlign w:val="bottom"/>
          </w:tcPr>
          <w:p w:rsidRPr="00497212" w:rsidR="00BC3515" w:rsidP="00497212" w:rsidRDefault="00BC3515" w14:paraId="512625A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125607.7</w:t>
            </w:r>
          </w:p>
        </w:tc>
        <w:tc>
          <w:tcPr>
            <w:tcW w:w="1063" w:type="dxa"/>
            <w:tcBorders>
              <w:top w:val="nil"/>
              <w:left w:val="nil"/>
              <w:bottom w:val="nil"/>
              <w:right w:val="nil"/>
            </w:tcBorders>
            <w:noWrap/>
            <w:vAlign w:val="bottom"/>
          </w:tcPr>
          <w:p w:rsidRPr="00497212" w:rsidR="00BC3515" w:rsidP="00497212" w:rsidRDefault="00BC3515" w14:paraId="3F8071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27805.8</w:t>
            </w:r>
          </w:p>
        </w:tc>
        <w:tc>
          <w:tcPr>
            <w:tcW w:w="1062" w:type="dxa"/>
            <w:tcBorders>
              <w:top w:val="nil"/>
              <w:left w:val="nil"/>
              <w:bottom w:val="nil"/>
              <w:right w:val="nil"/>
            </w:tcBorders>
            <w:noWrap/>
            <w:vAlign w:val="bottom"/>
          </w:tcPr>
          <w:p w:rsidRPr="00497212" w:rsidR="00BC3515" w:rsidP="00497212" w:rsidRDefault="00BC3515" w14:paraId="3D87A92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22524.94</w:t>
            </w:r>
          </w:p>
        </w:tc>
        <w:tc>
          <w:tcPr>
            <w:tcW w:w="1128" w:type="dxa"/>
            <w:tcBorders>
              <w:top w:val="nil"/>
              <w:left w:val="nil"/>
              <w:bottom w:val="nil"/>
              <w:right w:val="nil"/>
            </w:tcBorders>
            <w:noWrap/>
            <w:vAlign w:val="bottom"/>
          </w:tcPr>
          <w:p w:rsidRPr="00497212" w:rsidR="00BC3515" w:rsidP="00497212" w:rsidRDefault="00BC3515" w14:paraId="18714B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34324.74</w:t>
            </w:r>
          </w:p>
        </w:tc>
        <w:tc>
          <w:tcPr>
            <w:tcW w:w="882" w:type="dxa"/>
            <w:gridSpan w:val="2"/>
            <w:tcBorders>
              <w:top w:val="nil"/>
              <w:left w:val="nil"/>
              <w:bottom w:val="nil"/>
              <w:right w:val="nil"/>
            </w:tcBorders>
            <w:noWrap/>
            <w:vAlign w:val="bottom"/>
          </w:tcPr>
          <w:p w:rsidRPr="00497212" w:rsidR="00BC3515" w:rsidP="00497212" w:rsidRDefault="00BC3515" w14:paraId="4D7CBD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4590882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3F8FEEE" w14:textId="77777777">
        <w:trPr>
          <w:trHeight w:val="300"/>
        </w:trPr>
        <w:tc>
          <w:tcPr>
            <w:tcW w:w="622" w:type="dxa"/>
            <w:tcBorders>
              <w:top w:val="nil"/>
              <w:left w:val="nil"/>
              <w:bottom w:val="nil"/>
              <w:right w:val="nil"/>
            </w:tcBorders>
            <w:noWrap/>
            <w:vAlign w:val="bottom"/>
          </w:tcPr>
          <w:p w:rsidRPr="00497212" w:rsidR="00BC3515" w:rsidP="00497212" w:rsidRDefault="00BC3515" w14:paraId="745CAF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2003</w:t>
            </w:r>
          </w:p>
        </w:tc>
        <w:tc>
          <w:tcPr>
            <w:tcW w:w="1305" w:type="dxa"/>
            <w:tcBorders>
              <w:top w:val="nil"/>
              <w:left w:val="nil"/>
              <w:bottom w:val="nil"/>
              <w:right w:val="nil"/>
            </w:tcBorders>
            <w:noWrap/>
            <w:vAlign w:val="bottom"/>
          </w:tcPr>
          <w:p w:rsidRPr="00497212" w:rsidR="00BC3515" w:rsidP="00497212" w:rsidRDefault="00BC3515" w14:paraId="22BA80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114233.5</w:t>
            </w:r>
          </w:p>
        </w:tc>
        <w:tc>
          <w:tcPr>
            <w:tcW w:w="1279" w:type="dxa"/>
            <w:tcBorders>
              <w:top w:val="nil"/>
              <w:left w:val="nil"/>
              <w:bottom w:val="nil"/>
              <w:right w:val="nil"/>
            </w:tcBorders>
            <w:noWrap/>
            <w:vAlign w:val="bottom"/>
          </w:tcPr>
          <w:p w:rsidRPr="00497212" w:rsidR="00BC3515" w:rsidP="00497212" w:rsidRDefault="00BC3515" w14:paraId="67E894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89460.17</w:t>
            </w:r>
          </w:p>
        </w:tc>
        <w:tc>
          <w:tcPr>
            <w:tcW w:w="1306" w:type="dxa"/>
            <w:tcBorders>
              <w:top w:val="nil"/>
              <w:left w:val="nil"/>
              <w:bottom w:val="nil"/>
              <w:right w:val="nil"/>
            </w:tcBorders>
            <w:noWrap/>
            <w:vAlign w:val="bottom"/>
          </w:tcPr>
          <w:p w:rsidRPr="00497212" w:rsidR="00BC3515" w:rsidP="00497212" w:rsidRDefault="00BC3515" w14:paraId="609E1F1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145867.1</w:t>
            </w:r>
          </w:p>
        </w:tc>
        <w:tc>
          <w:tcPr>
            <w:tcW w:w="1063" w:type="dxa"/>
            <w:tcBorders>
              <w:top w:val="nil"/>
              <w:left w:val="nil"/>
              <w:bottom w:val="nil"/>
              <w:right w:val="nil"/>
            </w:tcBorders>
            <w:noWrap/>
            <w:vAlign w:val="bottom"/>
          </w:tcPr>
          <w:p w:rsidRPr="00497212" w:rsidR="00BC3515" w:rsidP="00497212" w:rsidRDefault="00BC3515" w14:paraId="2D1AF9A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28085.26</w:t>
            </w:r>
          </w:p>
        </w:tc>
        <w:tc>
          <w:tcPr>
            <w:tcW w:w="1062" w:type="dxa"/>
            <w:tcBorders>
              <w:top w:val="nil"/>
              <w:left w:val="nil"/>
              <w:bottom w:val="nil"/>
              <w:right w:val="nil"/>
            </w:tcBorders>
            <w:noWrap/>
            <w:vAlign w:val="bottom"/>
          </w:tcPr>
          <w:p w:rsidRPr="00497212" w:rsidR="00BC3515" w:rsidP="00497212" w:rsidRDefault="00BC3515" w14:paraId="7EE7C4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22237.7</w:t>
            </w:r>
          </w:p>
        </w:tc>
        <w:tc>
          <w:tcPr>
            <w:tcW w:w="1128" w:type="dxa"/>
            <w:tcBorders>
              <w:top w:val="nil"/>
              <w:left w:val="nil"/>
              <w:bottom w:val="nil"/>
              <w:right w:val="nil"/>
            </w:tcBorders>
            <w:noWrap/>
            <w:vAlign w:val="bottom"/>
          </w:tcPr>
          <w:p w:rsidRPr="00497212" w:rsidR="00BC3515" w:rsidP="00497212" w:rsidRDefault="00BC3515" w14:paraId="1C7C475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35470.46</w:t>
            </w:r>
          </w:p>
        </w:tc>
        <w:tc>
          <w:tcPr>
            <w:tcW w:w="882" w:type="dxa"/>
            <w:gridSpan w:val="2"/>
            <w:tcBorders>
              <w:top w:val="nil"/>
              <w:left w:val="nil"/>
              <w:bottom w:val="nil"/>
              <w:right w:val="nil"/>
            </w:tcBorders>
            <w:noWrap/>
            <w:vAlign w:val="bottom"/>
          </w:tcPr>
          <w:p w:rsidRPr="00497212" w:rsidR="00BC3515" w:rsidP="00497212" w:rsidRDefault="00BC3515" w14:paraId="66CAC2E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0BA4FFE1"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E51B758" w14:textId="77777777">
        <w:trPr>
          <w:trHeight w:val="300"/>
        </w:trPr>
        <w:tc>
          <w:tcPr>
            <w:tcW w:w="622" w:type="dxa"/>
            <w:tcBorders>
              <w:top w:val="nil"/>
              <w:left w:val="nil"/>
              <w:bottom w:val="nil"/>
              <w:right w:val="nil"/>
            </w:tcBorders>
            <w:noWrap/>
            <w:vAlign w:val="bottom"/>
          </w:tcPr>
          <w:p w:rsidRPr="00497212" w:rsidR="00BC3515" w:rsidP="00497212" w:rsidRDefault="00BC3515" w14:paraId="1258C0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2004</w:t>
            </w:r>
          </w:p>
        </w:tc>
        <w:tc>
          <w:tcPr>
            <w:tcW w:w="1305" w:type="dxa"/>
            <w:tcBorders>
              <w:top w:val="nil"/>
              <w:left w:val="nil"/>
              <w:bottom w:val="nil"/>
              <w:right w:val="nil"/>
            </w:tcBorders>
            <w:noWrap/>
            <w:vAlign w:val="bottom"/>
          </w:tcPr>
          <w:p w:rsidRPr="00497212" w:rsidR="00BC3515" w:rsidP="00497212" w:rsidRDefault="00BC3515" w14:paraId="71CBEF5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156060.7</w:t>
            </w:r>
          </w:p>
        </w:tc>
        <w:tc>
          <w:tcPr>
            <w:tcW w:w="1279" w:type="dxa"/>
            <w:tcBorders>
              <w:top w:val="nil"/>
              <w:left w:val="nil"/>
              <w:bottom w:val="nil"/>
              <w:right w:val="nil"/>
            </w:tcBorders>
            <w:noWrap/>
            <w:vAlign w:val="bottom"/>
          </w:tcPr>
          <w:p w:rsidRPr="00497212" w:rsidR="00BC3515" w:rsidP="00497212" w:rsidRDefault="00BC3515" w14:paraId="37AA915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120159.5</w:t>
            </w:r>
          </w:p>
        </w:tc>
        <w:tc>
          <w:tcPr>
            <w:tcW w:w="1306" w:type="dxa"/>
            <w:tcBorders>
              <w:top w:val="nil"/>
              <w:left w:val="nil"/>
              <w:bottom w:val="nil"/>
              <w:right w:val="nil"/>
            </w:tcBorders>
            <w:noWrap/>
            <w:vAlign w:val="bottom"/>
          </w:tcPr>
          <w:p w:rsidRPr="00497212" w:rsidR="00BC3515" w:rsidP="00497212" w:rsidRDefault="00BC3515" w14:paraId="25956B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202688.3</w:t>
            </w:r>
          </w:p>
        </w:tc>
        <w:tc>
          <w:tcPr>
            <w:tcW w:w="1063" w:type="dxa"/>
            <w:tcBorders>
              <w:top w:val="nil"/>
              <w:left w:val="nil"/>
              <w:bottom w:val="nil"/>
              <w:right w:val="nil"/>
            </w:tcBorders>
            <w:noWrap/>
            <w:vAlign w:val="bottom"/>
          </w:tcPr>
          <w:p w:rsidRPr="00497212" w:rsidR="00BC3515" w:rsidP="00497212" w:rsidRDefault="00BC3515" w14:paraId="7043310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37086.19</w:t>
            </w:r>
          </w:p>
        </w:tc>
        <w:tc>
          <w:tcPr>
            <w:tcW w:w="1062" w:type="dxa"/>
            <w:tcBorders>
              <w:top w:val="nil"/>
              <w:left w:val="nil"/>
              <w:bottom w:val="nil"/>
              <w:right w:val="nil"/>
            </w:tcBorders>
            <w:noWrap/>
            <w:vAlign w:val="bottom"/>
          </w:tcPr>
          <w:p w:rsidRPr="00497212" w:rsidR="00BC3515" w:rsidP="00497212" w:rsidRDefault="00BC3515" w14:paraId="5CBBFC1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30229.45</w:t>
            </w:r>
          </w:p>
        </w:tc>
        <w:tc>
          <w:tcPr>
            <w:tcW w:w="1128" w:type="dxa"/>
            <w:tcBorders>
              <w:top w:val="nil"/>
              <w:left w:val="nil"/>
              <w:bottom w:val="nil"/>
              <w:right w:val="nil"/>
            </w:tcBorders>
            <w:noWrap/>
            <w:vAlign w:val="bottom"/>
          </w:tcPr>
          <w:p w:rsidRPr="00497212" w:rsidR="00BC3515" w:rsidP="00497212" w:rsidRDefault="00BC3515" w14:paraId="32C384A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45498.2</w:t>
            </w:r>
          </w:p>
        </w:tc>
        <w:tc>
          <w:tcPr>
            <w:tcW w:w="882" w:type="dxa"/>
            <w:gridSpan w:val="2"/>
            <w:tcBorders>
              <w:top w:val="nil"/>
              <w:left w:val="nil"/>
              <w:bottom w:val="nil"/>
              <w:right w:val="nil"/>
            </w:tcBorders>
            <w:noWrap/>
            <w:vAlign w:val="bottom"/>
          </w:tcPr>
          <w:p w:rsidRPr="00497212" w:rsidR="00BC3515" w:rsidP="00497212" w:rsidRDefault="00BC3515" w14:paraId="11C5DE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EE7667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ED513B7" w14:textId="77777777">
        <w:trPr>
          <w:trHeight w:val="300"/>
        </w:trPr>
        <w:tc>
          <w:tcPr>
            <w:tcW w:w="622" w:type="dxa"/>
            <w:tcBorders>
              <w:top w:val="nil"/>
              <w:left w:val="nil"/>
              <w:bottom w:val="nil"/>
              <w:right w:val="nil"/>
            </w:tcBorders>
            <w:noWrap/>
            <w:vAlign w:val="bottom"/>
          </w:tcPr>
          <w:p w:rsidRPr="00497212" w:rsidR="00BC3515" w:rsidP="00497212" w:rsidRDefault="00BC3515" w14:paraId="5FF3911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2005</w:t>
            </w:r>
          </w:p>
        </w:tc>
        <w:tc>
          <w:tcPr>
            <w:tcW w:w="1305" w:type="dxa"/>
            <w:tcBorders>
              <w:top w:val="nil"/>
              <w:left w:val="nil"/>
              <w:bottom w:val="nil"/>
              <w:right w:val="nil"/>
            </w:tcBorders>
            <w:noWrap/>
            <w:vAlign w:val="bottom"/>
          </w:tcPr>
          <w:p w:rsidRPr="00497212" w:rsidR="00BC3515" w:rsidP="00497212" w:rsidRDefault="00BC3515" w14:paraId="1E1235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194269.2</w:t>
            </w:r>
          </w:p>
        </w:tc>
        <w:tc>
          <w:tcPr>
            <w:tcW w:w="1279" w:type="dxa"/>
            <w:tcBorders>
              <w:top w:val="nil"/>
              <w:left w:val="nil"/>
              <w:bottom w:val="nil"/>
              <w:right w:val="nil"/>
            </w:tcBorders>
            <w:noWrap/>
            <w:vAlign w:val="bottom"/>
          </w:tcPr>
          <w:p w:rsidRPr="00497212" w:rsidR="00BC3515" w:rsidP="00497212" w:rsidRDefault="00BC3515" w14:paraId="3BA17C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150336.6</w:t>
            </w:r>
          </w:p>
        </w:tc>
        <w:tc>
          <w:tcPr>
            <w:tcW w:w="1306" w:type="dxa"/>
            <w:tcBorders>
              <w:top w:val="nil"/>
              <w:left w:val="nil"/>
              <w:bottom w:val="nil"/>
              <w:right w:val="nil"/>
            </w:tcBorders>
            <w:noWrap/>
            <w:vAlign w:val="bottom"/>
          </w:tcPr>
          <w:p w:rsidRPr="00497212" w:rsidR="00BC3515" w:rsidP="00497212" w:rsidRDefault="00BC3515" w14:paraId="3D30ECE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251040.1</w:t>
            </w:r>
          </w:p>
        </w:tc>
        <w:tc>
          <w:tcPr>
            <w:tcW w:w="1063" w:type="dxa"/>
            <w:tcBorders>
              <w:top w:val="nil"/>
              <w:left w:val="nil"/>
              <w:bottom w:val="nil"/>
              <w:right w:val="nil"/>
            </w:tcBorders>
            <w:noWrap/>
            <w:vAlign w:val="bottom"/>
          </w:tcPr>
          <w:p w:rsidRPr="00497212" w:rsidR="00BC3515" w:rsidP="00497212" w:rsidRDefault="00BC3515" w14:paraId="18FCFD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50817.7</w:t>
            </w:r>
          </w:p>
        </w:tc>
        <w:tc>
          <w:tcPr>
            <w:tcW w:w="1062" w:type="dxa"/>
            <w:tcBorders>
              <w:top w:val="nil"/>
              <w:left w:val="nil"/>
              <w:bottom w:val="nil"/>
              <w:right w:val="nil"/>
            </w:tcBorders>
            <w:noWrap/>
            <w:vAlign w:val="bottom"/>
          </w:tcPr>
          <w:p w:rsidRPr="00497212" w:rsidR="00BC3515" w:rsidP="00497212" w:rsidRDefault="00BC3515" w14:paraId="3C8AC94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41278.74</w:t>
            </w:r>
          </w:p>
        </w:tc>
        <w:tc>
          <w:tcPr>
            <w:tcW w:w="1128" w:type="dxa"/>
            <w:tcBorders>
              <w:top w:val="nil"/>
              <w:left w:val="nil"/>
              <w:bottom w:val="nil"/>
              <w:right w:val="nil"/>
            </w:tcBorders>
            <w:noWrap/>
            <w:vAlign w:val="bottom"/>
          </w:tcPr>
          <w:p w:rsidRPr="00497212" w:rsidR="00BC3515" w:rsidP="00497212" w:rsidRDefault="00BC3515" w14:paraId="335949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62560.99</w:t>
            </w:r>
          </w:p>
        </w:tc>
        <w:tc>
          <w:tcPr>
            <w:tcW w:w="882" w:type="dxa"/>
            <w:gridSpan w:val="2"/>
            <w:tcBorders>
              <w:top w:val="nil"/>
              <w:left w:val="nil"/>
              <w:bottom w:val="nil"/>
              <w:right w:val="nil"/>
            </w:tcBorders>
            <w:noWrap/>
            <w:vAlign w:val="bottom"/>
          </w:tcPr>
          <w:p w:rsidRPr="00497212" w:rsidR="00BC3515" w:rsidP="00497212" w:rsidRDefault="00BC3515" w14:paraId="0370BA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6BA2974"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8A6B166" w14:textId="77777777">
        <w:trPr>
          <w:trHeight w:val="300"/>
        </w:trPr>
        <w:tc>
          <w:tcPr>
            <w:tcW w:w="622" w:type="dxa"/>
            <w:tcBorders>
              <w:top w:val="nil"/>
              <w:left w:val="nil"/>
              <w:bottom w:val="nil"/>
              <w:right w:val="nil"/>
            </w:tcBorders>
            <w:noWrap/>
            <w:vAlign w:val="bottom"/>
          </w:tcPr>
          <w:p w:rsidRPr="00497212" w:rsidR="00BC3515" w:rsidP="00497212" w:rsidRDefault="00BC3515" w14:paraId="4F6245B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2006</w:t>
            </w:r>
          </w:p>
        </w:tc>
        <w:tc>
          <w:tcPr>
            <w:tcW w:w="1305" w:type="dxa"/>
            <w:tcBorders>
              <w:top w:val="nil"/>
              <w:left w:val="nil"/>
              <w:bottom w:val="nil"/>
              <w:right w:val="nil"/>
            </w:tcBorders>
            <w:noWrap/>
            <w:vAlign w:val="bottom"/>
          </w:tcPr>
          <w:p w:rsidRPr="00497212" w:rsidR="00BC3515" w:rsidP="00497212" w:rsidRDefault="00BC3515" w14:paraId="081A8A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184979.4</w:t>
            </w:r>
          </w:p>
        </w:tc>
        <w:tc>
          <w:tcPr>
            <w:tcW w:w="1279" w:type="dxa"/>
            <w:tcBorders>
              <w:top w:val="nil"/>
              <w:left w:val="nil"/>
              <w:bottom w:val="nil"/>
              <w:right w:val="nil"/>
            </w:tcBorders>
            <w:noWrap/>
            <w:vAlign w:val="bottom"/>
          </w:tcPr>
          <w:p w:rsidRPr="00497212" w:rsidR="00BC3515" w:rsidP="00497212" w:rsidRDefault="00BC3515" w14:paraId="7D3B647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148780.1</w:t>
            </w:r>
          </w:p>
        </w:tc>
        <w:tc>
          <w:tcPr>
            <w:tcW w:w="1306" w:type="dxa"/>
            <w:tcBorders>
              <w:top w:val="nil"/>
              <w:left w:val="nil"/>
              <w:bottom w:val="nil"/>
              <w:right w:val="nil"/>
            </w:tcBorders>
            <w:noWrap/>
            <w:vAlign w:val="bottom"/>
          </w:tcPr>
          <w:p w:rsidRPr="00497212" w:rsidR="00BC3515" w:rsidP="00497212" w:rsidRDefault="00BC3515" w14:paraId="6A8ABA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229986.4</w:t>
            </w:r>
          </w:p>
        </w:tc>
        <w:tc>
          <w:tcPr>
            <w:tcW w:w="1063" w:type="dxa"/>
            <w:tcBorders>
              <w:top w:val="nil"/>
              <w:left w:val="nil"/>
              <w:bottom w:val="nil"/>
              <w:right w:val="nil"/>
            </w:tcBorders>
            <w:noWrap/>
            <w:vAlign w:val="bottom"/>
          </w:tcPr>
          <w:p w:rsidRPr="00497212" w:rsidR="00BC3515" w:rsidP="00497212" w:rsidRDefault="00BC3515" w14:paraId="6715DF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61205.97</w:t>
            </w:r>
          </w:p>
        </w:tc>
        <w:tc>
          <w:tcPr>
            <w:tcW w:w="1062" w:type="dxa"/>
            <w:tcBorders>
              <w:top w:val="nil"/>
              <w:left w:val="nil"/>
              <w:bottom w:val="nil"/>
              <w:right w:val="nil"/>
            </w:tcBorders>
            <w:noWrap/>
            <w:vAlign w:val="bottom"/>
          </w:tcPr>
          <w:p w:rsidRPr="00497212" w:rsidR="00BC3515" w:rsidP="00497212" w:rsidRDefault="00BC3515" w14:paraId="4D210CA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48869.74</w:t>
            </w:r>
          </w:p>
        </w:tc>
        <w:tc>
          <w:tcPr>
            <w:tcW w:w="1128" w:type="dxa"/>
            <w:tcBorders>
              <w:top w:val="nil"/>
              <w:left w:val="nil"/>
              <w:bottom w:val="nil"/>
              <w:right w:val="nil"/>
            </w:tcBorders>
            <w:noWrap/>
            <w:vAlign w:val="bottom"/>
          </w:tcPr>
          <w:p w:rsidRPr="00497212" w:rsidR="00BC3515" w:rsidP="00497212" w:rsidRDefault="00BC3515" w14:paraId="07EF74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76656.25</w:t>
            </w:r>
          </w:p>
        </w:tc>
        <w:tc>
          <w:tcPr>
            <w:tcW w:w="882" w:type="dxa"/>
            <w:gridSpan w:val="2"/>
            <w:tcBorders>
              <w:top w:val="nil"/>
              <w:left w:val="nil"/>
              <w:bottom w:val="nil"/>
              <w:right w:val="nil"/>
            </w:tcBorders>
            <w:noWrap/>
            <w:vAlign w:val="bottom"/>
          </w:tcPr>
          <w:p w:rsidRPr="00497212" w:rsidR="00BC3515" w:rsidP="00497212" w:rsidRDefault="00BC3515" w14:paraId="085178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8859B61"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DE5148D" w14:textId="77777777">
        <w:trPr>
          <w:trHeight w:val="300"/>
        </w:trPr>
        <w:tc>
          <w:tcPr>
            <w:tcW w:w="622" w:type="dxa"/>
            <w:tcBorders>
              <w:top w:val="nil"/>
              <w:left w:val="nil"/>
              <w:bottom w:val="nil"/>
              <w:right w:val="nil"/>
            </w:tcBorders>
            <w:noWrap/>
            <w:vAlign w:val="bottom"/>
          </w:tcPr>
          <w:p w:rsidRPr="00497212" w:rsidR="00BC3515" w:rsidP="00497212" w:rsidRDefault="00BC3515" w14:paraId="2DF09C1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2007</w:t>
            </w:r>
          </w:p>
        </w:tc>
        <w:tc>
          <w:tcPr>
            <w:tcW w:w="1305" w:type="dxa"/>
            <w:tcBorders>
              <w:top w:val="nil"/>
              <w:left w:val="nil"/>
              <w:bottom w:val="nil"/>
              <w:right w:val="nil"/>
            </w:tcBorders>
            <w:noWrap/>
            <w:vAlign w:val="bottom"/>
          </w:tcPr>
          <w:p w:rsidRPr="00497212" w:rsidR="00BC3515" w:rsidP="00497212" w:rsidRDefault="00BC3515" w14:paraId="02A169A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141209.5</w:t>
            </w:r>
          </w:p>
        </w:tc>
        <w:tc>
          <w:tcPr>
            <w:tcW w:w="1279" w:type="dxa"/>
            <w:tcBorders>
              <w:top w:val="nil"/>
              <w:left w:val="nil"/>
              <w:bottom w:val="nil"/>
              <w:right w:val="nil"/>
            </w:tcBorders>
            <w:noWrap/>
            <w:vAlign w:val="bottom"/>
          </w:tcPr>
          <w:p w:rsidRPr="00497212" w:rsidR="00BC3515" w:rsidP="00497212" w:rsidRDefault="00BC3515" w14:paraId="055E64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113273.3</w:t>
            </w:r>
          </w:p>
        </w:tc>
        <w:tc>
          <w:tcPr>
            <w:tcW w:w="1306" w:type="dxa"/>
            <w:tcBorders>
              <w:top w:val="nil"/>
              <w:left w:val="nil"/>
              <w:bottom w:val="nil"/>
              <w:right w:val="nil"/>
            </w:tcBorders>
            <w:noWrap/>
            <w:vAlign w:val="bottom"/>
          </w:tcPr>
          <w:p w:rsidRPr="00497212" w:rsidR="00BC3515" w:rsidP="00497212" w:rsidRDefault="00BC3515" w14:paraId="113094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176035.5</w:t>
            </w:r>
          </w:p>
        </w:tc>
        <w:tc>
          <w:tcPr>
            <w:tcW w:w="1063" w:type="dxa"/>
            <w:tcBorders>
              <w:top w:val="nil"/>
              <w:left w:val="nil"/>
              <w:bottom w:val="nil"/>
              <w:right w:val="nil"/>
            </w:tcBorders>
            <w:noWrap/>
            <w:vAlign w:val="bottom"/>
          </w:tcPr>
          <w:p w:rsidRPr="00497212" w:rsidR="00BC3515" w:rsidP="00497212" w:rsidRDefault="00BC3515" w14:paraId="0FC18E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59337.69</w:t>
            </w:r>
          </w:p>
        </w:tc>
        <w:tc>
          <w:tcPr>
            <w:tcW w:w="1062" w:type="dxa"/>
            <w:tcBorders>
              <w:top w:val="nil"/>
              <w:left w:val="nil"/>
              <w:bottom w:val="nil"/>
              <w:right w:val="nil"/>
            </w:tcBorders>
            <w:noWrap/>
            <w:vAlign w:val="bottom"/>
          </w:tcPr>
          <w:p w:rsidRPr="00497212" w:rsidR="00BC3515" w:rsidP="00497212" w:rsidRDefault="00BC3515" w14:paraId="0F86DE8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46052.29</w:t>
            </w:r>
          </w:p>
        </w:tc>
        <w:tc>
          <w:tcPr>
            <w:tcW w:w="1128" w:type="dxa"/>
            <w:tcBorders>
              <w:top w:val="nil"/>
              <w:left w:val="nil"/>
              <w:bottom w:val="nil"/>
              <w:right w:val="nil"/>
            </w:tcBorders>
            <w:noWrap/>
            <w:vAlign w:val="bottom"/>
          </w:tcPr>
          <w:p w:rsidRPr="00497212" w:rsidR="00BC3515" w:rsidP="00497212" w:rsidRDefault="00BC3515" w14:paraId="4412AED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76455.73</w:t>
            </w:r>
          </w:p>
        </w:tc>
        <w:tc>
          <w:tcPr>
            <w:tcW w:w="882" w:type="dxa"/>
            <w:gridSpan w:val="2"/>
            <w:tcBorders>
              <w:top w:val="nil"/>
              <w:left w:val="nil"/>
              <w:bottom w:val="nil"/>
              <w:right w:val="nil"/>
            </w:tcBorders>
            <w:noWrap/>
            <w:vAlign w:val="bottom"/>
          </w:tcPr>
          <w:p w:rsidRPr="00497212" w:rsidR="00BC3515" w:rsidP="00497212" w:rsidRDefault="00BC3515" w14:paraId="1BC9C0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5E85A83"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6CEBE559" w14:textId="77777777">
        <w:trPr>
          <w:trHeight w:val="300"/>
        </w:trPr>
        <w:tc>
          <w:tcPr>
            <w:tcW w:w="622" w:type="dxa"/>
            <w:tcBorders>
              <w:top w:val="nil"/>
              <w:left w:val="nil"/>
              <w:bottom w:val="nil"/>
              <w:right w:val="nil"/>
            </w:tcBorders>
            <w:noWrap/>
            <w:vAlign w:val="bottom"/>
          </w:tcPr>
          <w:p w:rsidRPr="00497212" w:rsidR="00BC3515" w:rsidP="00497212" w:rsidRDefault="00BC3515" w14:paraId="3852519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2008</w:t>
            </w:r>
          </w:p>
        </w:tc>
        <w:tc>
          <w:tcPr>
            <w:tcW w:w="1305" w:type="dxa"/>
            <w:tcBorders>
              <w:top w:val="nil"/>
              <w:left w:val="nil"/>
              <w:bottom w:val="nil"/>
              <w:right w:val="nil"/>
            </w:tcBorders>
            <w:noWrap/>
            <w:vAlign w:val="bottom"/>
          </w:tcPr>
          <w:p w:rsidRPr="00497212" w:rsidR="00BC3515" w:rsidP="00497212" w:rsidRDefault="00BC3515" w14:paraId="49101A8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142059.3</w:t>
            </w:r>
          </w:p>
        </w:tc>
        <w:tc>
          <w:tcPr>
            <w:tcW w:w="1279" w:type="dxa"/>
            <w:tcBorders>
              <w:top w:val="nil"/>
              <w:left w:val="nil"/>
              <w:bottom w:val="nil"/>
              <w:right w:val="nil"/>
            </w:tcBorders>
            <w:noWrap/>
            <w:vAlign w:val="bottom"/>
          </w:tcPr>
          <w:p w:rsidRPr="00497212" w:rsidR="00BC3515" w:rsidP="00497212" w:rsidRDefault="00BC3515" w14:paraId="09D70B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113963.9</w:t>
            </w:r>
          </w:p>
        </w:tc>
        <w:tc>
          <w:tcPr>
            <w:tcW w:w="1306" w:type="dxa"/>
            <w:tcBorders>
              <w:top w:val="nil"/>
              <w:left w:val="nil"/>
              <w:bottom w:val="nil"/>
              <w:right w:val="nil"/>
            </w:tcBorders>
            <w:noWrap/>
            <w:vAlign w:val="bottom"/>
          </w:tcPr>
          <w:p w:rsidRPr="00497212" w:rsidR="00BC3515" w:rsidP="00497212" w:rsidRDefault="00BC3515" w14:paraId="19DE59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177081</w:t>
            </w:r>
          </w:p>
        </w:tc>
        <w:tc>
          <w:tcPr>
            <w:tcW w:w="1063" w:type="dxa"/>
            <w:tcBorders>
              <w:top w:val="nil"/>
              <w:left w:val="nil"/>
              <w:bottom w:val="nil"/>
              <w:right w:val="nil"/>
            </w:tcBorders>
            <w:noWrap/>
            <w:vAlign w:val="bottom"/>
          </w:tcPr>
          <w:p w:rsidRPr="00497212" w:rsidR="00BC3515" w:rsidP="00497212" w:rsidRDefault="00BC3515" w14:paraId="020906E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51482.64</w:t>
            </w:r>
          </w:p>
        </w:tc>
        <w:tc>
          <w:tcPr>
            <w:tcW w:w="1062" w:type="dxa"/>
            <w:tcBorders>
              <w:top w:val="nil"/>
              <w:left w:val="nil"/>
              <w:bottom w:val="nil"/>
              <w:right w:val="nil"/>
            </w:tcBorders>
            <w:noWrap/>
            <w:vAlign w:val="bottom"/>
          </w:tcPr>
          <w:p w:rsidRPr="00497212" w:rsidR="00BC3515" w:rsidP="00497212" w:rsidRDefault="00BC3515" w14:paraId="2F5AA4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41752.52</w:t>
            </w:r>
          </w:p>
        </w:tc>
        <w:tc>
          <w:tcPr>
            <w:tcW w:w="1128" w:type="dxa"/>
            <w:tcBorders>
              <w:top w:val="nil"/>
              <w:left w:val="nil"/>
              <w:bottom w:val="nil"/>
              <w:right w:val="nil"/>
            </w:tcBorders>
            <w:noWrap/>
            <w:vAlign w:val="bottom"/>
          </w:tcPr>
          <w:p w:rsidRPr="00497212" w:rsidR="00BC3515" w:rsidP="00497212" w:rsidRDefault="00BC3515" w14:paraId="436D96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63480.29</w:t>
            </w:r>
          </w:p>
        </w:tc>
        <w:tc>
          <w:tcPr>
            <w:tcW w:w="882" w:type="dxa"/>
            <w:gridSpan w:val="2"/>
            <w:tcBorders>
              <w:top w:val="nil"/>
              <w:left w:val="nil"/>
              <w:bottom w:val="nil"/>
              <w:right w:val="nil"/>
            </w:tcBorders>
            <w:noWrap/>
            <w:vAlign w:val="bottom"/>
          </w:tcPr>
          <w:p w:rsidRPr="00497212" w:rsidR="00BC3515" w:rsidP="00497212" w:rsidRDefault="00BC3515" w14:paraId="5E4538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09E1DDA"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192B2FD" w14:textId="77777777">
        <w:trPr>
          <w:trHeight w:val="300"/>
        </w:trPr>
        <w:tc>
          <w:tcPr>
            <w:tcW w:w="622" w:type="dxa"/>
            <w:tcBorders>
              <w:top w:val="nil"/>
              <w:left w:val="nil"/>
              <w:bottom w:val="nil"/>
              <w:right w:val="nil"/>
            </w:tcBorders>
            <w:noWrap/>
            <w:vAlign w:val="bottom"/>
          </w:tcPr>
          <w:p w:rsidRPr="00497212" w:rsidR="00BC3515" w:rsidP="00497212" w:rsidRDefault="00BC3515" w14:paraId="30CA67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2009</w:t>
            </w:r>
          </w:p>
        </w:tc>
        <w:tc>
          <w:tcPr>
            <w:tcW w:w="1305" w:type="dxa"/>
            <w:tcBorders>
              <w:top w:val="nil"/>
              <w:left w:val="nil"/>
              <w:bottom w:val="nil"/>
              <w:right w:val="nil"/>
            </w:tcBorders>
            <w:noWrap/>
            <w:vAlign w:val="bottom"/>
          </w:tcPr>
          <w:p w:rsidRPr="00497212" w:rsidR="00BC3515" w:rsidP="00497212" w:rsidRDefault="00BC3515" w14:paraId="5FE49C6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133252.4</w:t>
            </w:r>
          </w:p>
        </w:tc>
        <w:tc>
          <w:tcPr>
            <w:tcW w:w="1279" w:type="dxa"/>
            <w:tcBorders>
              <w:top w:val="nil"/>
              <w:left w:val="nil"/>
              <w:bottom w:val="nil"/>
              <w:right w:val="nil"/>
            </w:tcBorders>
            <w:noWrap/>
            <w:vAlign w:val="bottom"/>
          </w:tcPr>
          <w:p w:rsidRPr="00497212" w:rsidR="00BC3515" w:rsidP="00497212" w:rsidRDefault="00BC3515" w14:paraId="60504B8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106658</w:t>
            </w:r>
          </w:p>
        </w:tc>
        <w:tc>
          <w:tcPr>
            <w:tcW w:w="1306" w:type="dxa"/>
            <w:tcBorders>
              <w:top w:val="nil"/>
              <w:left w:val="nil"/>
              <w:bottom w:val="nil"/>
              <w:right w:val="nil"/>
            </w:tcBorders>
            <w:noWrap/>
            <w:vAlign w:val="bottom"/>
          </w:tcPr>
          <w:p w:rsidRPr="00497212" w:rsidR="00BC3515" w:rsidP="00497212" w:rsidRDefault="00BC3515" w14:paraId="036EFB9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166477.7</w:t>
            </w:r>
          </w:p>
        </w:tc>
        <w:tc>
          <w:tcPr>
            <w:tcW w:w="1063" w:type="dxa"/>
            <w:tcBorders>
              <w:top w:val="nil"/>
              <w:left w:val="nil"/>
              <w:bottom w:val="nil"/>
              <w:right w:val="nil"/>
            </w:tcBorders>
            <w:noWrap/>
            <w:vAlign w:val="bottom"/>
          </w:tcPr>
          <w:p w:rsidRPr="00497212" w:rsidR="00BC3515" w:rsidP="00497212" w:rsidRDefault="00BC3515" w14:paraId="53B5F5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48727.56</w:t>
            </w:r>
          </w:p>
        </w:tc>
        <w:tc>
          <w:tcPr>
            <w:tcW w:w="1062" w:type="dxa"/>
            <w:tcBorders>
              <w:top w:val="nil"/>
              <w:left w:val="nil"/>
              <w:bottom w:val="nil"/>
              <w:right w:val="nil"/>
            </w:tcBorders>
            <w:noWrap/>
            <w:vAlign w:val="bottom"/>
          </w:tcPr>
          <w:p w:rsidRPr="00497212" w:rsidR="00BC3515" w:rsidP="00497212" w:rsidRDefault="00BC3515" w14:paraId="0691FAA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39254.13</w:t>
            </w:r>
          </w:p>
        </w:tc>
        <w:tc>
          <w:tcPr>
            <w:tcW w:w="1128" w:type="dxa"/>
            <w:tcBorders>
              <w:top w:val="nil"/>
              <w:left w:val="nil"/>
              <w:bottom w:val="nil"/>
              <w:right w:val="nil"/>
            </w:tcBorders>
            <w:noWrap/>
            <w:vAlign w:val="bottom"/>
          </w:tcPr>
          <w:p w:rsidRPr="00497212" w:rsidR="00BC3515" w:rsidP="00497212" w:rsidRDefault="00BC3515" w14:paraId="294894C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60487.26</w:t>
            </w:r>
          </w:p>
        </w:tc>
        <w:tc>
          <w:tcPr>
            <w:tcW w:w="882" w:type="dxa"/>
            <w:gridSpan w:val="2"/>
            <w:tcBorders>
              <w:top w:val="nil"/>
              <w:left w:val="nil"/>
              <w:bottom w:val="nil"/>
              <w:right w:val="nil"/>
            </w:tcBorders>
            <w:noWrap/>
            <w:vAlign w:val="bottom"/>
          </w:tcPr>
          <w:p w:rsidRPr="00497212" w:rsidR="00BC3515" w:rsidP="00497212" w:rsidRDefault="00BC3515" w14:paraId="608184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63B27DD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A7F31DA" w14:textId="77777777">
        <w:trPr>
          <w:trHeight w:val="300"/>
        </w:trPr>
        <w:tc>
          <w:tcPr>
            <w:tcW w:w="622" w:type="dxa"/>
            <w:tcBorders>
              <w:top w:val="nil"/>
              <w:left w:val="nil"/>
              <w:bottom w:val="nil"/>
              <w:right w:val="nil"/>
            </w:tcBorders>
            <w:noWrap/>
            <w:vAlign w:val="bottom"/>
          </w:tcPr>
          <w:p w:rsidRPr="00497212" w:rsidR="00BC3515" w:rsidP="00497212" w:rsidRDefault="00BC3515" w14:paraId="03E986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2010</w:t>
            </w:r>
          </w:p>
        </w:tc>
        <w:tc>
          <w:tcPr>
            <w:tcW w:w="1305" w:type="dxa"/>
            <w:tcBorders>
              <w:top w:val="nil"/>
              <w:left w:val="nil"/>
              <w:bottom w:val="nil"/>
              <w:right w:val="nil"/>
            </w:tcBorders>
            <w:noWrap/>
            <w:vAlign w:val="bottom"/>
          </w:tcPr>
          <w:p w:rsidRPr="00497212" w:rsidR="00BC3515" w:rsidP="00497212" w:rsidRDefault="00BC3515" w14:paraId="30E725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120090.4</w:t>
            </w:r>
          </w:p>
        </w:tc>
        <w:tc>
          <w:tcPr>
            <w:tcW w:w="1279" w:type="dxa"/>
            <w:tcBorders>
              <w:top w:val="nil"/>
              <w:left w:val="nil"/>
              <w:bottom w:val="nil"/>
              <w:right w:val="nil"/>
            </w:tcBorders>
            <w:noWrap/>
            <w:vAlign w:val="bottom"/>
          </w:tcPr>
          <w:p w:rsidRPr="00497212" w:rsidR="00BC3515" w:rsidP="00497212" w:rsidRDefault="00BC3515" w14:paraId="2E8709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95743.12</w:t>
            </w:r>
          </w:p>
        </w:tc>
        <w:tc>
          <w:tcPr>
            <w:tcW w:w="1306" w:type="dxa"/>
            <w:tcBorders>
              <w:top w:val="nil"/>
              <w:left w:val="nil"/>
              <w:bottom w:val="nil"/>
              <w:right w:val="nil"/>
            </w:tcBorders>
            <w:noWrap/>
            <w:vAlign w:val="bottom"/>
          </w:tcPr>
          <w:p w:rsidRPr="00497212" w:rsidR="00BC3515" w:rsidP="00497212" w:rsidRDefault="00BC3515" w14:paraId="0D9754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150629.1</w:t>
            </w:r>
          </w:p>
        </w:tc>
        <w:tc>
          <w:tcPr>
            <w:tcW w:w="1063" w:type="dxa"/>
            <w:tcBorders>
              <w:top w:val="nil"/>
              <w:left w:val="nil"/>
              <w:bottom w:val="nil"/>
              <w:right w:val="nil"/>
            </w:tcBorders>
            <w:noWrap/>
            <w:vAlign w:val="bottom"/>
          </w:tcPr>
          <w:p w:rsidRPr="00497212" w:rsidR="00BC3515" w:rsidP="00497212" w:rsidRDefault="00BC3515" w14:paraId="0188FD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51225.87</w:t>
            </w:r>
          </w:p>
        </w:tc>
        <w:tc>
          <w:tcPr>
            <w:tcW w:w="1062" w:type="dxa"/>
            <w:tcBorders>
              <w:top w:val="nil"/>
              <w:left w:val="nil"/>
              <w:bottom w:val="nil"/>
              <w:right w:val="nil"/>
            </w:tcBorders>
            <w:noWrap/>
            <w:vAlign w:val="bottom"/>
          </w:tcPr>
          <w:p w:rsidRPr="00497212" w:rsidR="00BC3515" w:rsidP="00497212" w:rsidRDefault="00BC3515" w14:paraId="7F611D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41232.78</w:t>
            </w:r>
          </w:p>
        </w:tc>
        <w:tc>
          <w:tcPr>
            <w:tcW w:w="1128" w:type="dxa"/>
            <w:tcBorders>
              <w:top w:val="nil"/>
              <w:left w:val="nil"/>
              <w:bottom w:val="nil"/>
              <w:right w:val="nil"/>
            </w:tcBorders>
            <w:noWrap/>
            <w:vAlign w:val="bottom"/>
          </w:tcPr>
          <w:p w:rsidRPr="00497212" w:rsidR="00BC3515" w:rsidP="00497212" w:rsidRDefault="00BC3515" w14:paraId="4BB233B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63640.87</w:t>
            </w:r>
          </w:p>
        </w:tc>
        <w:tc>
          <w:tcPr>
            <w:tcW w:w="882" w:type="dxa"/>
            <w:gridSpan w:val="2"/>
            <w:tcBorders>
              <w:top w:val="nil"/>
              <w:left w:val="nil"/>
              <w:bottom w:val="nil"/>
              <w:right w:val="nil"/>
            </w:tcBorders>
            <w:noWrap/>
            <w:vAlign w:val="bottom"/>
          </w:tcPr>
          <w:p w:rsidRPr="00497212" w:rsidR="00BC3515" w:rsidP="00497212" w:rsidRDefault="00BC3515" w14:paraId="0E77C2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37E2C88"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49EFB24" w14:textId="77777777">
        <w:trPr>
          <w:trHeight w:val="300"/>
        </w:trPr>
        <w:tc>
          <w:tcPr>
            <w:tcW w:w="622" w:type="dxa"/>
            <w:tcBorders>
              <w:top w:val="nil"/>
              <w:left w:val="nil"/>
              <w:bottom w:val="nil"/>
              <w:right w:val="nil"/>
            </w:tcBorders>
            <w:noWrap/>
            <w:vAlign w:val="bottom"/>
          </w:tcPr>
          <w:p w:rsidRPr="00497212" w:rsidR="00BC3515" w:rsidP="00497212" w:rsidRDefault="00BC3515" w14:paraId="3CA846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2011</w:t>
            </w:r>
          </w:p>
        </w:tc>
        <w:tc>
          <w:tcPr>
            <w:tcW w:w="1305" w:type="dxa"/>
            <w:tcBorders>
              <w:top w:val="nil"/>
              <w:left w:val="nil"/>
              <w:bottom w:val="nil"/>
              <w:right w:val="nil"/>
            </w:tcBorders>
            <w:noWrap/>
            <w:vAlign w:val="bottom"/>
          </w:tcPr>
          <w:p w:rsidRPr="00497212" w:rsidR="00BC3515" w:rsidP="00497212" w:rsidRDefault="00BC3515" w14:paraId="1EB3A83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108988.8</w:t>
            </w:r>
          </w:p>
        </w:tc>
        <w:tc>
          <w:tcPr>
            <w:tcW w:w="1279" w:type="dxa"/>
            <w:tcBorders>
              <w:top w:val="nil"/>
              <w:left w:val="nil"/>
              <w:bottom w:val="nil"/>
              <w:right w:val="nil"/>
            </w:tcBorders>
            <w:noWrap/>
            <w:vAlign w:val="bottom"/>
          </w:tcPr>
          <w:p w:rsidRPr="00497212" w:rsidR="00BC3515" w:rsidP="00497212" w:rsidRDefault="00BC3515" w14:paraId="6D48F9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87252.33</w:t>
            </w:r>
          </w:p>
        </w:tc>
        <w:tc>
          <w:tcPr>
            <w:tcW w:w="1306" w:type="dxa"/>
            <w:tcBorders>
              <w:top w:val="nil"/>
              <w:left w:val="nil"/>
              <w:bottom w:val="nil"/>
              <w:right w:val="nil"/>
            </w:tcBorders>
            <w:noWrap/>
            <w:vAlign w:val="bottom"/>
          </w:tcPr>
          <w:p w:rsidRPr="00497212" w:rsidR="00BC3515" w:rsidP="00497212" w:rsidRDefault="00BC3515" w14:paraId="238E2F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136140.2</w:t>
            </w:r>
          </w:p>
        </w:tc>
        <w:tc>
          <w:tcPr>
            <w:tcW w:w="1063" w:type="dxa"/>
            <w:tcBorders>
              <w:top w:val="nil"/>
              <w:left w:val="nil"/>
              <w:bottom w:val="nil"/>
              <w:right w:val="nil"/>
            </w:tcBorders>
            <w:noWrap/>
            <w:vAlign w:val="bottom"/>
          </w:tcPr>
          <w:p w:rsidRPr="00497212" w:rsidR="00BC3515" w:rsidP="00497212" w:rsidRDefault="00BC3515" w14:paraId="20C38D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44712.13</w:t>
            </w:r>
          </w:p>
        </w:tc>
        <w:tc>
          <w:tcPr>
            <w:tcW w:w="1062" w:type="dxa"/>
            <w:tcBorders>
              <w:top w:val="nil"/>
              <w:left w:val="nil"/>
              <w:bottom w:val="nil"/>
              <w:right w:val="nil"/>
            </w:tcBorders>
            <w:noWrap/>
            <w:vAlign w:val="bottom"/>
          </w:tcPr>
          <w:p w:rsidRPr="00497212" w:rsidR="00BC3515" w:rsidP="00497212" w:rsidRDefault="00BC3515" w14:paraId="090A72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35733.88</w:t>
            </w:r>
          </w:p>
        </w:tc>
        <w:tc>
          <w:tcPr>
            <w:tcW w:w="1128" w:type="dxa"/>
            <w:tcBorders>
              <w:top w:val="nil"/>
              <w:left w:val="nil"/>
              <w:bottom w:val="nil"/>
              <w:right w:val="nil"/>
            </w:tcBorders>
            <w:noWrap/>
            <w:vAlign w:val="bottom"/>
          </w:tcPr>
          <w:p w:rsidRPr="00497212" w:rsidR="00BC3515" w:rsidP="00497212" w:rsidRDefault="00BC3515" w14:paraId="70C9EE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55946.19</w:t>
            </w:r>
          </w:p>
        </w:tc>
        <w:tc>
          <w:tcPr>
            <w:tcW w:w="882" w:type="dxa"/>
            <w:gridSpan w:val="2"/>
            <w:tcBorders>
              <w:top w:val="nil"/>
              <w:left w:val="nil"/>
              <w:bottom w:val="nil"/>
              <w:right w:val="nil"/>
            </w:tcBorders>
            <w:noWrap/>
            <w:vAlign w:val="bottom"/>
          </w:tcPr>
          <w:p w:rsidRPr="00497212" w:rsidR="00BC3515" w:rsidP="00497212" w:rsidRDefault="00BC3515" w14:paraId="0DBC59C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0DCE0B9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307A067A" w14:textId="77777777">
        <w:trPr>
          <w:trHeight w:val="300"/>
        </w:trPr>
        <w:tc>
          <w:tcPr>
            <w:tcW w:w="622" w:type="dxa"/>
            <w:tcBorders>
              <w:top w:val="nil"/>
              <w:left w:val="nil"/>
              <w:bottom w:val="nil"/>
              <w:right w:val="nil"/>
            </w:tcBorders>
            <w:noWrap/>
            <w:vAlign w:val="bottom"/>
          </w:tcPr>
          <w:p w:rsidRPr="00497212" w:rsidR="00BC3515" w:rsidP="00497212" w:rsidRDefault="00BC3515" w14:paraId="52156D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2012</w:t>
            </w:r>
          </w:p>
        </w:tc>
        <w:tc>
          <w:tcPr>
            <w:tcW w:w="1305" w:type="dxa"/>
            <w:tcBorders>
              <w:top w:val="nil"/>
              <w:left w:val="nil"/>
              <w:bottom w:val="nil"/>
              <w:right w:val="nil"/>
            </w:tcBorders>
            <w:noWrap/>
            <w:vAlign w:val="bottom"/>
          </w:tcPr>
          <w:p w:rsidRPr="00497212" w:rsidR="00BC3515" w:rsidP="00497212" w:rsidRDefault="00BC3515" w14:paraId="1B20E2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83199.78</w:t>
            </w:r>
          </w:p>
        </w:tc>
        <w:tc>
          <w:tcPr>
            <w:tcW w:w="1279" w:type="dxa"/>
            <w:tcBorders>
              <w:top w:val="nil"/>
              <w:left w:val="nil"/>
              <w:bottom w:val="nil"/>
              <w:right w:val="nil"/>
            </w:tcBorders>
            <w:noWrap/>
            <w:vAlign w:val="bottom"/>
          </w:tcPr>
          <w:p w:rsidRPr="00497212" w:rsidR="00BC3515" w:rsidP="00497212" w:rsidRDefault="00BC3515" w14:paraId="5796859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66707.24</w:t>
            </w:r>
          </w:p>
        </w:tc>
        <w:tc>
          <w:tcPr>
            <w:tcW w:w="1306" w:type="dxa"/>
            <w:tcBorders>
              <w:top w:val="nil"/>
              <w:left w:val="nil"/>
              <w:bottom w:val="nil"/>
              <w:right w:val="nil"/>
            </w:tcBorders>
            <w:noWrap/>
            <w:vAlign w:val="bottom"/>
          </w:tcPr>
          <w:p w:rsidRPr="00497212" w:rsidR="00BC3515" w:rsidP="00497212" w:rsidRDefault="00BC3515" w14:paraId="449058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103769.9</w:t>
            </w:r>
          </w:p>
        </w:tc>
        <w:tc>
          <w:tcPr>
            <w:tcW w:w="1063" w:type="dxa"/>
            <w:tcBorders>
              <w:top w:val="nil"/>
              <w:left w:val="nil"/>
              <w:bottom w:val="nil"/>
              <w:right w:val="nil"/>
            </w:tcBorders>
            <w:noWrap/>
            <w:vAlign w:val="bottom"/>
          </w:tcPr>
          <w:p w:rsidRPr="00497212" w:rsidR="00BC3515" w:rsidP="00497212" w:rsidRDefault="00BC3515" w14:paraId="70AAE9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37123.3</w:t>
            </w:r>
          </w:p>
        </w:tc>
        <w:tc>
          <w:tcPr>
            <w:tcW w:w="1062" w:type="dxa"/>
            <w:tcBorders>
              <w:top w:val="nil"/>
              <w:left w:val="nil"/>
              <w:bottom w:val="nil"/>
              <w:right w:val="nil"/>
            </w:tcBorders>
            <w:noWrap/>
            <w:vAlign w:val="bottom"/>
          </w:tcPr>
          <w:p w:rsidRPr="00497212" w:rsidR="00BC3515" w:rsidP="00497212" w:rsidRDefault="00BC3515" w14:paraId="67D8C5C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29490.91</w:t>
            </w:r>
          </w:p>
        </w:tc>
        <w:tc>
          <w:tcPr>
            <w:tcW w:w="1128" w:type="dxa"/>
            <w:tcBorders>
              <w:top w:val="nil"/>
              <w:left w:val="nil"/>
              <w:bottom w:val="nil"/>
              <w:right w:val="nil"/>
            </w:tcBorders>
            <w:noWrap/>
            <w:vAlign w:val="bottom"/>
          </w:tcPr>
          <w:p w:rsidRPr="00497212" w:rsidR="00BC3515" w:rsidP="00497212" w:rsidRDefault="00BC3515" w14:paraId="022733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46730.99</w:t>
            </w:r>
          </w:p>
        </w:tc>
        <w:tc>
          <w:tcPr>
            <w:tcW w:w="882" w:type="dxa"/>
            <w:gridSpan w:val="2"/>
            <w:tcBorders>
              <w:top w:val="nil"/>
              <w:left w:val="nil"/>
              <w:bottom w:val="nil"/>
              <w:right w:val="nil"/>
            </w:tcBorders>
            <w:noWrap/>
            <w:vAlign w:val="bottom"/>
          </w:tcPr>
          <w:p w:rsidRPr="00497212" w:rsidR="00BC3515" w:rsidP="00497212" w:rsidRDefault="00BC3515" w14:paraId="34FE5C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1D3C61A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DA696E4" w14:textId="77777777">
        <w:trPr>
          <w:trHeight w:val="300"/>
        </w:trPr>
        <w:tc>
          <w:tcPr>
            <w:tcW w:w="622" w:type="dxa"/>
            <w:tcBorders>
              <w:top w:val="nil"/>
              <w:left w:val="nil"/>
              <w:bottom w:val="nil"/>
              <w:right w:val="nil"/>
            </w:tcBorders>
            <w:noWrap/>
            <w:vAlign w:val="bottom"/>
          </w:tcPr>
          <w:p w:rsidRPr="00497212" w:rsidR="00BC3515" w:rsidP="00497212" w:rsidRDefault="00BC3515" w14:paraId="545737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2013</w:t>
            </w:r>
          </w:p>
        </w:tc>
        <w:tc>
          <w:tcPr>
            <w:tcW w:w="1305" w:type="dxa"/>
            <w:tcBorders>
              <w:top w:val="nil"/>
              <w:left w:val="nil"/>
              <w:bottom w:val="nil"/>
              <w:right w:val="nil"/>
            </w:tcBorders>
            <w:noWrap/>
            <w:vAlign w:val="bottom"/>
          </w:tcPr>
          <w:p w:rsidRPr="00497212" w:rsidR="00BC3515" w:rsidP="00497212" w:rsidRDefault="00BC3515" w14:paraId="30F9511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87816.09</w:t>
            </w:r>
          </w:p>
        </w:tc>
        <w:tc>
          <w:tcPr>
            <w:tcW w:w="1279" w:type="dxa"/>
            <w:tcBorders>
              <w:top w:val="nil"/>
              <w:left w:val="nil"/>
              <w:bottom w:val="nil"/>
              <w:right w:val="nil"/>
            </w:tcBorders>
            <w:noWrap/>
            <w:vAlign w:val="bottom"/>
          </w:tcPr>
          <w:p w:rsidRPr="00497212" w:rsidR="00BC3515" w:rsidP="00497212" w:rsidRDefault="00BC3515" w14:paraId="67A9AC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71153.44</w:t>
            </w:r>
          </w:p>
        </w:tc>
        <w:tc>
          <w:tcPr>
            <w:tcW w:w="1306" w:type="dxa"/>
            <w:tcBorders>
              <w:top w:val="nil"/>
              <w:left w:val="nil"/>
              <w:bottom w:val="nil"/>
              <w:right w:val="nil"/>
            </w:tcBorders>
            <w:noWrap/>
            <w:vAlign w:val="bottom"/>
          </w:tcPr>
          <w:p w:rsidRPr="00497212" w:rsidR="00BC3515" w:rsidP="00497212" w:rsidRDefault="00BC3515" w14:paraId="7339C1B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108380.8</w:t>
            </w:r>
          </w:p>
        </w:tc>
        <w:tc>
          <w:tcPr>
            <w:tcW w:w="1063" w:type="dxa"/>
            <w:tcBorders>
              <w:top w:val="nil"/>
              <w:left w:val="nil"/>
              <w:bottom w:val="nil"/>
              <w:right w:val="nil"/>
            </w:tcBorders>
            <w:noWrap/>
            <w:vAlign w:val="bottom"/>
          </w:tcPr>
          <w:p w:rsidRPr="00497212" w:rsidR="00BC3515" w:rsidP="00497212" w:rsidRDefault="00BC3515" w14:paraId="09C876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36026.14</w:t>
            </w:r>
          </w:p>
        </w:tc>
        <w:tc>
          <w:tcPr>
            <w:tcW w:w="1062" w:type="dxa"/>
            <w:tcBorders>
              <w:top w:val="nil"/>
              <w:left w:val="nil"/>
              <w:bottom w:val="nil"/>
              <w:right w:val="nil"/>
            </w:tcBorders>
            <w:noWrap/>
            <w:vAlign w:val="bottom"/>
          </w:tcPr>
          <w:p w:rsidRPr="00497212" w:rsidR="00BC3515" w:rsidP="00497212" w:rsidRDefault="00BC3515" w14:paraId="6A814A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27512.67</w:t>
            </w:r>
          </w:p>
        </w:tc>
        <w:tc>
          <w:tcPr>
            <w:tcW w:w="1128" w:type="dxa"/>
            <w:tcBorders>
              <w:top w:val="nil"/>
              <w:left w:val="nil"/>
              <w:bottom w:val="nil"/>
              <w:right w:val="nil"/>
            </w:tcBorders>
            <w:noWrap/>
            <w:vAlign w:val="bottom"/>
          </w:tcPr>
          <w:p w:rsidRPr="00497212" w:rsidR="00BC3515" w:rsidP="00497212" w:rsidRDefault="00BC3515" w14:paraId="7D22F92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47173.99</w:t>
            </w:r>
          </w:p>
        </w:tc>
        <w:tc>
          <w:tcPr>
            <w:tcW w:w="882" w:type="dxa"/>
            <w:gridSpan w:val="2"/>
            <w:tcBorders>
              <w:top w:val="nil"/>
              <w:left w:val="nil"/>
              <w:bottom w:val="nil"/>
              <w:right w:val="nil"/>
            </w:tcBorders>
            <w:noWrap/>
            <w:vAlign w:val="bottom"/>
          </w:tcPr>
          <w:p w:rsidRPr="00497212" w:rsidR="00BC3515" w:rsidP="00497212" w:rsidRDefault="00BC3515" w14:paraId="41BDFFD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310D1335"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581E4999" w14:textId="77777777">
        <w:trPr>
          <w:trHeight w:val="300"/>
        </w:trPr>
        <w:tc>
          <w:tcPr>
            <w:tcW w:w="622" w:type="dxa"/>
            <w:tcBorders>
              <w:top w:val="nil"/>
              <w:left w:val="nil"/>
              <w:bottom w:val="nil"/>
              <w:right w:val="nil"/>
            </w:tcBorders>
            <w:noWrap/>
            <w:vAlign w:val="bottom"/>
          </w:tcPr>
          <w:p w:rsidRPr="00497212" w:rsidR="00BC3515" w:rsidP="00497212" w:rsidRDefault="00BC3515" w14:paraId="5AF7A3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2014</w:t>
            </w:r>
          </w:p>
        </w:tc>
        <w:tc>
          <w:tcPr>
            <w:tcW w:w="1305" w:type="dxa"/>
            <w:tcBorders>
              <w:top w:val="nil"/>
              <w:left w:val="nil"/>
              <w:bottom w:val="nil"/>
              <w:right w:val="nil"/>
            </w:tcBorders>
            <w:noWrap/>
            <w:vAlign w:val="bottom"/>
          </w:tcPr>
          <w:p w:rsidRPr="00497212" w:rsidR="00BC3515" w:rsidP="00497212" w:rsidRDefault="00BC3515" w14:paraId="6941F3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101925.8</w:t>
            </w:r>
          </w:p>
        </w:tc>
        <w:tc>
          <w:tcPr>
            <w:tcW w:w="1279" w:type="dxa"/>
            <w:tcBorders>
              <w:top w:val="nil"/>
              <w:left w:val="nil"/>
              <w:bottom w:val="nil"/>
              <w:right w:val="nil"/>
            </w:tcBorders>
            <w:noWrap/>
            <w:vAlign w:val="bottom"/>
          </w:tcPr>
          <w:p w:rsidRPr="00497212" w:rsidR="00BC3515" w:rsidP="00497212" w:rsidRDefault="00BC3515" w14:paraId="2223BC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81230.95</w:t>
            </w:r>
          </w:p>
        </w:tc>
        <w:tc>
          <w:tcPr>
            <w:tcW w:w="1306" w:type="dxa"/>
            <w:tcBorders>
              <w:top w:val="nil"/>
              <w:left w:val="nil"/>
              <w:bottom w:val="nil"/>
              <w:right w:val="nil"/>
            </w:tcBorders>
            <w:noWrap/>
            <w:vAlign w:val="bottom"/>
          </w:tcPr>
          <w:p w:rsidRPr="00497212" w:rsidR="00BC3515" w:rsidP="00497212" w:rsidRDefault="00BC3515" w14:paraId="5001F95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127892.9</w:t>
            </w:r>
          </w:p>
        </w:tc>
        <w:tc>
          <w:tcPr>
            <w:tcW w:w="1063" w:type="dxa"/>
            <w:tcBorders>
              <w:top w:val="nil"/>
              <w:left w:val="nil"/>
              <w:bottom w:val="nil"/>
              <w:right w:val="nil"/>
            </w:tcBorders>
            <w:noWrap/>
            <w:vAlign w:val="bottom"/>
          </w:tcPr>
          <w:p w:rsidRPr="00497212" w:rsidR="00BC3515" w:rsidP="00497212" w:rsidRDefault="00BC3515" w14:paraId="76C796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32958.35</w:t>
            </w:r>
          </w:p>
        </w:tc>
        <w:tc>
          <w:tcPr>
            <w:tcW w:w="1062" w:type="dxa"/>
            <w:tcBorders>
              <w:top w:val="nil"/>
              <w:left w:val="nil"/>
              <w:bottom w:val="nil"/>
              <w:right w:val="nil"/>
            </w:tcBorders>
            <w:noWrap/>
            <w:vAlign w:val="bottom"/>
          </w:tcPr>
          <w:p w:rsidRPr="00497212" w:rsidR="00BC3515" w:rsidP="00497212" w:rsidRDefault="00BC3515" w14:paraId="61D9748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26659.18</w:t>
            </w:r>
          </w:p>
        </w:tc>
        <w:tc>
          <w:tcPr>
            <w:tcW w:w="1128" w:type="dxa"/>
            <w:tcBorders>
              <w:top w:val="nil"/>
              <w:left w:val="nil"/>
              <w:bottom w:val="nil"/>
              <w:right w:val="nil"/>
            </w:tcBorders>
            <w:noWrap/>
            <w:vAlign w:val="bottom"/>
          </w:tcPr>
          <w:p w:rsidRPr="00497212" w:rsidR="00BC3515" w:rsidP="00497212" w:rsidRDefault="00BC3515" w14:paraId="6E57FE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40745.93</w:t>
            </w:r>
          </w:p>
        </w:tc>
        <w:tc>
          <w:tcPr>
            <w:tcW w:w="882" w:type="dxa"/>
            <w:gridSpan w:val="2"/>
            <w:tcBorders>
              <w:top w:val="nil"/>
              <w:left w:val="nil"/>
              <w:bottom w:val="nil"/>
              <w:right w:val="nil"/>
            </w:tcBorders>
            <w:noWrap/>
            <w:vAlign w:val="bottom"/>
          </w:tcPr>
          <w:p w:rsidRPr="00497212" w:rsidR="00BC3515" w:rsidP="00497212" w:rsidRDefault="00BC3515" w14:paraId="40C8EC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772B6DC0"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45A75B31" w14:textId="77777777">
        <w:trPr>
          <w:trHeight w:val="300"/>
        </w:trPr>
        <w:tc>
          <w:tcPr>
            <w:tcW w:w="622" w:type="dxa"/>
            <w:tcBorders>
              <w:top w:val="nil"/>
              <w:left w:val="nil"/>
              <w:bottom w:val="nil"/>
              <w:right w:val="nil"/>
            </w:tcBorders>
            <w:noWrap/>
            <w:vAlign w:val="bottom"/>
          </w:tcPr>
          <w:p w:rsidRPr="00497212" w:rsidR="00BC3515" w:rsidP="00497212" w:rsidRDefault="00BC3515" w14:paraId="1CFA4D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2015</w:t>
            </w:r>
          </w:p>
        </w:tc>
        <w:tc>
          <w:tcPr>
            <w:tcW w:w="1305" w:type="dxa"/>
            <w:tcBorders>
              <w:top w:val="nil"/>
              <w:left w:val="nil"/>
              <w:bottom w:val="nil"/>
              <w:right w:val="nil"/>
            </w:tcBorders>
            <w:noWrap/>
            <w:vAlign w:val="bottom"/>
          </w:tcPr>
          <w:p w:rsidRPr="00497212" w:rsidR="00BC3515" w:rsidP="00497212" w:rsidRDefault="00BC3515" w14:paraId="49751B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78433</w:t>
            </w:r>
          </w:p>
        </w:tc>
        <w:tc>
          <w:tcPr>
            <w:tcW w:w="1279" w:type="dxa"/>
            <w:tcBorders>
              <w:top w:val="nil"/>
              <w:left w:val="nil"/>
              <w:bottom w:val="nil"/>
              <w:right w:val="nil"/>
            </w:tcBorders>
            <w:noWrap/>
            <w:vAlign w:val="bottom"/>
          </w:tcPr>
          <w:p w:rsidRPr="00497212" w:rsidR="00BC3515" w:rsidP="00497212" w:rsidRDefault="00BC3515" w14:paraId="2CA7405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62285.53</w:t>
            </w:r>
          </w:p>
        </w:tc>
        <w:tc>
          <w:tcPr>
            <w:tcW w:w="1306" w:type="dxa"/>
            <w:tcBorders>
              <w:top w:val="nil"/>
              <w:left w:val="nil"/>
              <w:bottom w:val="nil"/>
              <w:right w:val="nil"/>
            </w:tcBorders>
            <w:noWrap/>
            <w:vAlign w:val="bottom"/>
          </w:tcPr>
          <w:p w:rsidRPr="00497212" w:rsidR="00BC3515" w:rsidP="00497212" w:rsidRDefault="00BC3515" w14:paraId="275CDC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98766.68</w:t>
            </w:r>
          </w:p>
        </w:tc>
        <w:tc>
          <w:tcPr>
            <w:tcW w:w="1063" w:type="dxa"/>
            <w:tcBorders>
              <w:top w:val="nil"/>
              <w:left w:val="nil"/>
              <w:bottom w:val="nil"/>
              <w:right w:val="nil"/>
            </w:tcBorders>
            <w:noWrap/>
            <w:vAlign w:val="bottom"/>
          </w:tcPr>
          <w:p w:rsidRPr="00497212" w:rsidR="00BC3515" w:rsidP="00497212" w:rsidRDefault="00BC3515" w14:paraId="30763F4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34132.32</w:t>
            </w:r>
          </w:p>
        </w:tc>
        <w:tc>
          <w:tcPr>
            <w:tcW w:w="1062" w:type="dxa"/>
            <w:tcBorders>
              <w:top w:val="nil"/>
              <w:left w:val="nil"/>
              <w:bottom w:val="nil"/>
              <w:right w:val="nil"/>
            </w:tcBorders>
            <w:noWrap/>
            <w:vAlign w:val="bottom"/>
          </w:tcPr>
          <w:p w:rsidRPr="00497212" w:rsidR="00BC3515" w:rsidP="00497212" w:rsidRDefault="00BC3515" w14:paraId="436727D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26117.02</w:t>
            </w:r>
          </w:p>
        </w:tc>
        <w:tc>
          <w:tcPr>
            <w:tcW w:w="1128" w:type="dxa"/>
            <w:tcBorders>
              <w:top w:val="nil"/>
              <w:left w:val="nil"/>
              <w:bottom w:val="nil"/>
              <w:right w:val="nil"/>
            </w:tcBorders>
            <w:noWrap/>
            <w:vAlign w:val="bottom"/>
          </w:tcPr>
          <w:p w:rsidRPr="00497212" w:rsidR="00BC3515" w:rsidP="00497212" w:rsidRDefault="00BC3515" w14:paraId="677140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44607.51</w:t>
            </w:r>
          </w:p>
        </w:tc>
        <w:tc>
          <w:tcPr>
            <w:tcW w:w="882" w:type="dxa"/>
            <w:gridSpan w:val="2"/>
            <w:tcBorders>
              <w:top w:val="nil"/>
              <w:left w:val="nil"/>
              <w:bottom w:val="nil"/>
              <w:right w:val="nil"/>
            </w:tcBorders>
            <w:noWrap/>
            <w:vAlign w:val="bottom"/>
          </w:tcPr>
          <w:p w:rsidRPr="00497212" w:rsidR="00BC3515" w:rsidP="00497212" w:rsidRDefault="00BC3515" w14:paraId="7EC9E1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1D6B9EC"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70D17DBA" w14:textId="77777777">
        <w:trPr>
          <w:trHeight w:val="300"/>
        </w:trPr>
        <w:tc>
          <w:tcPr>
            <w:tcW w:w="622" w:type="dxa"/>
            <w:tcBorders>
              <w:top w:val="nil"/>
              <w:left w:val="nil"/>
              <w:bottom w:val="nil"/>
              <w:right w:val="nil"/>
            </w:tcBorders>
            <w:noWrap/>
            <w:vAlign w:val="bottom"/>
          </w:tcPr>
          <w:p w:rsidRPr="00497212" w:rsidR="00BC3515" w:rsidP="00497212" w:rsidRDefault="00BC3515" w14:paraId="4062331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2016</w:t>
            </w:r>
          </w:p>
        </w:tc>
        <w:tc>
          <w:tcPr>
            <w:tcW w:w="1305" w:type="dxa"/>
            <w:tcBorders>
              <w:top w:val="nil"/>
              <w:left w:val="nil"/>
              <w:bottom w:val="nil"/>
              <w:right w:val="nil"/>
            </w:tcBorders>
            <w:noWrap/>
            <w:vAlign w:val="bottom"/>
          </w:tcPr>
          <w:p w:rsidRPr="00497212" w:rsidR="00BC3515" w:rsidP="00497212" w:rsidRDefault="00BC3515" w14:paraId="124E5C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57468.95</w:t>
            </w:r>
          </w:p>
        </w:tc>
        <w:tc>
          <w:tcPr>
            <w:tcW w:w="1279" w:type="dxa"/>
            <w:tcBorders>
              <w:top w:val="nil"/>
              <w:left w:val="nil"/>
              <w:bottom w:val="nil"/>
              <w:right w:val="nil"/>
            </w:tcBorders>
            <w:noWrap/>
            <w:vAlign w:val="bottom"/>
          </w:tcPr>
          <w:p w:rsidRPr="00497212" w:rsidR="00BC3515" w:rsidP="00497212" w:rsidRDefault="00BC3515" w14:paraId="634583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41743.72</w:t>
            </w:r>
          </w:p>
        </w:tc>
        <w:tc>
          <w:tcPr>
            <w:tcW w:w="1306" w:type="dxa"/>
            <w:tcBorders>
              <w:top w:val="nil"/>
              <w:left w:val="nil"/>
              <w:bottom w:val="nil"/>
              <w:right w:val="nil"/>
            </w:tcBorders>
            <w:noWrap/>
            <w:vAlign w:val="bottom"/>
          </w:tcPr>
          <w:p w:rsidRPr="00497212" w:rsidR="00BC3515" w:rsidP="00497212" w:rsidRDefault="00BC3515" w14:paraId="7CCFEA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79117.99</w:t>
            </w:r>
          </w:p>
        </w:tc>
        <w:tc>
          <w:tcPr>
            <w:tcW w:w="1063" w:type="dxa"/>
            <w:tcBorders>
              <w:top w:val="nil"/>
              <w:left w:val="nil"/>
              <w:bottom w:val="nil"/>
              <w:right w:val="nil"/>
            </w:tcBorders>
            <w:noWrap/>
            <w:vAlign w:val="bottom"/>
          </w:tcPr>
          <w:p w:rsidRPr="00497212" w:rsidR="00BC3515" w:rsidP="00497212" w:rsidRDefault="00BC3515" w14:paraId="4F54CA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28652.62</w:t>
            </w:r>
          </w:p>
        </w:tc>
        <w:tc>
          <w:tcPr>
            <w:tcW w:w="1062" w:type="dxa"/>
            <w:tcBorders>
              <w:top w:val="nil"/>
              <w:left w:val="nil"/>
              <w:bottom w:val="nil"/>
              <w:right w:val="nil"/>
            </w:tcBorders>
            <w:noWrap/>
            <w:vAlign w:val="bottom"/>
          </w:tcPr>
          <w:p w:rsidRPr="00497212" w:rsidR="00BC3515" w:rsidP="00497212" w:rsidRDefault="00BC3515" w14:paraId="02F4EEE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22220.02</w:t>
            </w:r>
          </w:p>
        </w:tc>
        <w:tc>
          <w:tcPr>
            <w:tcW w:w="1128" w:type="dxa"/>
            <w:tcBorders>
              <w:top w:val="nil"/>
              <w:left w:val="nil"/>
              <w:bottom w:val="nil"/>
              <w:right w:val="nil"/>
            </w:tcBorders>
            <w:noWrap/>
            <w:vAlign w:val="bottom"/>
          </w:tcPr>
          <w:p w:rsidRPr="00497212" w:rsidR="00BC3515" w:rsidP="00497212" w:rsidRDefault="00BC3515" w14:paraId="097E7C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36947.42</w:t>
            </w:r>
          </w:p>
        </w:tc>
        <w:tc>
          <w:tcPr>
            <w:tcW w:w="882" w:type="dxa"/>
            <w:gridSpan w:val="2"/>
            <w:tcBorders>
              <w:top w:val="nil"/>
              <w:left w:val="nil"/>
              <w:bottom w:val="nil"/>
              <w:right w:val="nil"/>
            </w:tcBorders>
            <w:noWrap/>
            <w:vAlign w:val="bottom"/>
          </w:tcPr>
          <w:p w:rsidRPr="00497212" w:rsidR="00BC3515" w:rsidP="00497212" w:rsidRDefault="00BC3515" w14:paraId="5469A78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744E098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21ED6434" w14:textId="77777777">
        <w:trPr>
          <w:trHeight w:val="300"/>
        </w:trPr>
        <w:tc>
          <w:tcPr>
            <w:tcW w:w="622" w:type="dxa"/>
            <w:tcBorders>
              <w:top w:val="nil"/>
              <w:left w:val="nil"/>
              <w:bottom w:val="nil"/>
              <w:right w:val="nil"/>
            </w:tcBorders>
            <w:noWrap/>
            <w:vAlign w:val="bottom"/>
          </w:tcPr>
          <w:p w:rsidRPr="00497212" w:rsidR="00BC3515" w:rsidP="00497212" w:rsidRDefault="00BC3515" w14:paraId="2FD12D33"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305" w:type="dxa"/>
            <w:tcBorders>
              <w:top w:val="nil"/>
              <w:left w:val="nil"/>
              <w:bottom w:val="nil"/>
              <w:right w:val="nil"/>
            </w:tcBorders>
            <w:noWrap/>
            <w:vAlign w:val="bottom"/>
          </w:tcPr>
          <w:p w:rsidRPr="00497212" w:rsidR="00BC3515" w:rsidP="00497212" w:rsidRDefault="00BC3515" w14:paraId="06BFD546"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279" w:type="dxa"/>
            <w:tcBorders>
              <w:top w:val="nil"/>
              <w:left w:val="nil"/>
              <w:bottom w:val="nil"/>
              <w:right w:val="nil"/>
            </w:tcBorders>
            <w:noWrap/>
            <w:vAlign w:val="bottom"/>
          </w:tcPr>
          <w:p w:rsidRPr="00497212" w:rsidR="00BC3515" w:rsidP="00497212" w:rsidRDefault="00BC3515" w14:paraId="0865867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306" w:type="dxa"/>
            <w:tcBorders>
              <w:top w:val="nil"/>
              <w:left w:val="nil"/>
              <w:bottom w:val="nil"/>
              <w:right w:val="nil"/>
            </w:tcBorders>
            <w:noWrap/>
            <w:vAlign w:val="bottom"/>
          </w:tcPr>
          <w:p w:rsidRPr="00497212" w:rsidR="00BC3515" w:rsidP="00497212" w:rsidRDefault="00BC3515" w14:paraId="39E376BE"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063" w:type="dxa"/>
            <w:tcBorders>
              <w:top w:val="nil"/>
              <w:left w:val="nil"/>
              <w:bottom w:val="nil"/>
              <w:right w:val="nil"/>
            </w:tcBorders>
            <w:noWrap/>
            <w:vAlign w:val="bottom"/>
          </w:tcPr>
          <w:p w:rsidRPr="00497212" w:rsidR="00BC3515" w:rsidP="00497212" w:rsidRDefault="00BC3515" w14:paraId="664F1AC2"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062" w:type="dxa"/>
            <w:tcBorders>
              <w:top w:val="nil"/>
              <w:left w:val="nil"/>
              <w:bottom w:val="nil"/>
              <w:right w:val="nil"/>
            </w:tcBorders>
            <w:noWrap/>
            <w:vAlign w:val="bottom"/>
          </w:tcPr>
          <w:p w:rsidRPr="00497212" w:rsidR="00BC3515" w:rsidP="00497212" w:rsidRDefault="00BC3515" w14:paraId="03C2661D"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1128" w:type="dxa"/>
            <w:tcBorders>
              <w:top w:val="nil"/>
              <w:left w:val="nil"/>
              <w:bottom w:val="nil"/>
              <w:right w:val="nil"/>
            </w:tcBorders>
            <w:noWrap/>
            <w:vAlign w:val="bottom"/>
          </w:tcPr>
          <w:p w:rsidRPr="00497212" w:rsidR="00BC3515" w:rsidP="00497212" w:rsidRDefault="00BC3515" w14:paraId="53D40DA6"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882" w:type="dxa"/>
            <w:gridSpan w:val="2"/>
            <w:tcBorders>
              <w:top w:val="nil"/>
              <w:left w:val="nil"/>
              <w:bottom w:val="nil"/>
              <w:right w:val="nil"/>
            </w:tcBorders>
            <w:noWrap/>
            <w:vAlign w:val="bottom"/>
          </w:tcPr>
          <w:p w:rsidRPr="00497212" w:rsidR="00BC3515" w:rsidP="00497212" w:rsidRDefault="00BC3515" w14:paraId="091C6C1B"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c>
          <w:tcPr>
            <w:tcW w:w="985" w:type="dxa"/>
            <w:tcBorders>
              <w:top w:val="nil"/>
              <w:left w:val="nil"/>
              <w:bottom w:val="nil"/>
              <w:right w:val="nil"/>
            </w:tcBorders>
            <w:noWrap/>
            <w:vAlign w:val="bottom"/>
          </w:tcPr>
          <w:p w:rsidRPr="00497212" w:rsidR="00BC3515" w:rsidP="00497212" w:rsidRDefault="00BC3515" w14:paraId="226BF046" w14:textId="77777777">
            <w:pPr>
              <w:pBdr>
                <w:top w:val="none" w:color="auto" w:sz="0" w:space="0"/>
                <w:left w:val="none" w:color="auto" w:sz="0" w:space="0"/>
                <w:bottom w:val="none" w:color="auto" w:sz="0" w:space="0"/>
                <w:right w:val="none" w:color="auto" w:sz="0" w:space="0"/>
                <w:bar w:val="none" w:color="auto" w:sz="0"/>
              </w:pBdr>
              <w:rPr>
                <w:rFonts w:eastAsia="Times New Roman" w:cs="Times New Roman"/>
                <w:color w:val="auto"/>
                <w:sz w:val="14"/>
                <w:szCs w:val="14"/>
                <w:lang w:val="sr-Latn-CS" w:eastAsia="sr-Latn-CS"/>
              </w:rPr>
            </w:pPr>
          </w:p>
        </w:tc>
      </w:tr>
      <w:tr w:rsidRPr="00932C28" w:rsidR="00BC3515" w:rsidTr="00497212" w14:paraId="0B31CA9E" w14:textId="77777777">
        <w:trPr>
          <w:trHeight w:val="300"/>
        </w:trPr>
        <w:tc>
          <w:tcPr>
            <w:tcW w:w="622" w:type="dxa"/>
            <w:tcBorders>
              <w:top w:val="nil"/>
              <w:left w:val="nil"/>
              <w:bottom w:val="nil"/>
              <w:right w:val="nil"/>
            </w:tcBorders>
            <w:noWrap/>
            <w:vAlign w:val="bottom"/>
          </w:tcPr>
          <w:p w:rsidRPr="00497212" w:rsidR="00BC3515" w:rsidP="00497212" w:rsidRDefault="00BC3515" w14:paraId="2B29F044"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Year</w:t>
            </w:r>
          </w:p>
        </w:tc>
        <w:tc>
          <w:tcPr>
            <w:tcW w:w="1305" w:type="dxa"/>
            <w:tcBorders>
              <w:top w:val="nil"/>
              <w:left w:val="nil"/>
              <w:bottom w:val="nil"/>
              <w:right w:val="nil"/>
            </w:tcBorders>
            <w:noWrap/>
            <w:vAlign w:val="bottom"/>
          </w:tcPr>
          <w:p w:rsidRPr="00497212" w:rsidR="00BC3515" w:rsidP="00497212" w:rsidRDefault="00BC3515" w14:paraId="02F31E39"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Yield / SSB (ratio) Mean</w:t>
            </w:r>
          </w:p>
        </w:tc>
        <w:tc>
          <w:tcPr>
            <w:tcW w:w="1279" w:type="dxa"/>
            <w:tcBorders>
              <w:top w:val="nil"/>
              <w:left w:val="nil"/>
              <w:bottom w:val="nil"/>
              <w:right w:val="nil"/>
            </w:tcBorders>
            <w:noWrap/>
            <w:vAlign w:val="bottom"/>
          </w:tcPr>
          <w:p w:rsidRPr="00497212" w:rsidR="00BC3515" w:rsidP="00497212" w:rsidRDefault="00BC3515" w14:paraId="43DB290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Yield / SSB (ratio) Low</w:t>
            </w:r>
          </w:p>
        </w:tc>
        <w:tc>
          <w:tcPr>
            <w:tcW w:w="1306" w:type="dxa"/>
            <w:tcBorders>
              <w:top w:val="nil"/>
              <w:left w:val="nil"/>
              <w:bottom w:val="nil"/>
              <w:right w:val="nil"/>
            </w:tcBorders>
            <w:noWrap/>
            <w:vAlign w:val="bottom"/>
          </w:tcPr>
          <w:p w:rsidRPr="00497212" w:rsidR="00BC3515" w:rsidP="00497212" w:rsidRDefault="00BC3515" w14:paraId="49C2C85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Yield / SSB (ratio) High</w:t>
            </w:r>
          </w:p>
        </w:tc>
        <w:tc>
          <w:tcPr>
            <w:tcW w:w="1063" w:type="dxa"/>
            <w:tcBorders>
              <w:top w:val="nil"/>
              <w:left w:val="nil"/>
              <w:bottom w:val="nil"/>
              <w:right w:val="nil"/>
            </w:tcBorders>
            <w:noWrap/>
            <w:vAlign w:val="bottom"/>
          </w:tcPr>
          <w:p w:rsidRPr="00497212" w:rsidR="00BC3515" w:rsidP="00497212" w:rsidRDefault="00BC3515" w14:paraId="508CA2AC"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Mean F ages 2-6 Mean</w:t>
            </w:r>
          </w:p>
        </w:tc>
        <w:tc>
          <w:tcPr>
            <w:tcW w:w="1062" w:type="dxa"/>
            <w:tcBorders>
              <w:top w:val="nil"/>
              <w:left w:val="nil"/>
              <w:bottom w:val="nil"/>
              <w:right w:val="nil"/>
            </w:tcBorders>
            <w:noWrap/>
            <w:vAlign w:val="bottom"/>
          </w:tcPr>
          <w:p w:rsidRPr="00497212" w:rsidR="00BC3515" w:rsidP="00497212" w:rsidRDefault="00BC3515" w14:paraId="3E497DFF"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Mean F ages 2-6 Low</w:t>
            </w:r>
          </w:p>
        </w:tc>
        <w:tc>
          <w:tcPr>
            <w:tcW w:w="1128" w:type="dxa"/>
            <w:tcBorders>
              <w:top w:val="nil"/>
              <w:left w:val="nil"/>
              <w:bottom w:val="nil"/>
              <w:right w:val="nil"/>
            </w:tcBorders>
            <w:noWrap/>
            <w:vAlign w:val="bottom"/>
          </w:tcPr>
          <w:p w:rsidRPr="00497212" w:rsidR="00BC3515" w:rsidP="00497212" w:rsidRDefault="00BC3515" w14:paraId="24736D7D"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Mean F ages 2-6 High</w:t>
            </w:r>
          </w:p>
        </w:tc>
        <w:tc>
          <w:tcPr>
            <w:tcW w:w="882" w:type="dxa"/>
            <w:gridSpan w:val="2"/>
            <w:tcBorders>
              <w:top w:val="nil"/>
              <w:left w:val="nil"/>
              <w:bottom w:val="nil"/>
              <w:right w:val="nil"/>
            </w:tcBorders>
            <w:noWrap/>
            <w:vAlign w:val="bottom"/>
          </w:tcPr>
          <w:p w:rsidRPr="00497212" w:rsidR="00BC3515" w:rsidP="00497212" w:rsidRDefault="00BC3515" w14:paraId="7B3C23AE"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Mean F ages 0-1</w:t>
            </w:r>
          </w:p>
        </w:tc>
        <w:tc>
          <w:tcPr>
            <w:tcW w:w="985" w:type="dxa"/>
            <w:tcBorders>
              <w:top w:val="nil"/>
              <w:left w:val="nil"/>
              <w:bottom w:val="nil"/>
              <w:right w:val="nil"/>
            </w:tcBorders>
            <w:noWrap/>
            <w:vAlign w:val="bottom"/>
          </w:tcPr>
          <w:p w:rsidRPr="00497212" w:rsidR="00BC3515" w:rsidP="00497212" w:rsidRDefault="00BC3515" w14:paraId="4D31D128" w14:textId="77777777">
            <w:pPr>
              <w:pBdr>
                <w:top w:val="none" w:color="auto" w:sz="0" w:space="0"/>
                <w:left w:val="none" w:color="auto" w:sz="0" w:space="0"/>
                <w:bottom w:val="none" w:color="auto" w:sz="0" w:space="0"/>
                <w:right w:val="none" w:color="auto" w:sz="0" w:space="0"/>
                <w:bar w:val="none" w:color="auto" w:sz="0"/>
              </w:pBdr>
              <w:rPr>
                <w:rFonts w:ascii="Calibri" w:hAnsi="Calibri" w:cs="Times New Roman"/>
                <w:b/>
                <w:sz w:val="14"/>
                <w:szCs w:val="14"/>
                <w:lang w:val="sr-Latn-CS" w:eastAsia="sr-Latn-CS"/>
              </w:rPr>
            </w:pPr>
            <w:r w:rsidRPr="00497212">
              <w:rPr>
                <w:rFonts w:ascii="Calibri" w:hAnsi="Calibri" w:cs="Times New Roman"/>
                <w:b/>
                <w:sz w:val="14"/>
                <w:szCs w:val="14"/>
                <w:lang w:val="sr-Latn-CS" w:eastAsia="sr-Latn-CS"/>
              </w:rPr>
              <w:t>SoP (%)</w:t>
            </w:r>
          </w:p>
        </w:tc>
      </w:tr>
      <w:tr w:rsidRPr="00932C28" w:rsidR="00BC3515" w:rsidTr="00497212" w14:paraId="4C44C4E1" w14:textId="77777777">
        <w:trPr>
          <w:trHeight w:val="300"/>
        </w:trPr>
        <w:tc>
          <w:tcPr>
            <w:tcW w:w="622" w:type="dxa"/>
            <w:tcBorders>
              <w:top w:val="nil"/>
              <w:left w:val="nil"/>
              <w:bottom w:val="nil"/>
              <w:right w:val="nil"/>
            </w:tcBorders>
            <w:noWrap/>
            <w:vAlign w:val="bottom"/>
          </w:tcPr>
          <w:p w:rsidRPr="00497212" w:rsidR="00BC3515" w:rsidP="00497212" w:rsidRDefault="00BC3515" w14:paraId="1036D6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1975</w:t>
            </w:r>
          </w:p>
        </w:tc>
        <w:tc>
          <w:tcPr>
            <w:tcW w:w="1305" w:type="dxa"/>
            <w:tcBorders>
              <w:top w:val="nil"/>
              <w:left w:val="nil"/>
              <w:bottom w:val="nil"/>
              <w:right w:val="nil"/>
            </w:tcBorders>
            <w:noWrap/>
            <w:vAlign w:val="bottom"/>
          </w:tcPr>
          <w:p w:rsidRPr="00497212" w:rsidR="00BC3515" w:rsidP="00497212" w:rsidRDefault="00BC3515" w14:paraId="22C19B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0.1228</w:t>
            </w:r>
          </w:p>
        </w:tc>
        <w:tc>
          <w:tcPr>
            <w:tcW w:w="1279" w:type="dxa"/>
            <w:tcBorders>
              <w:top w:val="nil"/>
              <w:left w:val="nil"/>
              <w:bottom w:val="nil"/>
              <w:right w:val="nil"/>
            </w:tcBorders>
            <w:noWrap/>
            <w:vAlign w:val="bottom"/>
          </w:tcPr>
          <w:p w:rsidRPr="00497212" w:rsidR="00BC3515" w:rsidP="00497212" w:rsidRDefault="00BC3515" w14:paraId="78833C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0.139948</w:t>
            </w:r>
          </w:p>
        </w:tc>
        <w:tc>
          <w:tcPr>
            <w:tcW w:w="1306" w:type="dxa"/>
            <w:tcBorders>
              <w:top w:val="nil"/>
              <w:left w:val="nil"/>
              <w:bottom w:val="nil"/>
              <w:right w:val="nil"/>
            </w:tcBorders>
            <w:noWrap/>
            <w:vAlign w:val="bottom"/>
          </w:tcPr>
          <w:p w:rsidRPr="00497212" w:rsidR="00BC3515" w:rsidP="00497212" w:rsidRDefault="00BC3515" w14:paraId="5DBA8E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0.107753</w:t>
            </w:r>
          </w:p>
        </w:tc>
        <w:tc>
          <w:tcPr>
            <w:tcW w:w="1063" w:type="dxa"/>
            <w:tcBorders>
              <w:top w:val="nil"/>
              <w:left w:val="nil"/>
              <w:bottom w:val="nil"/>
              <w:right w:val="nil"/>
            </w:tcBorders>
            <w:noWrap/>
            <w:vAlign w:val="bottom"/>
          </w:tcPr>
          <w:p w:rsidRPr="00497212" w:rsidR="00BC3515" w:rsidP="00497212" w:rsidRDefault="00BC3515" w14:paraId="58E9BD7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0.231911</w:t>
            </w:r>
          </w:p>
        </w:tc>
        <w:tc>
          <w:tcPr>
            <w:tcW w:w="1062" w:type="dxa"/>
            <w:tcBorders>
              <w:top w:val="nil"/>
              <w:left w:val="nil"/>
              <w:bottom w:val="nil"/>
              <w:right w:val="nil"/>
            </w:tcBorders>
            <w:noWrap/>
            <w:vAlign w:val="bottom"/>
          </w:tcPr>
          <w:p w:rsidRPr="00497212" w:rsidR="00BC3515" w:rsidP="00497212" w:rsidRDefault="00BC3515" w14:paraId="1A16E93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0.149427</w:t>
            </w:r>
          </w:p>
        </w:tc>
        <w:tc>
          <w:tcPr>
            <w:tcW w:w="1128" w:type="dxa"/>
            <w:tcBorders>
              <w:top w:val="nil"/>
              <w:left w:val="nil"/>
              <w:bottom w:val="nil"/>
              <w:right w:val="nil"/>
            </w:tcBorders>
            <w:noWrap/>
            <w:vAlign w:val="bottom"/>
          </w:tcPr>
          <w:p w:rsidRPr="00497212" w:rsidR="00BC3515" w:rsidP="00497212" w:rsidRDefault="00BC3515" w14:paraId="7BFD61B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0.359928</w:t>
            </w:r>
          </w:p>
        </w:tc>
        <w:tc>
          <w:tcPr>
            <w:tcW w:w="882" w:type="dxa"/>
            <w:gridSpan w:val="2"/>
            <w:tcBorders>
              <w:top w:val="nil"/>
              <w:left w:val="nil"/>
              <w:bottom w:val="nil"/>
              <w:right w:val="nil"/>
            </w:tcBorders>
            <w:noWrap/>
            <w:vAlign w:val="bottom"/>
          </w:tcPr>
          <w:p w:rsidRPr="00497212" w:rsidR="00BC3515" w:rsidP="00497212" w:rsidRDefault="00BC3515" w14:paraId="429A333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0.067286</w:t>
            </w:r>
          </w:p>
        </w:tc>
        <w:tc>
          <w:tcPr>
            <w:tcW w:w="985" w:type="dxa"/>
            <w:tcBorders>
              <w:top w:val="nil"/>
              <w:left w:val="nil"/>
              <w:bottom w:val="nil"/>
              <w:right w:val="nil"/>
            </w:tcBorders>
            <w:noWrap/>
            <w:vAlign w:val="bottom"/>
          </w:tcPr>
          <w:p w:rsidRPr="00497212" w:rsidR="00BC3515" w:rsidP="00497212" w:rsidRDefault="00BC3515" w14:paraId="30ABDCD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01CB4068" w14:textId="77777777">
        <w:trPr>
          <w:trHeight w:val="300"/>
        </w:trPr>
        <w:tc>
          <w:tcPr>
            <w:tcW w:w="622" w:type="dxa"/>
            <w:tcBorders>
              <w:top w:val="nil"/>
              <w:left w:val="nil"/>
              <w:bottom w:val="nil"/>
              <w:right w:val="nil"/>
            </w:tcBorders>
            <w:noWrap/>
            <w:vAlign w:val="bottom"/>
          </w:tcPr>
          <w:p w:rsidRPr="00497212" w:rsidR="00BC3515" w:rsidP="00497212" w:rsidRDefault="00BC3515" w14:paraId="0541C73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1976</w:t>
            </w:r>
          </w:p>
        </w:tc>
        <w:tc>
          <w:tcPr>
            <w:tcW w:w="1305" w:type="dxa"/>
            <w:tcBorders>
              <w:top w:val="nil"/>
              <w:left w:val="nil"/>
              <w:bottom w:val="nil"/>
              <w:right w:val="nil"/>
            </w:tcBorders>
            <w:noWrap/>
            <w:vAlign w:val="bottom"/>
          </w:tcPr>
          <w:p w:rsidRPr="00497212" w:rsidR="00BC3515" w:rsidP="00497212" w:rsidRDefault="00BC3515" w14:paraId="4784CD9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0.11789</w:t>
            </w:r>
          </w:p>
        </w:tc>
        <w:tc>
          <w:tcPr>
            <w:tcW w:w="1279" w:type="dxa"/>
            <w:tcBorders>
              <w:top w:val="nil"/>
              <w:left w:val="nil"/>
              <w:bottom w:val="nil"/>
              <w:right w:val="nil"/>
            </w:tcBorders>
            <w:noWrap/>
            <w:vAlign w:val="bottom"/>
          </w:tcPr>
          <w:p w:rsidRPr="00497212" w:rsidR="00BC3515" w:rsidP="00497212" w:rsidRDefault="00BC3515" w14:paraId="4CD00BA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0.140168</w:t>
            </w:r>
          </w:p>
        </w:tc>
        <w:tc>
          <w:tcPr>
            <w:tcW w:w="1306" w:type="dxa"/>
            <w:tcBorders>
              <w:top w:val="nil"/>
              <w:left w:val="nil"/>
              <w:bottom w:val="nil"/>
              <w:right w:val="nil"/>
            </w:tcBorders>
            <w:noWrap/>
            <w:vAlign w:val="bottom"/>
          </w:tcPr>
          <w:p w:rsidRPr="00497212" w:rsidR="00BC3515" w:rsidP="00497212" w:rsidRDefault="00BC3515" w14:paraId="645C9B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0.099153</w:t>
            </w:r>
          </w:p>
        </w:tc>
        <w:tc>
          <w:tcPr>
            <w:tcW w:w="1063" w:type="dxa"/>
            <w:tcBorders>
              <w:top w:val="nil"/>
              <w:left w:val="nil"/>
              <w:bottom w:val="nil"/>
              <w:right w:val="nil"/>
            </w:tcBorders>
            <w:noWrap/>
            <w:vAlign w:val="bottom"/>
          </w:tcPr>
          <w:p w:rsidRPr="00497212" w:rsidR="00BC3515" w:rsidP="00497212" w:rsidRDefault="00BC3515" w14:paraId="4FD7AA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0.226457</w:t>
            </w:r>
          </w:p>
        </w:tc>
        <w:tc>
          <w:tcPr>
            <w:tcW w:w="1062" w:type="dxa"/>
            <w:tcBorders>
              <w:top w:val="nil"/>
              <w:left w:val="nil"/>
              <w:bottom w:val="nil"/>
              <w:right w:val="nil"/>
            </w:tcBorders>
            <w:noWrap/>
            <w:vAlign w:val="bottom"/>
          </w:tcPr>
          <w:p w:rsidRPr="00497212" w:rsidR="00BC3515" w:rsidP="00497212" w:rsidRDefault="00BC3515" w14:paraId="1FBA4E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0.151407</w:t>
            </w:r>
          </w:p>
        </w:tc>
        <w:tc>
          <w:tcPr>
            <w:tcW w:w="1128" w:type="dxa"/>
            <w:tcBorders>
              <w:top w:val="nil"/>
              <w:left w:val="nil"/>
              <w:bottom w:val="nil"/>
              <w:right w:val="nil"/>
            </w:tcBorders>
            <w:noWrap/>
            <w:vAlign w:val="bottom"/>
          </w:tcPr>
          <w:p w:rsidRPr="00497212" w:rsidR="00BC3515" w:rsidP="00497212" w:rsidRDefault="00BC3515" w14:paraId="497417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0.338708</w:t>
            </w:r>
          </w:p>
        </w:tc>
        <w:tc>
          <w:tcPr>
            <w:tcW w:w="882" w:type="dxa"/>
            <w:gridSpan w:val="2"/>
            <w:tcBorders>
              <w:top w:val="nil"/>
              <w:left w:val="nil"/>
              <w:bottom w:val="nil"/>
              <w:right w:val="nil"/>
            </w:tcBorders>
            <w:noWrap/>
            <w:vAlign w:val="bottom"/>
          </w:tcPr>
          <w:p w:rsidRPr="00497212" w:rsidR="00BC3515" w:rsidP="00497212" w:rsidRDefault="00BC3515" w14:paraId="05A6EAD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0.066101</w:t>
            </w:r>
          </w:p>
        </w:tc>
        <w:tc>
          <w:tcPr>
            <w:tcW w:w="985" w:type="dxa"/>
            <w:tcBorders>
              <w:top w:val="nil"/>
              <w:left w:val="nil"/>
              <w:bottom w:val="nil"/>
              <w:right w:val="nil"/>
            </w:tcBorders>
            <w:noWrap/>
            <w:vAlign w:val="bottom"/>
          </w:tcPr>
          <w:p w:rsidRPr="00497212" w:rsidR="00BC3515" w:rsidP="00497212" w:rsidRDefault="00BC3515" w14:paraId="6F8CA60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26F57B0" w14:textId="77777777">
        <w:trPr>
          <w:trHeight w:val="300"/>
        </w:trPr>
        <w:tc>
          <w:tcPr>
            <w:tcW w:w="622" w:type="dxa"/>
            <w:tcBorders>
              <w:top w:val="nil"/>
              <w:left w:val="nil"/>
              <w:bottom w:val="nil"/>
              <w:right w:val="nil"/>
            </w:tcBorders>
            <w:noWrap/>
            <w:vAlign w:val="bottom"/>
          </w:tcPr>
          <w:p w:rsidRPr="00497212" w:rsidR="00BC3515" w:rsidP="00497212" w:rsidRDefault="00BC3515" w14:paraId="6D7276A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1977</w:t>
            </w:r>
          </w:p>
        </w:tc>
        <w:tc>
          <w:tcPr>
            <w:tcW w:w="1305" w:type="dxa"/>
            <w:tcBorders>
              <w:top w:val="nil"/>
              <w:left w:val="nil"/>
              <w:bottom w:val="nil"/>
              <w:right w:val="nil"/>
            </w:tcBorders>
            <w:noWrap/>
            <w:vAlign w:val="bottom"/>
          </w:tcPr>
          <w:p w:rsidRPr="00497212" w:rsidR="00BC3515" w:rsidP="00497212" w:rsidRDefault="00BC3515" w14:paraId="5B3F9A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0.136422</w:t>
            </w:r>
          </w:p>
        </w:tc>
        <w:tc>
          <w:tcPr>
            <w:tcW w:w="1279" w:type="dxa"/>
            <w:tcBorders>
              <w:top w:val="nil"/>
              <w:left w:val="nil"/>
              <w:bottom w:val="nil"/>
              <w:right w:val="nil"/>
            </w:tcBorders>
            <w:noWrap/>
            <w:vAlign w:val="bottom"/>
          </w:tcPr>
          <w:p w:rsidRPr="00497212" w:rsidR="00BC3515" w:rsidP="00497212" w:rsidRDefault="00BC3515" w14:paraId="321F8D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0.159754</w:t>
            </w:r>
          </w:p>
        </w:tc>
        <w:tc>
          <w:tcPr>
            <w:tcW w:w="1306" w:type="dxa"/>
            <w:tcBorders>
              <w:top w:val="nil"/>
              <w:left w:val="nil"/>
              <w:bottom w:val="nil"/>
              <w:right w:val="nil"/>
            </w:tcBorders>
            <w:noWrap/>
            <w:vAlign w:val="bottom"/>
          </w:tcPr>
          <w:p w:rsidRPr="00497212" w:rsidR="00BC3515" w:rsidP="00497212" w:rsidRDefault="00BC3515" w14:paraId="7F931F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0.116498</w:t>
            </w:r>
          </w:p>
        </w:tc>
        <w:tc>
          <w:tcPr>
            <w:tcW w:w="1063" w:type="dxa"/>
            <w:tcBorders>
              <w:top w:val="nil"/>
              <w:left w:val="nil"/>
              <w:bottom w:val="nil"/>
              <w:right w:val="nil"/>
            </w:tcBorders>
            <w:noWrap/>
            <w:vAlign w:val="bottom"/>
          </w:tcPr>
          <w:p w:rsidRPr="00497212" w:rsidR="00BC3515" w:rsidP="00497212" w:rsidRDefault="00BC3515" w14:paraId="4A36AE6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0.221818</w:t>
            </w:r>
          </w:p>
        </w:tc>
        <w:tc>
          <w:tcPr>
            <w:tcW w:w="1062" w:type="dxa"/>
            <w:tcBorders>
              <w:top w:val="nil"/>
              <w:left w:val="nil"/>
              <w:bottom w:val="nil"/>
              <w:right w:val="nil"/>
            </w:tcBorders>
            <w:noWrap/>
            <w:vAlign w:val="bottom"/>
          </w:tcPr>
          <w:p w:rsidRPr="00497212" w:rsidR="00BC3515" w:rsidP="00497212" w:rsidRDefault="00BC3515" w14:paraId="2ECD2C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0.151653</w:t>
            </w:r>
          </w:p>
        </w:tc>
        <w:tc>
          <w:tcPr>
            <w:tcW w:w="1128" w:type="dxa"/>
            <w:tcBorders>
              <w:top w:val="nil"/>
              <w:left w:val="nil"/>
              <w:bottom w:val="nil"/>
              <w:right w:val="nil"/>
            </w:tcBorders>
            <w:noWrap/>
            <w:vAlign w:val="bottom"/>
          </w:tcPr>
          <w:p w:rsidRPr="00497212" w:rsidR="00BC3515" w:rsidP="00497212" w:rsidRDefault="00BC3515" w14:paraId="103DE6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0.324445</w:t>
            </w:r>
          </w:p>
        </w:tc>
        <w:tc>
          <w:tcPr>
            <w:tcW w:w="882" w:type="dxa"/>
            <w:gridSpan w:val="2"/>
            <w:tcBorders>
              <w:top w:val="nil"/>
              <w:left w:val="nil"/>
              <w:bottom w:val="nil"/>
              <w:right w:val="nil"/>
            </w:tcBorders>
            <w:noWrap/>
            <w:vAlign w:val="bottom"/>
          </w:tcPr>
          <w:p w:rsidRPr="00497212" w:rsidR="00BC3515" w:rsidP="00497212" w:rsidRDefault="00BC3515" w14:paraId="31D031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0.067671</w:t>
            </w:r>
          </w:p>
        </w:tc>
        <w:tc>
          <w:tcPr>
            <w:tcW w:w="985" w:type="dxa"/>
            <w:tcBorders>
              <w:top w:val="nil"/>
              <w:left w:val="nil"/>
              <w:bottom w:val="nil"/>
              <w:right w:val="nil"/>
            </w:tcBorders>
            <w:noWrap/>
            <w:vAlign w:val="bottom"/>
          </w:tcPr>
          <w:p w:rsidRPr="00497212" w:rsidR="00BC3515" w:rsidP="00497212" w:rsidRDefault="00BC3515" w14:paraId="1B19A8D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4CF0207" w14:textId="77777777">
        <w:trPr>
          <w:trHeight w:val="300"/>
        </w:trPr>
        <w:tc>
          <w:tcPr>
            <w:tcW w:w="622" w:type="dxa"/>
            <w:tcBorders>
              <w:top w:val="nil"/>
              <w:left w:val="nil"/>
              <w:bottom w:val="nil"/>
              <w:right w:val="nil"/>
            </w:tcBorders>
            <w:noWrap/>
            <w:vAlign w:val="bottom"/>
          </w:tcPr>
          <w:p w:rsidRPr="00497212" w:rsidR="00BC3515" w:rsidP="00497212" w:rsidRDefault="00BC3515" w14:paraId="4483C0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1978</w:t>
            </w:r>
          </w:p>
        </w:tc>
        <w:tc>
          <w:tcPr>
            <w:tcW w:w="1305" w:type="dxa"/>
            <w:tcBorders>
              <w:top w:val="nil"/>
              <w:left w:val="nil"/>
              <w:bottom w:val="nil"/>
              <w:right w:val="nil"/>
            </w:tcBorders>
            <w:noWrap/>
            <w:vAlign w:val="bottom"/>
          </w:tcPr>
          <w:p w:rsidRPr="00497212" w:rsidR="00BC3515" w:rsidP="00497212" w:rsidRDefault="00BC3515" w14:paraId="0D6A6B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0.167629</w:t>
            </w:r>
          </w:p>
        </w:tc>
        <w:tc>
          <w:tcPr>
            <w:tcW w:w="1279" w:type="dxa"/>
            <w:tcBorders>
              <w:top w:val="nil"/>
              <w:left w:val="nil"/>
              <w:bottom w:val="nil"/>
              <w:right w:val="nil"/>
            </w:tcBorders>
            <w:noWrap/>
            <w:vAlign w:val="bottom"/>
          </w:tcPr>
          <w:p w:rsidRPr="00497212" w:rsidR="00BC3515" w:rsidP="00497212" w:rsidRDefault="00BC3515" w14:paraId="46B5F4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0.192628</w:t>
            </w:r>
          </w:p>
        </w:tc>
        <w:tc>
          <w:tcPr>
            <w:tcW w:w="1306" w:type="dxa"/>
            <w:tcBorders>
              <w:top w:val="nil"/>
              <w:left w:val="nil"/>
              <w:bottom w:val="nil"/>
              <w:right w:val="nil"/>
            </w:tcBorders>
            <w:noWrap/>
            <w:vAlign w:val="bottom"/>
          </w:tcPr>
          <w:p w:rsidRPr="00497212" w:rsidR="00BC3515" w:rsidP="00497212" w:rsidRDefault="00BC3515" w14:paraId="4D6E13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0.145875</w:t>
            </w:r>
          </w:p>
        </w:tc>
        <w:tc>
          <w:tcPr>
            <w:tcW w:w="1063" w:type="dxa"/>
            <w:tcBorders>
              <w:top w:val="nil"/>
              <w:left w:val="nil"/>
              <w:bottom w:val="nil"/>
              <w:right w:val="nil"/>
            </w:tcBorders>
            <w:noWrap/>
            <w:vAlign w:val="bottom"/>
          </w:tcPr>
          <w:p w:rsidRPr="00497212" w:rsidR="00BC3515" w:rsidP="00497212" w:rsidRDefault="00BC3515" w14:paraId="12E80C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0.242101</w:t>
            </w:r>
          </w:p>
        </w:tc>
        <w:tc>
          <w:tcPr>
            <w:tcW w:w="1062" w:type="dxa"/>
            <w:tcBorders>
              <w:top w:val="nil"/>
              <w:left w:val="nil"/>
              <w:bottom w:val="nil"/>
              <w:right w:val="nil"/>
            </w:tcBorders>
            <w:noWrap/>
            <w:vAlign w:val="bottom"/>
          </w:tcPr>
          <w:p w:rsidRPr="00497212" w:rsidR="00BC3515" w:rsidP="00497212" w:rsidRDefault="00BC3515" w14:paraId="6B45B02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0.16941</w:t>
            </w:r>
          </w:p>
        </w:tc>
        <w:tc>
          <w:tcPr>
            <w:tcW w:w="1128" w:type="dxa"/>
            <w:tcBorders>
              <w:top w:val="nil"/>
              <w:left w:val="nil"/>
              <w:bottom w:val="nil"/>
              <w:right w:val="nil"/>
            </w:tcBorders>
            <w:noWrap/>
            <w:vAlign w:val="bottom"/>
          </w:tcPr>
          <w:p w:rsidRPr="00497212" w:rsidR="00BC3515" w:rsidP="00497212" w:rsidRDefault="00BC3515" w14:paraId="6B8394E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0.345983</w:t>
            </w:r>
          </w:p>
        </w:tc>
        <w:tc>
          <w:tcPr>
            <w:tcW w:w="882" w:type="dxa"/>
            <w:gridSpan w:val="2"/>
            <w:tcBorders>
              <w:top w:val="nil"/>
              <w:left w:val="nil"/>
              <w:bottom w:val="nil"/>
              <w:right w:val="nil"/>
            </w:tcBorders>
            <w:noWrap/>
            <w:vAlign w:val="bottom"/>
          </w:tcPr>
          <w:p w:rsidRPr="00497212" w:rsidR="00BC3515" w:rsidP="00497212" w:rsidRDefault="00BC3515" w14:paraId="31F3EF0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0.071718</w:t>
            </w:r>
          </w:p>
        </w:tc>
        <w:tc>
          <w:tcPr>
            <w:tcW w:w="985" w:type="dxa"/>
            <w:tcBorders>
              <w:top w:val="nil"/>
              <w:left w:val="nil"/>
              <w:bottom w:val="nil"/>
              <w:right w:val="nil"/>
            </w:tcBorders>
            <w:noWrap/>
            <w:vAlign w:val="bottom"/>
          </w:tcPr>
          <w:p w:rsidRPr="00497212" w:rsidR="00BC3515" w:rsidP="00497212" w:rsidRDefault="00BC3515" w14:paraId="7625D7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B9FB1A4" w14:textId="77777777">
        <w:trPr>
          <w:trHeight w:val="300"/>
        </w:trPr>
        <w:tc>
          <w:tcPr>
            <w:tcW w:w="622" w:type="dxa"/>
            <w:tcBorders>
              <w:top w:val="nil"/>
              <w:left w:val="nil"/>
              <w:bottom w:val="nil"/>
              <w:right w:val="nil"/>
            </w:tcBorders>
            <w:noWrap/>
            <w:vAlign w:val="bottom"/>
          </w:tcPr>
          <w:p w:rsidRPr="00497212" w:rsidR="00BC3515" w:rsidP="00497212" w:rsidRDefault="00BC3515" w14:paraId="348D90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1979</w:t>
            </w:r>
          </w:p>
        </w:tc>
        <w:tc>
          <w:tcPr>
            <w:tcW w:w="1305" w:type="dxa"/>
            <w:tcBorders>
              <w:top w:val="nil"/>
              <w:left w:val="nil"/>
              <w:bottom w:val="nil"/>
              <w:right w:val="nil"/>
            </w:tcBorders>
            <w:noWrap/>
            <w:vAlign w:val="bottom"/>
          </w:tcPr>
          <w:p w:rsidRPr="00497212" w:rsidR="00BC3515" w:rsidP="00497212" w:rsidRDefault="00BC3515" w14:paraId="35F8BC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0.194952</w:t>
            </w:r>
          </w:p>
        </w:tc>
        <w:tc>
          <w:tcPr>
            <w:tcW w:w="1279" w:type="dxa"/>
            <w:tcBorders>
              <w:top w:val="nil"/>
              <w:left w:val="nil"/>
              <w:bottom w:val="nil"/>
              <w:right w:val="nil"/>
            </w:tcBorders>
            <w:noWrap/>
            <w:vAlign w:val="bottom"/>
          </w:tcPr>
          <w:p w:rsidRPr="00497212" w:rsidR="00BC3515" w:rsidP="00497212" w:rsidRDefault="00BC3515" w14:paraId="2257CA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0.223951</w:t>
            </w:r>
          </w:p>
        </w:tc>
        <w:tc>
          <w:tcPr>
            <w:tcW w:w="1306" w:type="dxa"/>
            <w:tcBorders>
              <w:top w:val="nil"/>
              <w:left w:val="nil"/>
              <w:bottom w:val="nil"/>
              <w:right w:val="nil"/>
            </w:tcBorders>
            <w:noWrap/>
            <w:vAlign w:val="bottom"/>
          </w:tcPr>
          <w:p w:rsidRPr="00497212" w:rsidR="00BC3515" w:rsidP="00497212" w:rsidRDefault="00BC3515" w14:paraId="1D02C3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0.169709</w:t>
            </w:r>
          </w:p>
        </w:tc>
        <w:tc>
          <w:tcPr>
            <w:tcW w:w="1063" w:type="dxa"/>
            <w:tcBorders>
              <w:top w:val="nil"/>
              <w:left w:val="nil"/>
              <w:bottom w:val="nil"/>
              <w:right w:val="nil"/>
            </w:tcBorders>
            <w:noWrap/>
            <w:vAlign w:val="bottom"/>
          </w:tcPr>
          <w:p w:rsidRPr="00497212" w:rsidR="00BC3515" w:rsidP="00497212" w:rsidRDefault="00BC3515" w14:paraId="0E0CAF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0.248031</w:t>
            </w:r>
          </w:p>
        </w:tc>
        <w:tc>
          <w:tcPr>
            <w:tcW w:w="1062" w:type="dxa"/>
            <w:tcBorders>
              <w:top w:val="nil"/>
              <w:left w:val="nil"/>
              <w:bottom w:val="nil"/>
              <w:right w:val="nil"/>
            </w:tcBorders>
            <w:noWrap/>
            <w:vAlign w:val="bottom"/>
          </w:tcPr>
          <w:p w:rsidRPr="00497212" w:rsidR="00BC3515" w:rsidP="00497212" w:rsidRDefault="00BC3515" w14:paraId="17C70B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0.175046</w:t>
            </w:r>
          </w:p>
        </w:tc>
        <w:tc>
          <w:tcPr>
            <w:tcW w:w="1128" w:type="dxa"/>
            <w:tcBorders>
              <w:top w:val="nil"/>
              <w:left w:val="nil"/>
              <w:bottom w:val="nil"/>
              <w:right w:val="nil"/>
            </w:tcBorders>
            <w:noWrap/>
            <w:vAlign w:val="bottom"/>
          </w:tcPr>
          <w:p w:rsidRPr="00497212" w:rsidR="00BC3515" w:rsidP="00497212" w:rsidRDefault="00BC3515" w14:paraId="4A0531B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0.351448</w:t>
            </w:r>
          </w:p>
        </w:tc>
        <w:tc>
          <w:tcPr>
            <w:tcW w:w="882" w:type="dxa"/>
            <w:gridSpan w:val="2"/>
            <w:tcBorders>
              <w:top w:val="nil"/>
              <w:left w:val="nil"/>
              <w:bottom w:val="nil"/>
              <w:right w:val="nil"/>
            </w:tcBorders>
            <w:noWrap/>
            <w:vAlign w:val="bottom"/>
          </w:tcPr>
          <w:p w:rsidRPr="00497212" w:rsidR="00BC3515" w:rsidP="00497212" w:rsidRDefault="00BC3515" w14:paraId="4450137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0.073359</w:t>
            </w:r>
          </w:p>
        </w:tc>
        <w:tc>
          <w:tcPr>
            <w:tcW w:w="985" w:type="dxa"/>
            <w:tcBorders>
              <w:top w:val="nil"/>
              <w:left w:val="nil"/>
              <w:bottom w:val="nil"/>
              <w:right w:val="nil"/>
            </w:tcBorders>
            <w:noWrap/>
            <w:vAlign w:val="bottom"/>
          </w:tcPr>
          <w:p w:rsidRPr="00497212" w:rsidR="00BC3515" w:rsidP="00497212" w:rsidRDefault="00BC3515" w14:paraId="4F069C1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DD27996" w14:textId="77777777">
        <w:trPr>
          <w:trHeight w:val="300"/>
        </w:trPr>
        <w:tc>
          <w:tcPr>
            <w:tcW w:w="622" w:type="dxa"/>
            <w:tcBorders>
              <w:top w:val="nil"/>
              <w:left w:val="nil"/>
              <w:bottom w:val="nil"/>
              <w:right w:val="nil"/>
            </w:tcBorders>
            <w:noWrap/>
            <w:vAlign w:val="bottom"/>
          </w:tcPr>
          <w:p w:rsidRPr="00497212" w:rsidR="00BC3515" w:rsidP="00497212" w:rsidRDefault="00BC3515" w14:paraId="486EC7C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1980</w:t>
            </w:r>
          </w:p>
        </w:tc>
        <w:tc>
          <w:tcPr>
            <w:tcW w:w="1305" w:type="dxa"/>
            <w:tcBorders>
              <w:top w:val="nil"/>
              <w:left w:val="nil"/>
              <w:bottom w:val="nil"/>
              <w:right w:val="nil"/>
            </w:tcBorders>
            <w:noWrap/>
            <w:vAlign w:val="bottom"/>
          </w:tcPr>
          <w:p w:rsidRPr="00497212" w:rsidR="00BC3515" w:rsidP="00497212" w:rsidRDefault="00BC3515" w14:paraId="5CF215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0.247833</w:t>
            </w:r>
          </w:p>
        </w:tc>
        <w:tc>
          <w:tcPr>
            <w:tcW w:w="1279" w:type="dxa"/>
            <w:tcBorders>
              <w:top w:val="nil"/>
              <w:left w:val="nil"/>
              <w:bottom w:val="nil"/>
              <w:right w:val="nil"/>
            </w:tcBorders>
            <w:noWrap/>
            <w:vAlign w:val="bottom"/>
          </w:tcPr>
          <w:p w:rsidRPr="00497212" w:rsidR="00BC3515" w:rsidP="00497212" w:rsidRDefault="00BC3515" w14:paraId="4E308A6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0.275151</w:t>
            </w:r>
          </w:p>
        </w:tc>
        <w:tc>
          <w:tcPr>
            <w:tcW w:w="1306" w:type="dxa"/>
            <w:tcBorders>
              <w:top w:val="nil"/>
              <w:left w:val="nil"/>
              <w:bottom w:val="nil"/>
              <w:right w:val="nil"/>
            </w:tcBorders>
            <w:noWrap/>
            <w:vAlign w:val="bottom"/>
          </w:tcPr>
          <w:p w:rsidRPr="00497212" w:rsidR="00BC3515" w:rsidP="00497212" w:rsidRDefault="00BC3515" w14:paraId="373B3BC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0.223227</w:t>
            </w:r>
          </w:p>
        </w:tc>
        <w:tc>
          <w:tcPr>
            <w:tcW w:w="1063" w:type="dxa"/>
            <w:tcBorders>
              <w:top w:val="nil"/>
              <w:left w:val="nil"/>
              <w:bottom w:val="nil"/>
              <w:right w:val="nil"/>
            </w:tcBorders>
            <w:noWrap/>
            <w:vAlign w:val="bottom"/>
          </w:tcPr>
          <w:p w:rsidRPr="00497212" w:rsidR="00BC3515" w:rsidP="00497212" w:rsidRDefault="00BC3515" w14:paraId="76714C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0.264848</w:t>
            </w:r>
          </w:p>
        </w:tc>
        <w:tc>
          <w:tcPr>
            <w:tcW w:w="1062" w:type="dxa"/>
            <w:tcBorders>
              <w:top w:val="nil"/>
              <w:left w:val="nil"/>
              <w:bottom w:val="nil"/>
              <w:right w:val="nil"/>
            </w:tcBorders>
            <w:noWrap/>
            <w:vAlign w:val="bottom"/>
          </w:tcPr>
          <w:p w:rsidRPr="00497212" w:rsidR="00BC3515" w:rsidP="00497212" w:rsidRDefault="00BC3515" w14:paraId="7399A3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0.187791</w:t>
            </w:r>
          </w:p>
        </w:tc>
        <w:tc>
          <w:tcPr>
            <w:tcW w:w="1128" w:type="dxa"/>
            <w:tcBorders>
              <w:top w:val="nil"/>
              <w:left w:val="nil"/>
              <w:bottom w:val="nil"/>
              <w:right w:val="nil"/>
            </w:tcBorders>
            <w:noWrap/>
            <w:vAlign w:val="bottom"/>
          </w:tcPr>
          <w:p w:rsidRPr="00497212" w:rsidR="00BC3515" w:rsidP="00497212" w:rsidRDefault="00BC3515" w14:paraId="681EC83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0.373523</w:t>
            </w:r>
          </w:p>
        </w:tc>
        <w:tc>
          <w:tcPr>
            <w:tcW w:w="882" w:type="dxa"/>
            <w:gridSpan w:val="2"/>
            <w:tcBorders>
              <w:top w:val="nil"/>
              <w:left w:val="nil"/>
              <w:bottom w:val="nil"/>
              <w:right w:val="nil"/>
            </w:tcBorders>
            <w:noWrap/>
            <w:vAlign w:val="bottom"/>
          </w:tcPr>
          <w:p w:rsidRPr="00497212" w:rsidR="00BC3515" w:rsidP="00497212" w:rsidRDefault="00BC3515" w14:paraId="7FF2B9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0.075608</w:t>
            </w:r>
          </w:p>
        </w:tc>
        <w:tc>
          <w:tcPr>
            <w:tcW w:w="985" w:type="dxa"/>
            <w:tcBorders>
              <w:top w:val="nil"/>
              <w:left w:val="nil"/>
              <w:bottom w:val="nil"/>
              <w:right w:val="nil"/>
            </w:tcBorders>
            <w:noWrap/>
            <w:vAlign w:val="bottom"/>
          </w:tcPr>
          <w:p w:rsidRPr="00497212" w:rsidR="00BC3515" w:rsidP="00497212" w:rsidRDefault="00BC3515" w14:paraId="1DC5F19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38F33275" w14:textId="77777777">
        <w:trPr>
          <w:trHeight w:val="300"/>
        </w:trPr>
        <w:tc>
          <w:tcPr>
            <w:tcW w:w="622" w:type="dxa"/>
            <w:tcBorders>
              <w:top w:val="nil"/>
              <w:left w:val="nil"/>
              <w:bottom w:val="nil"/>
              <w:right w:val="nil"/>
            </w:tcBorders>
            <w:noWrap/>
            <w:vAlign w:val="bottom"/>
          </w:tcPr>
          <w:p w:rsidRPr="00497212" w:rsidR="00BC3515" w:rsidP="00497212" w:rsidRDefault="00BC3515" w14:paraId="1E8F44C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1981</w:t>
            </w:r>
          </w:p>
        </w:tc>
        <w:tc>
          <w:tcPr>
            <w:tcW w:w="1305" w:type="dxa"/>
            <w:tcBorders>
              <w:top w:val="nil"/>
              <w:left w:val="nil"/>
              <w:bottom w:val="nil"/>
              <w:right w:val="nil"/>
            </w:tcBorders>
            <w:noWrap/>
            <w:vAlign w:val="bottom"/>
          </w:tcPr>
          <w:p w:rsidRPr="00497212" w:rsidR="00BC3515" w:rsidP="00497212" w:rsidRDefault="00BC3515" w14:paraId="794DBB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0.210136</w:t>
            </w:r>
          </w:p>
        </w:tc>
        <w:tc>
          <w:tcPr>
            <w:tcW w:w="1279" w:type="dxa"/>
            <w:tcBorders>
              <w:top w:val="nil"/>
              <w:left w:val="nil"/>
              <w:bottom w:val="nil"/>
              <w:right w:val="nil"/>
            </w:tcBorders>
            <w:noWrap/>
            <w:vAlign w:val="bottom"/>
          </w:tcPr>
          <w:p w:rsidRPr="00497212" w:rsidR="00BC3515" w:rsidP="00497212" w:rsidRDefault="00BC3515" w14:paraId="361CA6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0.237758</w:t>
            </w:r>
          </w:p>
        </w:tc>
        <w:tc>
          <w:tcPr>
            <w:tcW w:w="1306" w:type="dxa"/>
            <w:tcBorders>
              <w:top w:val="nil"/>
              <w:left w:val="nil"/>
              <w:bottom w:val="nil"/>
              <w:right w:val="nil"/>
            </w:tcBorders>
            <w:noWrap/>
            <w:vAlign w:val="bottom"/>
          </w:tcPr>
          <w:p w:rsidRPr="00497212" w:rsidR="00BC3515" w:rsidP="00497212" w:rsidRDefault="00BC3515" w14:paraId="0423F5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0.185723</w:t>
            </w:r>
          </w:p>
        </w:tc>
        <w:tc>
          <w:tcPr>
            <w:tcW w:w="1063" w:type="dxa"/>
            <w:tcBorders>
              <w:top w:val="nil"/>
              <w:left w:val="nil"/>
              <w:bottom w:val="nil"/>
              <w:right w:val="nil"/>
            </w:tcBorders>
            <w:noWrap/>
            <w:vAlign w:val="bottom"/>
          </w:tcPr>
          <w:p w:rsidRPr="00497212" w:rsidR="00BC3515" w:rsidP="00497212" w:rsidRDefault="00BC3515" w14:paraId="729D0E9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0.261584</w:t>
            </w:r>
          </w:p>
        </w:tc>
        <w:tc>
          <w:tcPr>
            <w:tcW w:w="1062" w:type="dxa"/>
            <w:tcBorders>
              <w:top w:val="nil"/>
              <w:left w:val="nil"/>
              <w:bottom w:val="nil"/>
              <w:right w:val="nil"/>
            </w:tcBorders>
            <w:noWrap/>
            <w:vAlign w:val="bottom"/>
          </w:tcPr>
          <w:p w:rsidRPr="00497212" w:rsidR="00BC3515" w:rsidP="00497212" w:rsidRDefault="00BC3515" w14:paraId="0E45536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0.186692</w:t>
            </w:r>
          </w:p>
        </w:tc>
        <w:tc>
          <w:tcPr>
            <w:tcW w:w="1128" w:type="dxa"/>
            <w:tcBorders>
              <w:top w:val="nil"/>
              <w:left w:val="nil"/>
              <w:bottom w:val="nil"/>
              <w:right w:val="nil"/>
            </w:tcBorders>
            <w:noWrap/>
            <w:vAlign w:val="bottom"/>
          </w:tcPr>
          <w:p w:rsidRPr="00497212" w:rsidR="00BC3515" w:rsidP="00497212" w:rsidRDefault="00BC3515" w14:paraId="149D78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0.366519</w:t>
            </w:r>
          </w:p>
        </w:tc>
        <w:tc>
          <w:tcPr>
            <w:tcW w:w="882" w:type="dxa"/>
            <w:gridSpan w:val="2"/>
            <w:tcBorders>
              <w:top w:val="nil"/>
              <w:left w:val="nil"/>
              <w:bottom w:val="nil"/>
              <w:right w:val="nil"/>
            </w:tcBorders>
            <w:noWrap/>
            <w:vAlign w:val="bottom"/>
          </w:tcPr>
          <w:p w:rsidRPr="00497212" w:rsidR="00BC3515" w:rsidP="00497212" w:rsidRDefault="00BC3515" w14:paraId="781917F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0.076242</w:t>
            </w:r>
          </w:p>
        </w:tc>
        <w:tc>
          <w:tcPr>
            <w:tcW w:w="985" w:type="dxa"/>
            <w:tcBorders>
              <w:top w:val="nil"/>
              <w:left w:val="nil"/>
              <w:bottom w:val="nil"/>
              <w:right w:val="nil"/>
            </w:tcBorders>
            <w:noWrap/>
            <w:vAlign w:val="bottom"/>
          </w:tcPr>
          <w:p w:rsidRPr="00497212" w:rsidR="00BC3515" w:rsidP="00497212" w:rsidRDefault="00BC3515" w14:paraId="75B8431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1EBE17EF" w14:textId="77777777">
        <w:trPr>
          <w:trHeight w:val="300"/>
        </w:trPr>
        <w:tc>
          <w:tcPr>
            <w:tcW w:w="622" w:type="dxa"/>
            <w:tcBorders>
              <w:top w:val="nil"/>
              <w:left w:val="nil"/>
              <w:bottom w:val="nil"/>
              <w:right w:val="nil"/>
            </w:tcBorders>
            <w:noWrap/>
            <w:vAlign w:val="bottom"/>
          </w:tcPr>
          <w:p w:rsidRPr="00497212" w:rsidR="00BC3515" w:rsidP="00497212" w:rsidRDefault="00BC3515" w14:paraId="64E38F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1982</w:t>
            </w:r>
          </w:p>
        </w:tc>
        <w:tc>
          <w:tcPr>
            <w:tcW w:w="1305" w:type="dxa"/>
            <w:tcBorders>
              <w:top w:val="nil"/>
              <w:left w:val="nil"/>
              <w:bottom w:val="nil"/>
              <w:right w:val="nil"/>
            </w:tcBorders>
            <w:noWrap/>
            <w:vAlign w:val="bottom"/>
          </w:tcPr>
          <w:p w:rsidRPr="00497212" w:rsidR="00BC3515" w:rsidP="00497212" w:rsidRDefault="00BC3515" w14:paraId="090A57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0.255636</w:t>
            </w:r>
          </w:p>
        </w:tc>
        <w:tc>
          <w:tcPr>
            <w:tcW w:w="1279" w:type="dxa"/>
            <w:tcBorders>
              <w:top w:val="nil"/>
              <w:left w:val="nil"/>
              <w:bottom w:val="nil"/>
              <w:right w:val="nil"/>
            </w:tcBorders>
            <w:noWrap/>
            <w:vAlign w:val="bottom"/>
          </w:tcPr>
          <w:p w:rsidRPr="00497212" w:rsidR="00BC3515" w:rsidP="00497212" w:rsidRDefault="00BC3515" w14:paraId="6CDCE92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0.285651</w:t>
            </w:r>
          </w:p>
        </w:tc>
        <w:tc>
          <w:tcPr>
            <w:tcW w:w="1306" w:type="dxa"/>
            <w:tcBorders>
              <w:top w:val="nil"/>
              <w:left w:val="nil"/>
              <w:bottom w:val="nil"/>
              <w:right w:val="nil"/>
            </w:tcBorders>
            <w:noWrap/>
            <w:vAlign w:val="bottom"/>
          </w:tcPr>
          <w:p w:rsidRPr="00497212" w:rsidR="00BC3515" w:rsidP="00497212" w:rsidRDefault="00BC3515" w14:paraId="71E982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0.228775</w:t>
            </w:r>
          </w:p>
        </w:tc>
        <w:tc>
          <w:tcPr>
            <w:tcW w:w="1063" w:type="dxa"/>
            <w:tcBorders>
              <w:top w:val="nil"/>
              <w:left w:val="nil"/>
              <w:bottom w:val="nil"/>
              <w:right w:val="nil"/>
            </w:tcBorders>
            <w:noWrap/>
            <w:vAlign w:val="bottom"/>
          </w:tcPr>
          <w:p w:rsidRPr="00497212" w:rsidR="00BC3515" w:rsidP="00497212" w:rsidRDefault="00BC3515" w14:paraId="26364E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0.265856</w:t>
            </w:r>
          </w:p>
        </w:tc>
        <w:tc>
          <w:tcPr>
            <w:tcW w:w="1062" w:type="dxa"/>
            <w:tcBorders>
              <w:top w:val="nil"/>
              <w:left w:val="nil"/>
              <w:bottom w:val="nil"/>
              <w:right w:val="nil"/>
            </w:tcBorders>
            <w:noWrap/>
            <w:vAlign w:val="bottom"/>
          </w:tcPr>
          <w:p w:rsidRPr="00497212" w:rsidR="00BC3515" w:rsidP="00497212" w:rsidRDefault="00BC3515" w14:paraId="0C7902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0.190669</w:t>
            </w:r>
          </w:p>
        </w:tc>
        <w:tc>
          <w:tcPr>
            <w:tcW w:w="1128" w:type="dxa"/>
            <w:tcBorders>
              <w:top w:val="nil"/>
              <w:left w:val="nil"/>
              <w:bottom w:val="nil"/>
              <w:right w:val="nil"/>
            </w:tcBorders>
            <w:noWrap/>
            <w:vAlign w:val="bottom"/>
          </w:tcPr>
          <w:p w:rsidRPr="00497212" w:rsidR="00BC3515" w:rsidP="00497212" w:rsidRDefault="00BC3515" w14:paraId="195F23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0.370692</w:t>
            </w:r>
          </w:p>
        </w:tc>
        <w:tc>
          <w:tcPr>
            <w:tcW w:w="882" w:type="dxa"/>
            <w:gridSpan w:val="2"/>
            <w:tcBorders>
              <w:top w:val="nil"/>
              <w:left w:val="nil"/>
              <w:bottom w:val="nil"/>
              <w:right w:val="nil"/>
            </w:tcBorders>
            <w:noWrap/>
            <w:vAlign w:val="bottom"/>
          </w:tcPr>
          <w:p w:rsidRPr="00497212" w:rsidR="00BC3515" w:rsidP="00497212" w:rsidRDefault="00BC3515" w14:paraId="71E1FB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0.077883</w:t>
            </w:r>
          </w:p>
        </w:tc>
        <w:tc>
          <w:tcPr>
            <w:tcW w:w="985" w:type="dxa"/>
            <w:tcBorders>
              <w:top w:val="nil"/>
              <w:left w:val="nil"/>
              <w:bottom w:val="nil"/>
              <w:right w:val="nil"/>
            </w:tcBorders>
            <w:noWrap/>
            <w:vAlign w:val="bottom"/>
          </w:tcPr>
          <w:p w:rsidRPr="00497212" w:rsidR="00BC3515" w:rsidP="00497212" w:rsidRDefault="00BC3515" w14:paraId="056C171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8C93D85" w14:textId="77777777">
        <w:trPr>
          <w:trHeight w:val="300"/>
        </w:trPr>
        <w:tc>
          <w:tcPr>
            <w:tcW w:w="622" w:type="dxa"/>
            <w:tcBorders>
              <w:top w:val="nil"/>
              <w:left w:val="nil"/>
              <w:bottom w:val="nil"/>
              <w:right w:val="nil"/>
            </w:tcBorders>
            <w:noWrap/>
            <w:vAlign w:val="bottom"/>
          </w:tcPr>
          <w:p w:rsidRPr="00497212" w:rsidR="00BC3515" w:rsidP="00497212" w:rsidRDefault="00BC3515" w14:paraId="7DA8F21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1983</w:t>
            </w:r>
          </w:p>
        </w:tc>
        <w:tc>
          <w:tcPr>
            <w:tcW w:w="1305" w:type="dxa"/>
            <w:tcBorders>
              <w:top w:val="nil"/>
              <w:left w:val="nil"/>
              <w:bottom w:val="nil"/>
              <w:right w:val="nil"/>
            </w:tcBorders>
            <w:noWrap/>
            <w:vAlign w:val="bottom"/>
          </w:tcPr>
          <w:p w:rsidRPr="00497212" w:rsidR="00BC3515" w:rsidP="00497212" w:rsidRDefault="00BC3515" w14:paraId="555CDE2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0.263685</w:t>
            </w:r>
          </w:p>
        </w:tc>
        <w:tc>
          <w:tcPr>
            <w:tcW w:w="1279" w:type="dxa"/>
            <w:tcBorders>
              <w:top w:val="nil"/>
              <w:left w:val="nil"/>
              <w:bottom w:val="nil"/>
              <w:right w:val="nil"/>
            </w:tcBorders>
            <w:noWrap/>
            <w:vAlign w:val="bottom"/>
          </w:tcPr>
          <w:p w:rsidRPr="00497212" w:rsidR="00BC3515" w:rsidP="00497212" w:rsidRDefault="00BC3515" w14:paraId="66C48B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0.292716</w:t>
            </w:r>
          </w:p>
        </w:tc>
        <w:tc>
          <w:tcPr>
            <w:tcW w:w="1306" w:type="dxa"/>
            <w:tcBorders>
              <w:top w:val="nil"/>
              <w:left w:val="nil"/>
              <w:bottom w:val="nil"/>
              <w:right w:val="nil"/>
            </w:tcBorders>
            <w:noWrap/>
            <w:vAlign w:val="bottom"/>
          </w:tcPr>
          <w:p w:rsidRPr="00497212" w:rsidR="00BC3515" w:rsidP="00497212" w:rsidRDefault="00BC3515" w14:paraId="1D3A42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0.237533</w:t>
            </w:r>
          </w:p>
        </w:tc>
        <w:tc>
          <w:tcPr>
            <w:tcW w:w="1063" w:type="dxa"/>
            <w:tcBorders>
              <w:top w:val="nil"/>
              <w:left w:val="nil"/>
              <w:bottom w:val="nil"/>
              <w:right w:val="nil"/>
            </w:tcBorders>
            <w:noWrap/>
            <w:vAlign w:val="bottom"/>
          </w:tcPr>
          <w:p w:rsidRPr="00497212" w:rsidR="00BC3515" w:rsidP="00497212" w:rsidRDefault="00BC3515" w14:paraId="5F242B1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0.270468</w:t>
            </w:r>
          </w:p>
        </w:tc>
        <w:tc>
          <w:tcPr>
            <w:tcW w:w="1062" w:type="dxa"/>
            <w:tcBorders>
              <w:top w:val="nil"/>
              <w:left w:val="nil"/>
              <w:bottom w:val="nil"/>
              <w:right w:val="nil"/>
            </w:tcBorders>
            <w:noWrap/>
            <w:vAlign w:val="bottom"/>
          </w:tcPr>
          <w:p w:rsidRPr="00497212" w:rsidR="00BC3515" w:rsidP="00497212" w:rsidRDefault="00BC3515" w14:paraId="0995250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0.194995</w:t>
            </w:r>
          </w:p>
        </w:tc>
        <w:tc>
          <w:tcPr>
            <w:tcW w:w="1128" w:type="dxa"/>
            <w:tcBorders>
              <w:top w:val="nil"/>
              <w:left w:val="nil"/>
              <w:bottom w:val="nil"/>
              <w:right w:val="nil"/>
            </w:tcBorders>
            <w:noWrap/>
            <w:vAlign w:val="bottom"/>
          </w:tcPr>
          <w:p w:rsidRPr="00497212" w:rsidR="00BC3515" w:rsidP="00497212" w:rsidRDefault="00BC3515" w14:paraId="39B9A4E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0.375155</w:t>
            </w:r>
          </w:p>
        </w:tc>
        <w:tc>
          <w:tcPr>
            <w:tcW w:w="882" w:type="dxa"/>
            <w:gridSpan w:val="2"/>
            <w:tcBorders>
              <w:top w:val="nil"/>
              <w:left w:val="nil"/>
              <w:bottom w:val="nil"/>
              <w:right w:val="nil"/>
            </w:tcBorders>
            <w:noWrap/>
            <w:vAlign w:val="bottom"/>
          </w:tcPr>
          <w:p w:rsidRPr="00497212" w:rsidR="00BC3515" w:rsidP="00497212" w:rsidRDefault="00BC3515" w14:paraId="21F810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0.081673</w:t>
            </w:r>
          </w:p>
        </w:tc>
        <w:tc>
          <w:tcPr>
            <w:tcW w:w="985" w:type="dxa"/>
            <w:tcBorders>
              <w:top w:val="nil"/>
              <w:left w:val="nil"/>
              <w:bottom w:val="nil"/>
              <w:right w:val="nil"/>
            </w:tcBorders>
            <w:noWrap/>
            <w:vAlign w:val="bottom"/>
          </w:tcPr>
          <w:p w:rsidRPr="00497212" w:rsidR="00BC3515" w:rsidP="00497212" w:rsidRDefault="00BC3515" w14:paraId="44973B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9746BC8" w14:textId="77777777">
        <w:trPr>
          <w:trHeight w:val="300"/>
        </w:trPr>
        <w:tc>
          <w:tcPr>
            <w:tcW w:w="622" w:type="dxa"/>
            <w:tcBorders>
              <w:top w:val="nil"/>
              <w:left w:val="nil"/>
              <w:bottom w:val="nil"/>
              <w:right w:val="nil"/>
            </w:tcBorders>
            <w:noWrap/>
            <w:vAlign w:val="bottom"/>
          </w:tcPr>
          <w:p w:rsidRPr="00497212" w:rsidR="00BC3515" w:rsidP="00497212" w:rsidRDefault="00BC3515" w14:paraId="5B4A22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1984</w:t>
            </w:r>
          </w:p>
        </w:tc>
        <w:tc>
          <w:tcPr>
            <w:tcW w:w="1305" w:type="dxa"/>
            <w:tcBorders>
              <w:top w:val="nil"/>
              <w:left w:val="nil"/>
              <w:bottom w:val="nil"/>
              <w:right w:val="nil"/>
            </w:tcBorders>
            <w:noWrap/>
            <w:vAlign w:val="bottom"/>
          </w:tcPr>
          <w:p w:rsidRPr="00497212" w:rsidR="00BC3515" w:rsidP="00497212" w:rsidRDefault="00BC3515" w14:paraId="462447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0.324004</w:t>
            </w:r>
          </w:p>
        </w:tc>
        <w:tc>
          <w:tcPr>
            <w:tcW w:w="1279" w:type="dxa"/>
            <w:tcBorders>
              <w:top w:val="nil"/>
              <w:left w:val="nil"/>
              <w:bottom w:val="nil"/>
              <w:right w:val="nil"/>
            </w:tcBorders>
            <w:noWrap/>
            <w:vAlign w:val="bottom"/>
          </w:tcPr>
          <w:p w:rsidRPr="00497212" w:rsidR="00BC3515" w:rsidP="00497212" w:rsidRDefault="00BC3515" w14:paraId="78DE20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0.361209</w:t>
            </w:r>
          </w:p>
        </w:tc>
        <w:tc>
          <w:tcPr>
            <w:tcW w:w="1306" w:type="dxa"/>
            <w:tcBorders>
              <w:top w:val="nil"/>
              <w:left w:val="nil"/>
              <w:bottom w:val="nil"/>
              <w:right w:val="nil"/>
            </w:tcBorders>
            <w:noWrap/>
            <w:vAlign w:val="bottom"/>
          </w:tcPr>
          <w:p w:rsidRPr="00497212" w:rsidR="00BC3515" w:rsidP="00497212" w:rsidRDefault="00BC3515" w14:paraId="7C9C01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0.290631</w:t>
            </w:r>
          </w:p>
        </w:tc>
        <w:tc>
          <w:tcPr>
            <w:tcW w:w="1063" w:type="dxa"/>
            <w:tcBorders>
              <w:top w:val="nil"/>
              <w:left w:val="nil"/>
              <w:bottom w:val="nil"/>
              <w:right w:val="nil"/>
            </w:tcBorders>
            <w:noWrap/>
            <w:vAlign w:val="bottom"/>
          </w:tcPr>
          <w:p w:rsidRPr="00497212" w:rsidR="00BC3515" w:rsidP="00497212" w:rsidRDefault="00BC3515" w14:paraId="07F286E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0.298317</w:t>
            </w:r>
          </w:p>
        </w:tc>
        <w:tc>
          <w:tcPr>
            <w:tcW w:w="1062" w:type="dxa"/>
            <w:tcBorders>
              <w:top w:val="nil"/>
              <w:left w:val="nil"/>
              <w:bottom w:val="nil"/>
              <w:right w:val="nil"/>
            </w:tcBorders>
            <w:noWrap/>
            <w:vAlign w:val="bottom"/>
          </w:tcPr>
          <w:p w:rsidRPr="00497212" w:rsidR="00BC3515" w:rsidP="00497212" w:rsidRDefault="00BC3515" w14:paraId="7E2E52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0.215773</w:t>
            </w:r>
          </w:p>
        </w:tc>
        <w:tc>
          <w:tcPr>
            <w:tcW w:w="1128" w:type="dxa"/>
            <w:tcBorders>
              <w:top w:val="nil"/>
              <w:left w:val="nil"/>
              <w:bottom w:val="nil"/>
              <w:right w:val="nil"/>
            </w:tcBorders>
            <w:noWrap/>
            <w:vAlign w:val="bottom"/>
          </w:tcPr>
          <w:p w:rsidRPr="00497212" w:rsidR="00BC3515" w:rsidP="00497212" w:rsidRDefault="00BC3515" w14:paraId="521C88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0.412437</w:t>
            </w:r>
          </w:p>
        </w:tc>
        <w:tc>
          <w:tcPr>
            <w:tcW w:w="882" w:type="dxa"/>
            <w:gridSpan w:val="2"/>
            <w:tcBorders>
              <w:top w:val="nil"/>
              <w:left w:val="nil"/>
              <w:bottom w:val="nil"/>
              <w:right w:val="nil"/>
            </w:tcBorders>
            <w:noWrap/>
            <w:vAlign w:val="bottom"/>
          </w:tcPr>
          <w:p w:rsidRPr="00497212" w:rsidR="00BC3515" w:rsidP="00497212" w:rsidRDefault="00BC3515" w14:paraId="2B9CF32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0.093412</w:t>
            </w:r>
          </w:p>
        </w:tc>
        <w:tc>
          <w:tcPr>
            <w:tcW w:w="985" w:type="dxa"/>
            <w:tcBorders>
              <w:top w:val="nil"/>
              <w:left w:val="nil"/>
              <w:bottom w:val="nil"/>
              <w:right w:val="nil"/>
            </w:tcBorders>
            <w:noWrap/>
            <w:vAlign w:val="bottom"/>
          </w:tcPr>
          <w:p w:rsidRPr="00497212" w:rsidR="00BC3515" w:rsidP="00497212" w:rsidRDefault="00BC3515" w14:paraId="3F2A00F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64697B28" w14:textId="77777777">
        <w:trPr>
          <w:trHeight w:val="300"/>
        </w:trPr>
        <w:tc>
          <w:tcPr>
            <w:tcW w:w="622" w:type="dxa"/>
            <w:tcBorders>
              <w:top w:val="nil"/>
              <w:left w:val="nil"/>
              <w:bottom w:val="nil"/>
              <w:right w:val="nil"/>
            </w:tcBorders>
            <w:noWrap/>
            <w:vAlign w:val="bottom"/>
          </w:tcPr>
          <w:p w:rsidRPr="00497212" w:rsidR="00BC3515" w:rsidP="00497212" w:rsidRDefault="00BC3515" w14:paraId="1257C64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1985</w:t>
            </w:r>
          </w:p>
        </w:tc>
        <w:tc>
          <w:tcPr>
            <w:tcW w:w="1305" w:type="dxa"/>
            <w:tcBorders>
              <w:top w:val="nil"/>
              <w:left w:val="nil"/>
              <w:bottom w:val="nil"/>
              <w:right w:val="nil"/>
            </w:tcBorders>
            <w:noWrap/>
            <w:vAlign w:val="bottom"/>
          </w:tcPr>
          <w:p w:rsidRPr="00497212" w:rsidR="00BC3515" w:rsidP="00497212" w:rsidRDefault="00BC3515" w14:paraId="4C5D62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0.546074</w:t>
            </w:r>
          </w:p>
        </w:tc>
        <w:tc>
          <w:tcPr>
            <w:tcW w:w="1279" w:type="dxa"/>
            <w:tcBorders>
              <w:top w:val="nil"/>
              <w:left w:val="nil"/>
              <w:bottom w:val="nil"/>
              <w:right w:val="nil"/>
            </w:tcBorders>
            <w:noWrap/>
            <w:vAlign w:val="bottom"/>
          </w:tcPr>
          <w:p w:rsidRPr="00497212" w:rsidR="00BC3515" w:rsidP="00497212" w:rsidRDefault="00BC3515" w14:paraId="35AB40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0.61504</w:t>
            </w:r>
          </w:p>
        </w:tc>
        <w:tc>
          <w:tcPr>
            <w:tcW w:w="1306" w:type="dxa"/>
            <w:tcBorders>
              <w:top w:val="nil"/>
              <w:left w:val="nil"/>
              <w:bottom w:val="nil"/>
              <w:right w:val="nil"/>
            </w:tcBorders>
            <w:noWrap/>
            <w:vAlign w:val="bottom"/>
          </w:tcPr>
          <w:p w:rsidRPr="00497212" w:rsidR="00BC3515" w:rsidP="00497212" w:rsidRDefault="00BC3515" w14:paraId="05CEB3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0.484842</w:t>
            </w:r>
          </w:p>
        </w:tc>
        <w:tc>
          <w:tcPr>
            <w:tcW w:w="1063" w:type="dxa"/>
            <w:tcBorders>
              <w:top w:val="nil"/>
              <w:left w:val="nil"/>
              <w:bottom w:val="nil"/>
              <w:right w:val="nil"/>
            </w:tcBorders>
            <w:noWrap/>
            <w:vAlign w:val="bottom"/>
          </w:tcPr>
          <w:p w:rsidRPr="00497212" w:rsidR="00BC3515" w:rsidP="00497212" w:rsidRDefault="00BC3515" w14:paraId="65BF599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0.342049</w:t>
            </w:r>
          </w:p>
        </w:tc>
        <w:tc>
          <w:tcPr>
            <w:tcW w:w="1062" w:type="dxa"/>
            <w:tcBorders>
              <w:top w:val="nil"/>
              <w:left w:val="nil"/>
              <w:bottom w:val="nil"/>
              <w:right w:val="nil"/>
            </w:tcBorders>
            <w:noWrap/>
            <w:vAlign w:val="bottom"/>
          </w:tcPr>
          <w:p w:rsidRPr="00497212" w:rsidR="00BC3515" w:rsidP="00497212" w:rsidRDefault="00BC3515" w14:paraId="78DCF0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0.239096</w:t>
            </w:r>
          </w:p>
        </w:tc>
        <w:tc>
          <w:tcPr>
            <w:tcW w:w="1128" w:type="dxa"/>
            <w:tcBorders>
              <w:top w:val="nil"/>
              <w:left w:val="nil"/>
              <w:bottom w:val="nil"/>
              <w:right w:val="nil"/>
            </w:tcBorders>
            <w:noWrap/>
            <w:vAlign w:val="bottom"/>
          </w:tcPr>
          <w:p w:rsidRPr="00497212" w:rsidR="00BC3515" w:rsidP="00497212" w:rsidRDefault="00BC3515" w14:paraId="4F0978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0.489335</w:t>
            </w:r>
          </w:p>
        </w:tc>
        <w:tc>
          <w:tcPr>
            <w:tcW w:w="882" w:type="dxa"/>
            <w:gridSpan w:val="2"/>
            <w:tcBorders>
              <w:top w:val="nil"/>
              <w:left w:val="nil"/>
              <w:bottom w:val="nil"/>
              <w:right w:val="nil"/>
            </w:tcBorders>
            <w:noWrap/>
            <w:vAlign w:val="bottom"/>
          </w:tcPr>
          <w:p w:rsidRPr="00497212" w:rsidR="00BC3515" w:rsidP="00497212" w:rsidRDefault="00BC3515" w14:paraId="395E09A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0.109702</w:t>
            </w:r>
          </w:p>
        </w:tc>
        <w:tc>
          <w:tcPr>
            <w:tcW w:w="985" w:type="dxa"/>
            <w:tcBorders>
              <w:top w:val="nil"/>
              <w:left w:val="nil"/>
              <w:bottom w:val="nil"/>
              <w:right w:val="nil"/>
            </w:tcBorders>
            <w:noWrap/>
            <w:vAlign w:val="bottom"/>
          </w:tcPr>
          <w:p w:rsidRPr="00497212" w:rsidR="00BC3515" w:rsidP="00497212" w:rsidRDefault="00BC3515" w14:paraId="67A5F30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43DD268" w14:textId="77777777">
        <w:trPr>
          <w:trHeight w:val="300"/>
        </w:trPr>
        <w:tc>
          <w:tcPr>
            <w:tcW w:w="622" w:type="dxa"/>
            <w:tcBorders>
              <w:top w:val="nil"/>
              <w:left w:val="nil"/>
              <w:bottom w:val="nil"/>
              <w:right w:val="nil"/>
            </w:tcBorders>
            <w:noWrap/>
            <w:vAlign w:val="bottom"/>
          </w:tcPr>
          <w:p w:rsidRPr="00497212" w:rsidR="00BC3515" w:rsidP="00497212" w:rsidRDefault="00BC3515" w14:paraId="3DA694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lastRenderedPageBreak/>
              <w:t>1986</w:t>
            </w:r>
          </w:p>
        </w:tc>
        <w:tc>
          <w:tcPr>
            <w:tcW w:w="1305" w:type="dxa"/>
            <w:tcBorders>
              <w:top w:val="nil"/>
              <w:left w:val="nil"/>
              <w:bottom w:val="nil"/>
              <w:right w:val="nil"/>
            </w:tcBorders>
            <w:noWrap/>
            <w:vAlign w:val="bottom"/>
          </w:tcPr>
          <w:p w:rsidRPr="00497212" w:rsidR="00BC3515" w:rsidP="00497212" w:rsidRDefault="00BC3515" w14:paraId="3A89E3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0.348436</w:t>
            </w:r>
          </w:p>
        </w:tc>
        <w:tc>
          <w:tcPr>
            <w:tcW w:w="1279" w:type="dxa"/>
            <w:tcBorders>
              <w:top w:val="nil"/>
              <w:left w:val="nil"/>
              <w:bottom w:val="nil"/>
              <w:right w:val="nil"/>
            </w:tcBorders>
            <w:noWrap/>
            <w:vAlign w:val="bottom"/>
          </w:tcPr>
          <w:p w:rsidRPr="00497212" w:rsidR="00BC3515" w:rsidP="00497212" w:rsidRDefault="00BC3515" w14:paraId="56E2E0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0.400406</w:t>
            </w:r>
          </w:p>
        </w:tc>
        <w:tc>
          <w:tcPr>
            <w:tcW w:w="1306" w:type="dxa"/>
            <w:tcBorders>
              <w:top w:val="nil"/>
              <w:left w:val="nil"/>
              <w:bottom w:val="nil"/>
              <w:right w:val="nil"/>
            </w:tcBorders>
            <w:noWrap/>
            <w:vAlign w:val="bottom"/>
          </w:tcPr>
          <w:p w:rsidRPr="00497212" w:rsidR="00BC3515" w:rsidP="00497212" w:rsidRDefault="00BC3515" w14:paraId="58DE0AB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0.303212</w:t>
            </w:r>
          </w:p>
        </w:tc>
        <w:tc>
          <w:tcPr>
            <w:tcW w:w="1063" w:type="dxa"/>
            <w:tcBorders>
              <w:top w:val="nil"/>
              <w:left w:val="nil"/>
              <w:bottom w:val="nil"/>
              <w:right w:val="nil"/>
            </w:tcBorders>
            <w:noWrap/>
            <w:vAlign w:val="bottom"/>
          </w:tcPr>
          <w:p w:rsidRPr="00497212" w:rsidR="00BC3515" w:rsidP="00497212" w:rsidRDefault="00BC3515" w14:paraId="594E39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0.298585</w:t>
            </w:r>
          </w:p>
        </w:tc>
        <w:tc>
          <w:tcPr>
            <w:tcW w:w="1062" w:type="dxa"/>
            <w:tcBorders>
              <w:top w:val="nil"/>
              <w:left w:val="nil"/>
              <w:bottom w:val="nil"/>
              <w:right w:val="nil"/>
            </w:tcBorders>
            <w:noWrap/>
            <w:vAlign w:val="bottom"/>
          </w:tcPr>
          <w:p w:rsidRPr="00497212" w:rsidR="00BC3515" w:rsidP="00497212" w:rsidRDefault="00BC3515" w14:paraId="290537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0.20828</w:t>
            </w:r>
          </w:p>
        </w:tc>
        <w:tc>
          <w:tcPr>
            <w:tcW w:w="1128" w:type="dxa"/>
            <w:tcBorders>
              <w:top w:val="nil"/>
              <w:left w:val="nil"/>
              <w:bottom w:val="nil"/>
              <w:right w:val="nil"/>
            </w:tcBorders>
            <w:noWrap/>
            <w:vAlign w:val="bottom"/>
          </w:tcPr>
          <w:p w:rsidRPr="00497212" w:rsidR="00BC3515" w:rsidP="00497212" w:rsidRDefault="00BC3515" w14:paraId="48214AA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0.428044</w:t>
            </w:r>
          </w:p>
        </w:tc>
        <w:tc>
          <w:tcPr>
            <w:tcW w:w="882" w:type="dxa"/>
            <w:gridSpan w:val="2"/>
            <w:tcBorders>
              <w:top w:val="nil"/>
              <w:left w:val="nil"/>
              <w:bottom w:val="nil"/>
              <w:right w:val="nil"/>
            </w:tcBorders>
            <w:noWrap/>
            <w:vAlign w:val="bottom"/>
          </w:tcPr>
          <w:p w:rsidRPr="00497212" w:rsidR="00BC3515" w:rsidP="00497212" w:rsidRDefault="00BC3515" w14:paraId="4038C13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0.09857</w:t>
            </w:r>
          </w:p>
        </w:tc>
        <w:tc>
          <w:tcPr>
            <w:tcW w:w="985" w:type="dxa"/>
            <w:tcBorders>
              <w:top w:val="nil"/>
              <w:left w:val="nil"/>
              <w:bottom w:val="nil"/>
              <w:right w:val="nil"/>
            </w:tcBorders>
            <w:noWrap/>
            <w:vAlign w:val="bottom"/>
          </w:tcPr>
          <w:p w:rsidRPr="00497212" w:rsidR="00BC3515" w:rsidP="00497212" w:rsidRDefault="00BC3515" w14:paraId="5C58C3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D92D8E5" w14:textId="77777777">
        <w:trPr>
          <w:trHeight w:val="300"/>
        </w:trPr>
        <w:tc>
          <w:tcPr>
            <w:tcW w:w="622" w:type="dxa"/>
            <w:tcBorders>
              <w:top w:val="nil"/>
              <w:left w:val="nil"/>
              <w:bottom w:val="nil"/>
              <w:right w:val="nil"/>
            </w:tcBorders>
            <w:noWrap/>
            <w:vAlign w:val="bottom"/>
          </w:tcPr>
          <w:p w:rsidRPr="00497212" w:rsidR="00BC3515" w:rsidP="00497212" w:rsidRDefault="00BC3515" w14:paraId="62BDBF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1987</w:t>
            </w:r>
          </w:p>
        </w:tc>
        <w:tc>
          <w:tcPr>
            <w:tcW w:w="1305" w:type="dxa"/>
            <w:tcBorders>
              <w:top w:val="nil"/>
              <w:left w:val="nil"/>
              <w:bottom w:val="nil"/>
              <w:right w:val="nil"/>
            </w:tcBorders>
            <w:noWrap/>
            <w:vAlign w:val="bottom"/>
          </w:tcPr>
          <w:p w:rsidRPr="00497212" w:rsidR="00BC3515" w:rsidP="00497212" w:rsidRDefault="00BC3515" w14:paraId="24756FB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0.179012</w:t>
            </w:r>
          </w:p>
        </w:tc>
        <w:tc>
          <w:tcPr>
            <w:tcW w:w="1279" w:type="dxa"/>
            <w:tcBorders>
              <w:top w:val="nil"/>
              <w:left w:val="nil"/>
              <w:bottom w:val="nil"/>
              <w:right w:val="nil"/>
            </w:tcBorders>
            <w:noWrap/>
            <w:vAlign w:val="bottom"/>
          </w:tcPr>
          <w:p w:rsidRPr="00497212" w:rsidR="00BC3515" w:rsidP="00497212" w:rsidRDefault="00BC3515" w14:paraId="484B02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0.191352</w:t>
            </w:r>
          </w:p>
        </w:tc>
        <w:tc>
          <w:tcPr>
            <w:tcW w:w="1306" w:type="dxa"/>
            <w:tcBorders>
              <w:top w:val="nil"/>
              <w:left w:val="nil"/>
              <w:bottom w:val="nil"/>
              <w:right w:val="nil"/>
            </w:tcBorders>
            <w:noWrap/>
            <w:vAlign w:val="bottom"/>
          </w:tcPr>
          <w:p w:rsidRPr="00497212" w:rsidR="00BC3515" w:rsidP="00497212" w:rsidRDefault="00BC3515" w14:paraId="00B1148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0.167469</w:t>
            </w:r>
          </w:p>
        </w:tc>
        <w:tc>
          <w:tcPr>
            <w:tcW w:w="1063" w:type="dxa"/>
            <w:tcBorders>
              <w:top w:val="nil"/>
              <w:left w:val="nil"/>
              <w:bottom w:val="nil"/>
              <w:right w:val="nil"/>
            </w:tcBorders>
            <w:noWrap/>
            <w:vAlign w:val="bottom"/>
          </w:tcPr>
          <w:p w:rsidRPr="00497212" w:rsidR="00BC3515" w:rsidP="00497212" w:rsidRDefault="00BC3515" w14:paraId="246DA6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0.266762</w:t>
            </w:r>
          </w:p>
        </w:tc>
        <w:tc>
          <w:tcPr>
            <w:tcW w:w="1062" w:type="dxa"/>
            <w:tcBorders>
              <w:top w:val="nil"/>
              <w:left w:val="nil"/>
              <w:bottom w:val="nil"/>
              <w:right w:val="nil"/>
            </w:tcBorders>
            <w:noWrap/>
            <w:vAlign w:val="bottom"/>
          </w:tcPr>
          <w:p w:rsidRPr="00497212" w:rsidR="00BC3515" w:rsidP="00497212" w:rsidRDefault="00BC3515" w14:paraId="1D8B427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0.182141</w:t>
            </w:r>
          </w:p>
        </w:tc>
        <w:tc>
          <w:tcPr>
            <w:tcW w:w="1128" w:type="dxa"/>
            <w:tcBorders>
              <w:top w:val="nil"/>
              <w:left w:val="nil"/>
              <w:bottom w:val="nil"/>
              <w:right w:val="nil"/>
            </w:tcBorders>
            <w:noWrap/>
            <w:vAlign w:val="bottom"/>
          </w:tcPr>
          <w:p w:rsidRPr="00497212" w:rsidR="00BC3515" w:rsidP="00497212" w:rsidRDefault="00BC3515" w14:paraId="0280B1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0.390695</w:t>
            </w:r>
          </w:p>
        </w:tc>
        <w:tc>
          <w:tcPr>
            <w:tcW w:w="882" w:type="dxa"/>
            <w:gridSpan w:val="2"/>
            <w:tcBorders>
              <w:top w:val="nil"/>
              <w:left w:val="nil"/>
              <w:bottom w:val="nil"/>
              <w:right w:val="nil"/>
            </w:tcBorders>
            <w:noWrap/>
            <w:vAlign w:val="bottom"/>
          </w:tcPr>
          <w:p w:rsidRPr="00497212" w:rsidR="00BC3515" w:rsidP="00497212" w:rsidRDefault="00BC3515" w14:paraId="1E16C53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0.088974</w:t>
            </w:r>
          </w:p>
        </w:tc>
        <w:tc>
          <w:tcPr>
            <w:tcW w:w="985" w:type="dxa"/>
            <w:tcBorders>
              <w:top w:val="nil"/>
              <w:left w:val="nil"/>
              <w:bottom w:val="nil"/>
              <w:right w:val="nil"/>
            </w:tcBorders>
            <w:noWrap/>
            <w:vAlign w:val="bottom"/>
          </w:tcPr>
          <w:p w:rsidRPr="00497212" w:rsidR="00BC3515" w:rsidP="00497212" w:rsidRDefault="00BC3515" w14:paraId="6A98A8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E9E4F02" w14:textId="77777777">
        <w:trPr>
          <w:trHeight w:val="300"/>
        </w:trPr>
        <w:tc>
          <w:tcPr>
            <w:tcW w:w="622" w:type="dxa"/>
            <w:tcBorders>
              <w:top w:val="nil"/>
              <w:left w:val="nil"/>
              <w:bottom w:val="nil"/>
              <w:right w:val="nil"/>
            </w:tcBorders>
            <w:noWrap/>
            <w:vAlign w:val="bottom"/>
          </w:tcPr>
          <w:p w:rsidRPr="00497212" w:rsidR="00BC3515" w:rsidP="00497212" w:rsidRDefault="00BC3515" w14:paraId="0597D0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1988</w:t>
            </w:r>
          </w:p>
        </w:tc>
        <w:tc>
          <w:tcPr>
            <w:tcW w:w="1305" w:type="dxa"/>
            <w:tcBorders>
              <w:top w:val="nil"/>
              <w:left w:val="nil"/>
              <w:bottom w:val="nil"/>
              <w:right w:val="nil"/>
            </w:tcBorders>
            <w:noWrap/>
            <w:vAlign w:val="bottom"/>
          </w:tcPr>
          <w:p w:rsidRPr="00497212" w:rsidR="00BC3515" w:rsidP="00497212" w:rsidRDefault="00BC3515" w14:paraId="2C384C4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0.192974</w:t>
            </w:r>
          </w:p>
        </w:tc>
        <w:tc>
          <w:tcPr>
            <w:tcW w:w="1279" w:type="dxa"/>
            <w:tcBorders>
              <w:top w:val="nil"/>
              <w:left w:val="nil"/>
              <w:bottom w:val="nil"/>
              <w:right w:val="nil"/>
            </w:tcBorders>
            <w:noWrap/>
            <w:vAlign w:val="bottom"/>
          </w:tcPr>
          <w:p w:rsidRPr="00497212" w:rsidR="00BC3515" w:rsidP="00497212" w:rsidRDefault="00BC3515" w14:paraId="06D405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0.219937</w:t>
            </w:r>
          </w:p>
        </w:tc>
        <w:tc>
          <w:tcPr>
            <w:tcW w:w="1306" w:type="dxa"/>
            <w:tcBorders>
              <w:top w:val="nil"/>
              <w:left w:val="nil"/>
              <w:bottom w:val="nil"/>
              <w:right w:val="nil"/>
            </w:tcBorders>
            <w:noWrap/>
            <w:vAlign w:val="bottom"/>
          </w:tcPr>
          <w:p w:rsidRPr="00497212" w:rsidR="00BC3515" w:rsidP="00497212" w:rsidRDefault="00BC3515" w14:paraId="0ED5B70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0.169316</w:t>
            </w:r>
          </w:p>
        </w:tc>
        <w:tc>
          <w:tcPr>
            <w:tcW w:w="1063" w:type="dxa"/>
            <w:tcBorders>
              <w:top w:val="nil"/>
              <w:left w:val="nil"/>
              <w:bottom w:val="nil"/>
              <w:right w:val="nil"/>
            </w:tcBorders>
            <w:noWrap/>
            <w:vAlign w:val="bottom"/>
          </w:tcPr>
          <w:p w:rsidRPr="00497212" w:rsidR="00BC3515" w:rsidP="00497212" w:rsidRDefault="00BC3515" w14:paraId="37DC55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0.301526</w:t>
            </w:r>
          </w:p>
        </w:tc>
        <w:tc>
          <w:tcPr>
            <w:tcW w:w="1062" w:type="dxa"/>
            <w:tcBorders>
              <w:top w:val="nil"/>
              <w:left w:val="nil"/>
              <w:bottom w:val="nil"/>
              <w:right w:val="nil"/>
            </w:tcBorders>
            <w:noWrap/>
            <w:vAlign w:val="bottom"/>
          </w:tcPr>
          <w:p w:rsidRPr="00497212" w:rsidR="00BC3515" w:rsidP="00497212" w:rsidRDefault="00BC3515" w14:paraId="1AC5F91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0.211688</w:t>
            </w:r>
          </w:p>
        </w:tc>
        <w:tc>
          <w:tcPr>
            <w:tcW w:w="1128" w:type="dxa"/>
            <w:tcBorders>
              <w:top w:val="nil"/>
              <w:left w:val="nil"/>
              <w:bottom w:val="nil"/>
              <w:right w:val="nil"/>
            </w:tcBorders>
            <w:noWrap/>
            <w:vAlign w:val="bottom"/>
          </w:tcPr>
          <w:p w:rsidRPr="00497212" w:rsidR="00BC3515" w:rsidP="00497212" w:rsidRDefault="00BC3515" w14:paraId="37F092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0.429489</w:t>
            </w:r>
          </w:p>
        </w:tc>
        <w:tc>
          <w:tcPr>
            <w:tcW w:w="882" w:type="dxa"/>
            <w:gridSpan w:val="2"/>
            <w:tcBorders>
              <w:top w:val="nil"/>
              <w:left w:val="nil"/>
              <w:bottom w:val="nil"/>
              <w:right w:val="nil"/>
            </w:tcBorders>
            <w:noWrap/>
            <w:vAlign w:val="bottom"/>
          </w:tcPr>
          <w:p w:rsidRPr="00497212" w:rsidR="00BC3515" w:rsidP="00497212" w:rsidRDefault="00BC3515" w14:paraId="233916E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0.10221</w:t>
            </w:r>
          </w:p>
        </w:tc>
        <w:tc>
          <w:tcPr>
            <w:tcW w:w="985" w:type="dxa"/>
            <w:tcBorders>
              <w:top w:val="nil"/>
              <w:left w:val="nil"/>
              <w:bottom w:val="nil"/>
              <w:right w:val="nil"/>
            </w:tcBorders>
            <w:noWrap/>
            <w:vAlign w:val="bottom"/>
          </w:tcPr>
          <w:p w:rsidRPr="00497212" w:rsidR="00BC3515" w:rsidP="00497212" w:rsidRDefault="00BC3515" w14:paraId="60314E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EC8BE53" w14:textId="77777777">
        <w:trPr>
          <w:trHeight w:val="300"/>
        </w:trPr>
        <w:tc>
          <w:tcPr>
            <w:tcW w:w="622" w:type="dxa"/>
            <w:tcBorders>
              <w:top w:val="nil"/>
              <w:left w:val="nil"/>
              <w:bottom w:val="nil"/>
              <w:right w:val="nil"/>
            </w:tcBorders>
            <w:noWrap/>
            <w:vAlign w:val="bottom"/>
          </w:tcPr>
          <w:p w:rsidRPr="00497212" w:rsidR="00BC3515" w:rsidP="00497212" w:rsidRDefault="00BC3515" w14:paraId="7A49E1E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1989</w:t>
            </w:r>
          </w:p>
        </w:tc>
        <w:tc>
          <w:tcPr>
            <w:tcW w:w="1305" w:type="dxa"/>
            <w:tcBorders>
              <w:top w:val="nil"/>
              <w:left w:val="nil"/>
              <w:bottom w:val="nil"/>
              <w:right w:val="nil"/>
            </w:tcBorders>
            <w:noWrap/>
            <w:vAlign w:val="bottom"/>
          </w:tcPr>
          <w:p w:rsidRPr="00497212" w:rsidR="00BC3515" w:rsidP="00497212" w:rsidRDefault="00BC3515" w14:paraId="7F6B72F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0.20095</w:t>
            </w:r>
          </w:p>
        </w:tc>
        <w:tc>
          <w:tcPr>
            <w:tcW w:w="1279" w:type="dxa"/>
            <w:tcBorders>
              <w:top w:val="nil"/>
              <w:left w:val="nil"/>
              <w:bottom w:val="nil"/>
              <w:right w:val="nil"/>
            </w:tcBorders>
            <w:noWrap/>
            <w:vAlign w:val="bottom"/>
          </w:tcPr>
          <w:p w:rsidRPr="00497212" w:rsidR="00BC3515" w:rsidP="00497212" w:rsidRDefault="00BC3515" w14:paraId="582756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0.226282</w:t>
            </w:r>
          </w:p>
        </w:tc>
        <w:tc>
          <w:tcPr>
            <w:tcW w:w="1306" w:type="dxa"/>
            <w:tcBorders>
              <w:top w:val="nil"/>
              <w:left w:val="nil"/>
              <w:bottom w:val="nil"/>
              <w:right w:val="nil"/>
            </w:tcBorders>
            <w:noWrap/>
            <w:vAlign w:val="bottom"/>
          </w:tcPr>
          <w:p w:rsidRPr="00497212" w:rsidR="00BC3515" w:rsidP="00497212" w:rsidRDefault="00BC3515" w14:paraId="783469E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0.178454</w:t>
            </w:r>
          </w:p>
        </w:tc>
        <w:tc>
          <w:tcPr>
            <w:tcW w:w="1063" w:type="dxa"/>
            <w:tcBorders>
              <w:top w:val="nil"/>
              <w:left w:val="nil"/>
              <w:bottom w:val="nil"/>
              <w:right w:val="nil"/>
            </w:tcBorders>
            <w:noWrap/>
            <w:vAlign w:val="bottom"/>
          </w:tcPr>
          <w:p w:rsidRPr="00497212" w:rsidR="00BC3515" w:rsidP="00497212" w:rsidRDefault="00BC3515" w14:paraId="0DCEF0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0.331774</w:t>
            </w:r>
          </w:p>
        </w:tc>
        <w:tc>
          <w:tcPr>
            <w:tcW w:w="1062" w:type="dxa"/>
            <w:tcBorders>
              <w:top w:val="nil"/>
              <w:left w:val="nil"/>
              <w:bottom w:val="nil"/>
              <w:right w:val="nil"/>
            </w:tcBorders>
            <w:noWrap/>
            <w:vAlign w:val="bottom"/>
          </w:tcPr>
          <w:p w:rsidRPr="00497212" w:rsidR="00BC3515" w:rsidP="00497212" w:rsidRDefault="00BC3515" w14:paraId="56F898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0.235218</w:t>
            </w:r>
          </w:p>
        </w:tc>
        <w:tc>
          <w:tcPr>
            <w:tcW w:w="1128" w:type="dxa"/>
            <w:tcBorders>
              <w:top w:val="nil"/>
              <w:left w:val="nil"/>
              <w:bottom w:val="nil"/>
              <w:right w:val="nil"/>
            </w:tcBorders>
            <w:noWrap/>
            <w:vAlign w:val="bottom"/>
          </w:tcPr>
          <w:p w:rsidRPr="00497212" w:rsidR="00BC3515" w:rsidP="00497212" w:rsidRDefault="00BC3515" w14:paraId="1A1090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0.467966</w:t>
            </w:r>
          </w:p>
        </w:tc>
        <w:tc>
          <w:tcPr>
            <w:tcW w:w="882" w:type="dxa"/>
            <w:gridSpan w:val="2"/>
            <w:tcBorders>
              <w:top w:val="nil"/>
              <w:left w:val="nil"/>
              <w:bottom w:val="nil"/>
              <w:right w:val="nil"/>
            </w:tcBorders>
            <w:noWrap/>
            <w:vAlign w:val="bottom"/>
          </w:tcPr>
          <w:p w:rsidRPr="00497212" w:rsidR="00BC3515" w:rsidP="00497212" w:rsidRDefault="00BC3515" w14:paraId="0875DA0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0.109305</w:t>
            </w:r>
          </w:p>
        </w:tc>
        <w:tc>
          <w:tcPr>
            <w:tcW w:w="985" w:type="dxa"/>
            <w:tcBorders>
              <w:top w:val="nil"/>
              <w:left w:val="nil"/>
              <w:bottom w:val="nil"/>
              <w:right w:val="nil"/>
            </w:tcBorders>
            <w:noWrap/>
            <w:vAlign w:val="bottom"/>
          </w:tcPr>
          <w:p w:rsidRPr="00497212" w:rsidR="00BC3515" w:rsidP="00497212" w:rsidRDefault="00BC3515" w14:paraId="2C3A97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3AE3D5DA" w14:textId="77777777">
        <w:trPr>
          <w:trHeight w:val="300"/>
        </w:trPr>
        <w:tc>
          <w:tcPr>
            <w:tcW w:w="622" w:type="dxa"/>
            <w:tcBorders>
              <w:top w:val="nil"/>
              <w:left w:val="nil"/>
              <w:bottom w:val="nil"/>
              <w:right w:val="nil"/>
            </w:tcBorders>
            <w:noWrap/>
            <w:vAlign w:val="bottom"/>
          </w:tcPr>
          <w:p w:rsidRPr="00497212" w:rsidR="00BC3515" w:rsidP="00497212" w:rsidRDefault="00BC3515" w14:paraId="563A54B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1990</w:t>
            </w:r>
          </w:p>
        </w:tc>
        <w:tc>
          <w:tcPr>
            <w:tcW w:w="1305" w:type="dxa"/>
            <w:tcBorders>
              <w:top w:val="nil"/>
              <w:left w:val="nil"/>
              <w:bottom w:val="nil"/>
              <w:right w:val="nil"/>
            </w:tcBorders>
            <w:noWrap/>
            <w:vAlign w:val="bottom"/>
          </w:tcPr>
          <w:p w:rsidRPr="00497212" w:rsidR="00BC3515" w:rsidP="00497212" w:rsidRDefault="00BC3515" w14:paraId="16D0ACC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0.212375</w:t>
            </w:r>
          </w:p>
        </w:tc>
        <w:tc>
          <w:tcPr>
            <w:tcW w:w="1279" w:type="dxa"/>
            <w:tcBorders>
              <w:top w:val="nil"/>
              <w:left w:val="nil"/>
              <w:bottom w:val="nil"/>
              <w:right w:val="nil"/>
            </w:tcBorders>
            <w:noWrap/>
            <w:vAlign w:val="bottom"/>
          </w:tcPr>
          <w:p w:rsidRPr="00497212" w:rsidR="00BC3515" w:rsidP="00497212" w:rsidRDefault="00BC3515" w14:paraId="5E81F06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0.235794</w:t>
            </w:r>
          </w:p>
        </w:tc>
        <w:tc>
          <w:tcPr>
            <w:tcW w:w="1306" w:type="dxa"/>
            <w:tcBorders>
              <w:top w:val="nil"/>
              <w:left w:val="nil"/>
              <w:bottom w:val="nil"/>
              <w:right w:val="nil"/>
            </w:tcBorders>
            <w:noWrap/>
            <w:vAlign w:val="bottom"/>
          </w:tcPr>
          <w:p w:rsidRPr="00497212" w:rsidR="00BC3515" w:rsidP="00497212" w:rsidRDefault="00BC3515" w14:paraId="39F0F85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0.191282</w:t>
            </w:r>
          </w:p>
        </w:tc>
        <w:tc>
          <w:tcPr>
            <w:tcW w:w="1063" w:type="dxa"/>
            <w:tcBorders>
              <w:top w:val="nil"/>
              <w:left w:val="nil"/>
              <w:bottom w:val="nil"/>
              <w:right w:val="nil"/>
            </w:tcBorders>
            <w:noWrap/>
            <w:vAlign w:val="bottom"/>
          </w:tcPr>
          <w:p w:rsidRPr="00497212" w:rsidR="00BC3515" w:rsidP="00497212" w:rsidRDefault="00BC3515" w14:paraId="6C73CF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0.344314</w:t>
            </w:r>
          </w:p>
        </w:tc>
        <w:tc>
          <w:tcPr>
            <w:tcW w:w="1062" w:type="dxa"/>
            <w:tcBorders>
              <w:top w:val="nil"/>
              <w:left w:val="nil"/>
              <w:bottom w:val="nil"/>
              <w:right w:val="nil"/>
            </w:tcBorders>
            <w:noWrap/>
            <w:vAlign w:val="bottom"/>
          </w:tcPr>
          <w:p w:rsidRPr="00497212" w:rsidR="00BC3515" w:rsidP="00497212" w:rsidRDefault="00BC3515" w14:paraId="31E5024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0.245601</w:t>
            </w:r>
          </w:p>
        </w:tc>
        <w:tc>
          <w:tcPr>
            <w:tcW w:w="1128" w:type="dxa"/>
            <w:tcBorders>
              <w:top w:val="nil"/>
              <w:left w:val="nil"/>
              <w:bottom w:val="nil"/>
              <w:right w:val="nil"/>
            </w:tcBorders>
            <w:noWrap/>
            <w:vAlign w:val="bottom"/>
          </w:tcPr>
          <w:p w:rsidRPr="00497212" w:rsidR="00BC3515" w:rsidP="00497212" w:rsidRDefault="00BC3515" w14:paraId="399481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0.482702</w:t>
            </w:r>
          </w:p>
        </w:tc>
        <w:tc>
          <w:tcPr>
            <w:tcW w:w="882" w:type="dxa"/>
            <w:gridSpan w:val="2"/>
            <w:tcBorders>
              <w:top w:val="nil"/>
              <w:left w:val="nil"/>
              <w:bottom w:val="nil"/>
              <w:right w:val="nil"/>
            </w:tcBorders>
            <w:noWrap/>
            <w:vAlign w:val="bottom"/>
          </w:tcPr>
          <w:p w:rsidRPr="00497212" w:rsidR="00BC3515" w:rsidP="00497212" w:rsidRDefault="00BC3515" w14:paraId="11468D4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0.115839</w:t>
            </w:r>
          </w:p>
        </w:tc>
        <w:tc>
          <w:tcPr>
            <w:tcW w:w="985" w:type="dxa"/>
            <w:tcBorders>
              <w:top w:val="nil"/>
              <w:left w:val="nil"/>
              <w:bottom w:val="nil"/>
              <w:right w:val="nil"/>
            </w:tcBorders>
            <w:noWrap/>
            <w:vAlign w:val="bottom"/>
          </w:tcPr>
          <w:p w:rsidRPr="00497212" w:rsidR="00BC3515" w:rsidP="00497212" w:rsidRDefault="00BC3515" w14:paraId="5AA65A5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C1587A2" w14:textId="77777777">
        <w:trPr>
          <w:trHeight w:val="300"/>
        </w:trPr>
        <w:tc>
          <w:tcPr>
            <w:tcW w:w="622" w:type="dxa"/>
            <w:tcBorders>
              <w:top w:val="nil"/>
              <w:left w:val="nil"/>
              <w:bottom w:val="nil"/>
              <w:right w:val="nil"/>
            </w:tcBorders>
            <w:noWrap/>
            <w:vAlign w:val="bottom"/>
          </w:tcPr>
          <w:p w:rsidRPr="00497212" w:rsidR="00BC3515" w:rsidP="00497212" w:rsidRDefault="00BC3515" w14:paraId="518FF2C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1991</w:t>
            </w:r>
          </w:p>
        </w:tc>
        <w:tc>
          <w:tcPr>
            <w:tcW w:w="1305" w:type="dxa"/>
            <w:tcBorders>
              <w:top w:val="nil"/>
              <w:left w:val="nil"/>
              <w:bottom w:val="nil"/>
              <w:right w:val="nil"/>
            </w:tcBorders>
            <w:noWrap/>
            <w:vAlign w:val="bottom"/>
          </w:tcPr>
          <w:p w:rsidRPr="00497212" w:rsidR="00BC3515" w:rsidP="00497212" w:rsidRDefault="00BC3515" w14:paraId="1A6162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0.270685</w:t>
            </w:r>
          </w:p>
        </w:tc>
        <w:tc>
          <w:tcPr>
            <w:tcW w:w="1279" w:type="dxa"/>
            <w:tcBorders>
              <w:top w:val="nil"/>
              <w:left w:val="nil"/>
              <w:bottom w:val="nil"/>
              <w:right w:val="nil"/>
            </w:tcBorders>
            <w:noWrap/>
            <w:vAlign w:val="bottom"/>
          </w:tcPr>
          <w:p w:rsidRPr="00497212" w:rsidR="00BC3515" w:rsidP="00497212" w:rsidRDefault="00BC3515" w14:paraId="251E20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0.303089</w:t>
            </w:r>
          </w:p>
        </w:tc>
        <w:tc>
          <w:tcPr>
            <w:tcW w:w="1306" w:type="dxa"/>
            <w:tcBorders>
              <w:top w:val="nil"/>
              <w:left w:val="nil"/>
              <w:bottom w:val="nil"/>
              <w:right w:val="nil"/>
            </w:tcBorders>
            <w:noWrap/>
            <w:vAlign w:val="bottom"/>
          </w:tcPr>
          <w:p w:rsidRPr="00497212" w:rsidR="00BC3515" w:rsidP="00497212" w:rsidRDefault="00BC3515" w14:paraId="0FCC04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0.241745</w:t>
            </w:r>
          </w:p>
        </w:tc>
        <w:tc>
          <w:tcPr>
            <w:tcW w:w="1063" w:type="dxa"/>
            <w:tcBorders>
              <w:top w:val="nil"/>
              <w:left w:val="nil"/>
              <w:bottom w:val="nil"/>
              <w:right w:val="nil"/>
            </w:tcBorders>
            <w:noWrap/>
            <w:vAlign w:val="bottom"/>
          </w:tcPr>
          <w:p w:rsidRPr="00497212" w:rsidR="00BC3515" w:rsidP="00497212" w:rsidRDefault="00BC3515" w14:paraId="20CBBFC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0.37039</w:t>
            </w:r>
          </w:p>
        </w:tc>
        <w:tc>
          <w:tcPr>
            <w:tcW w:w="1062" w:type="dxa"/>
            <w:tcBorders>
              <w:top w:val="nil"/>
              <w:left w:val="nil"/>
              <w:bottom w:val="nil"/>
              <w:right w:val="nil"/>
            </w:tcBorders>
            <w:noWrap/>
            <w:vAlign w:val="bottom"/>
          </w:tcPr>
          <w:p w:rsidRPr="00497212" w:rsidR="00BC3515" w:rsidP="00497212" w:rsidRDefault="00BC3515" w14:paraId="4388F56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0.264875</w:t>
            </w:r>
          </w:p>
        </w:tc>
        <w:tc>
          <w:tcPr>
            <w:tcW w:w="1128" w:type="dxa"/>
            <w:tcBorders>
              <w:top w:val="nil"/>
              <w:left w:val="nil"/>
              <w:bottom w:val="nil"/>
              <w:right w:val="nil"/>
            </w:tcBorders>
            <w:noWrap/>
            <w:vAlign w:val="bottom"/>
          </w:tcPr>
          <w:p w:rsidRPr="00497212" w:rsidR="00BC3515" w:rsidP="00497212" w:rsidRDefault="00BC3515" w14:paraId="783C69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0.517936</w:t>
            </w:r>
          </w:p>
        </w:tc>
        <w:tc>
          <w:tcPr>
            <w:tcW w:w="882" w:type="dxa"/>
            <w:gridSpan w:val="2"/>
            <w:tcBorders>
              <w:top w:val="nil"/>
              <w:left w:val="nil"/>
              <w:bottom w:val="nil"/>
              <w:right w:val="nil"/>
            </w:tcBorders>
            <w:noWrap/>
            <w:vAlign w:val="bottom"/>
          </w:tcPr>
          <w:p w:rsidRPr="00497212" w:rsidR="00BC3515" w:rsidP="00497212" w:rsidRDefault="00BC3515" w14:paraId="40A3A8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0.121337</w:t>
            </w:r>
          </w:p>
        </w:tc>
        <w:tc>
          <w:tcPr>
            <w:tcW w:w="985" w:type="dxa"/>
            <w:tcBorders>
              <w:top w:val="nil"/>
              <w:left w:val="nil"/>
              <w:bottom w:val="nil"/>
              <w:right w:val="nil"/>
            </w:tcBorders>
            <w:noWrap/>
            <w:vAlign w:val="bottom"/>
          </w:tcPr>
          <w:p w:rsidRPr="00497212" w:rsidR="00BC3515" w:rsidP="00497212" w:rsidRDefault="00BC3515" w14:paraId="6173A1D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0D28957B" w14:textId="77777777">
        <w:trPr>
          <w:trHeight w:val="300"/>
        </w:trPr>
        <w:tc>
          <w:tcPr>
            <w:tcW w:w="622" w:type="dxa"/>
            <w:tcBorders>
              <w:top w:val="nil"/>
              <w:left w:val="nil"/>
              <w:bottom w:val="nil"/>
              <w:right w:val="nil"/>
            </w:tcBorders>
            <w:noWrap/>
            <w:vAlign w:val="bottom"/>
          </w:tcPr>
          <w:p w:rsidRPr="00497212" w:rsidR="00BC3515" w:rsidP="00497212" w:rsidRDefault="00BC3515" w14:paraId="51011E5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1992</w:t>
            </w:r>
          </w:p>
        </w:tc>
        <w:tc>
          <w:tcPr>
            <w:tcW w:w="1305" w:type="dxa"/>
            <w:tcBorders>
              <w:top w:val="nil"/>
              <w:left w:val="nil"/>
              <w:bottom w:val="nil"/>
              <w:right w:val="nil"/>
            </w:tcBorders>
            <w:noWrap/>
            <w:vAlign w:val="bottom"/>
          </w:tcPr>
          <w:p w:rsidRPr="00497212" w:rsidR="00BC3515" w:rsidP="00497212" w:rsidRDefault="00BC3515" w14:paraId="32F64D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0.25173</w:t>
            </w:r>
          </w:p>
        </w:tc>
        <w:tc>
          <w:tcPr>
            <w:tcW w:w="1279" w:type="dxa"/>
            <w:tcBorders>
              <w:top w:val="nil"/>
              <w:left w:val="nil"/>
              <w:bottom w:val="nil"/>
              <w:right w:val="nil"/>
            </w:tcBorders>
            <w:noWrap/>
            <w:vAlign w:val="bottom"/>
          </w:tcPr>
          <w:p w:rsidRPr="00497212" w:rsidR="00BC3515" w:rsidP="00497212" w:rsidRDefault="00BC3515" w14:paraId="2E1AE7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0.279557</w:t>
            </w:r>
          </w:p>
        </w:tc>
        <w:tc>
          <w:tcPr>
            <w:tcW w:w="1306" w:type="dxa"/>
            <w:tcBorders>
              <w:top w:val="nil"/>
              <w:left w:val="nil"/>
              <w:bottom w:val="nil"/>
              <w:right w:val="nil"/>
            </w:tcBorders>
            <w:noWrap/>
            <w:vAlign w:val="bottom"/>
          </w:tcPr>
          <w:p w:rsidRPr="00497212" w:rsidR="00BC3515" w:rsidP="00497212" w:rsidRDefault="00BC3515" w14:paraId="592899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0.226672</w:t>
            </w:r>
          </w:p>
        </w:tc>
        <w:tc>
          <w:tcPr>
            <w:tcW w:w="1063" w:type="dxa"/>
            <w:tcBorders>
              <w:top w:val="nil"/>
              <w:left w:val="nil"/>
              <w:bottom w:val="nil"/>
              <w:right w:val="nil"/>
            </w:tcBorders>
            <w:noWrap/>
            <w:vAlign w:val="bottom"/>
          </w:tcPr>
          <w:p w:rsidRPr="00497212" w:rsidR="00BC3515" w:rsidP="00497212" w:rsidRDefault="00BC3515" w14:paraId="05A7718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0.372484</w:t>
            </w:r>
          </w:p>
        </w:tc>
        <w:tc>
          <w:tcPr>
            <w:tcW w:w="1062" w:type="dxa"/>
            <w:tcBorders>
              <w:top w:val="nil"/>
              <w:left w:val="nil"/>
              <w:bottom w:val="nil"/>
              <w:right w:val="nil"/>
            </w:tcBorders>
            <w:noWrap/>
            <w:vAlign w:val="bottom"/>
          </w:tcPr>
          <w:p w:rsidRPr="00497212" w:rsidR="00BC3515" w:rsidP="00497212" w:rsidRDefault="00BC3515" w14:paraId="03BADE8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0.267892</w:t>
            </w:r>
          </w:p>
        </w:tc>
        <w:tc>
          <w:tcPr>
            <w:tcW w:w="1128" w:type="dxa"/>
            <w:tcBorders>
              <w:top w:val="nil"/>
              <w:left w:val="nil"/>
              <w:bottom w:val="nil"/>
              <w:right w:val="nil"/>
            </w:tcBorders>
            <w:noWrap/>
            <w:vAlign w:val="bottom"/>
          </w:tcPr>
          <w:p w:rsidRPr="00497212" w:rsidR="00BC3515" w:rsidP="00497212" w:rsidRDefault="00BC3515" w14:paraId="32F781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0.517914</w:t>
            </w:r>
          </w:p>
        </w:tc>
        <w:tc>
          <w:tcPr>
            <w:tcW w:w="882" w:type="dxa"/>
            <w:gridSpan w:val="2"/>
            <w:tcBorders>
              <w:top w:val="nil"/>
              <w:left w:val="nil"/>
              <w:bottom w:val="nil"/>
              <w:right w:val="nil"/>
            </w:tcBorders>
            <w:noWrap/>
            <w:vAlign w:val="bottom"/>
          </w:tcPr>
          <w:p w:rsidRPr="00497212" w:rsidR="00BC3515" w:rsidP="00497212" w:rsidRDefault="00BC3515" w14:paraId="5C1E25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0.11455</w:t>
            </w:r>
          </w:p>
        </w:tc>
        <w:tc>
          <w:tcPr>
            <w:tcW w:w="985" w:type="dxa"/>
            <w:tcBorders>
              <w:top w:val="nil"/>
              <w:left w:val="nil"/>
              <w:bottom w:val="nil"/>
              <w:right w:val="nil"/>
            </w:tcBorders>
            <w:noWrap/>
            <w:vAlign w:val="bottom"/>
          </w:tcPr>
          <w:p w:rsidRPr="00497212" w:rsidR="00BC3515" w:rsidP="00497212" w:rsidRDefault="00BC3515" w14:paraId="0B95CE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EFDF166" w14:textId="77777777">
        <w:trPr>
          <w:trHeight w:val="300"/>
        </w:trPr>
        <w:tc>
          <w:tcPr>
            <w:tcW w:w="622" w:type="dxa"/>
            <w:tcBorders>
              <w:top w:val="nil"/>
              <w:left w:val="nil"/>
              <w:bottom w:val="nil"/>
              <w:right w:val="nil"/>
            </w:tcBorders>
            <w:noWrap/>
            <w:vAlign w:val="bottom"/>
          </w:tcPr>
          <w:p w:rsidRPr="00497212" w:rsidR="00BC3515" w:rsidP="00497212" w:rsidRDefault="00BC3515" w14:paraId="68FB565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1993</w:t>
            </w:r>
          </w:p>
        </w:tc>
        <w:tc>
          <w:tcPr>
            <w:tcW w:w="1305" w:type="dxa"/>
            <w:tcBorders>
              <w:top w:val="nil"/>
              <w:left w:val="nil"/>
              <w:bottom w:val="nil"/>
              <w:right w:val="nil"/>
            </w:tcBorders>
            <w:noWrap/>
            <w:vAlign w:val="bottom"/>
          </w:tcPr>
          <w:p w:rsidRPr="00497212" w:rsidR="00BC3515" w:rsidP="00497212" w:rsidRDefault="00BC3515" w14:paraId="0D2C2C7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0.2334</w:t>
            </w:r>
          </w:p>
        </w:tc>
        <w:tc>
          <w:tcPr>
            <w:tcW w:w="1279" w:type="dxa"/>
            <w:tcBorders>
              <w:top w:val="nil"/>
              <w:left w:val="nil"/>
              <w:bottom w:val="nil"/>
              <w:right w:val="nil"/>
            </w:tcBorders>
            <w:noWrap/>
            <w:vAlign w:val="bottom"/>
          </w:tcPr>
          <w:p w:rsidRPr="00497212" w:rsidR="00BC3515" w:rsidP="00497212" w:rsidRDefault="00BC3515" w14:paraId="72B2711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0.255647</w:t>
            </w:r>
          </w:p>
        </w:tc>
        <w:tc>
          <w:tcPr>
            <w:tcW w:w="1306" w:type="dxa"/>
            <w:tcBorders>
              <w:top w:val="nil"/>
              <w:left w:val="nil"/>
              <w:bottom w:val="nil"/>
              <w:right w:val="nil"/>
            </w:tcBorders>
            <w:noWrap/>
            <w:vAlign w:val="bottom"/>
          </w:tcPr>
          <w:p w:rsidRPr="00497212" w:rsidR="00BC3515" w:rsidP="00497212" w:rsidRDefault="00BC3515" w14:paraId="42A8C74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0.213089</w:t>
            </w:r>
          </w:p>
        </w:tc>
        <w:tc>
          <w:tcPr>
            <w:tcW w:w="1063" w:type="dxa"/>
            <w:tcBorders>
              <w:top w:val="nil"/>
              <w:left w:val="nil"/>
              <w:bottom w:val="nil"/>
              <w:right w:val="nil"/>
            </w:tcBorders>
            <w:noWrap/>
            <w:vAlign w:val="bottom"/>
          </w:tcPr>
          <w:p w:rsidRPr="00497212" w:rsidR="00BC3515" w:rsidP="00497212" w:rsidRDefault="00BC3515" w14:paraId="5FF300A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0.383736</w:t>
            </w:r>
          </w:p>
        </w:tc>
        <w:tc>
          <w:tcPr>
            <w:tcW w:w="1062" w:type="dxa"/>
            <w:tcBorders>
              <w:top w:val="nil"/>
              <w:left w:val="nil"/>
              <w:bottom w:val="nil"/>
              <w:right w:val="nil"/>
            </w:tcBorders>
            <w:noWrap/>
            <w:vAlign w:val="bottom"/>
          </w:tcPr>
          <w:p w:rsidRPr="00497212" w:rsidR="00BC3515" w:rsidP="00497212" w:rsidRDefault="00BC3515" w14:paraId="086C26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0.278734</w:t>
            </w:r>
          </w:p>
        </w:tc>
        <w:tc>
          <w:tcPr>
            <w:tcW w:w="1128" w:type="dxa"/>
            <w:tcBorders>
              <w:top w:val="nil"/>
              <w:left w:val="nil"/>
              <w:bottom w:val="nil"/>
              <w:right w:val="nil"/>
            </w:tcBorders>
            <w:noWrap/>
            <w:vAlign w:val="bottom"/>
          </w:tcPr>
          <w:p w:rsidRPr="00497212" w:rsidR="00BC3515" w:rsidP="00497212" w:rsidRDefault="00BC3515" w14:paraId="37FB0EC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0.528293</w:t>
            </w:r>
          </w:p>
        </w:tc>
        <w:tc>
          <w:tcPr>
            <w:tcW w:w="882" w:type="dxa"/>
            <w:gridSpan w:val="2"/>
            <w:tcBorders>
              <w:top w:val="nil"/>
              <w:left w:val="nil"/>
              <w:bottom w:val="nil"/>
              <w:right w:val="nil"/>
            </w:tcBorders>
            <w:noWrap/>
            <w:vAlign w:val="bottom"/>
          </w:tcPr>
          <w:p w:rsidRPr="00497212" w:rsidR="00BC3515" w:rsidP="00497212" w:rsidRDefault="00BC3515" w14:paraId="357343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0.115975</w:t>
            </w:r>
          </w:p>
        </w:tc>
        <w:tc>
          <w:tcPr>
            <w:tcW w:w="985" w:type="dxa"/>
            <w:tcBorders>
              <w:top w:val="nil"/>
              <w:left w:val="nil"/>
              <w:bottom w:val="nil"/>
              <w:right w:val="nil"/>
            </w:tcBorders>
            <w:noWrap/>
            <w:vAlign w:val="bottom"/>
          </w:tcPr>
          <w:p w:rsidRPr="00497212" w:rsidR="00BC3515" w:rsidP="00497212" w:rsidRDefault="00BC3515" w14:paraId="21E1657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1665C7F7" w14:textId="77777777">
        <w:trPr>
          <w:trHeight w:val="300"/>
        </w:trPr>
        <w:tc>
          <w:tcPr>
            <w:tcW w:w="622" w:type="dxa"/>
            <w:tcBorders>
              <w:top w:val="nil"/>
              <w:left w:val="nil"/>
              <w:bottom w:val="nil"/>
              <w:right w:val="nil"/>
            </w:tcBorders>
            <w:noWrap/>
            <w:vAlign w:val="bottom"/>
          </w:tcPr>
          <w:p w:rsidRPr="00497212" w:rsidR="00BC3515" w:rsidP="00497212" w:rsidRDefault="00BC3515" w14:paraId="4F22C33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1994</w:t>
            </w:r>
          </w:p>
        </w:tc>
        <w:tc>
          <w:tcPr>
            <w:tcW w:w="1305" w:type="dxa"/>
            <w:tcBorders>
              <w:top w:val="nil"/>
              <w:left w:val="nil"/>
              <w:bottom w:val="nil"/>
              <w:right w:val="nil"/>
            </w:tcBorders>
            <w:noWrap/>
            <w:vAlign w:val="bottom"/>
          </w:tcPr>
          <w:p w:rsidRPr="00497212" w:rsidR="00BC3515" w:rsidP="00497212" w:rsidRDefault="00BC3515" w14:paraId="03A854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0.237616</w:t>
            </w:r>
          </w:p>
        </w:tc>
        <w:tc>
          <w:tcPr>
            <w:tcW w:w="1279" w:type="dxa"/>
            <w:tcBorders>
              <w:top w:val="nil"/>
              <w:left w:val="nil"/>
              <w:bottom w:val="nil"/>
              <w:right w:val="nil"/>
            </w:tcBorders>
            <w:noWrap/>
            <w:vAlign w:val="bottom"/>
          </w:tcPr>
          <w:p w:rsidRPr="00497212" w:rsidR="00BC3515" w:rsidP="00497212" w:rsidRDefault="00BC3515" w14:paraId="6BBE707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0.256507</w:t>
            </w:r>
          </w:p>
        </w:tc>
        <w:tc>
          <w:tcPr>
            <w:tcW w:w="1306" w:type="dxa"/>
            <w:tcBorders>
              <w:top w:val="nil"/>
              <w:left w:val="nil"/>
              <w:bottom w:val="nil"/>
              <w:right w:val="nil"/>
            </w:tcBorders>
            <w:noWrap/>
            <w:vAlign w:val="bottom"/>
          </w:tcPr>
          <w:p w:rsidRPr="00497212" w:rsidR="00BC3515" w:rsidP="00497212" w:rsidRDefault="00BC3515" w14:paraId="03ED67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0.220116</w:t>
            </w:r>
          </w:p>
        </w:tc>
        <w:tc>
          <w:tcPr>
            <w:tcW w:w="1063" w:type="dxa"/>
            <w:tcBorders>
              <w:top w:val="nil"/>
              <w:left w:val="nil"/>
              <w:bottom w:val="nil"/>
              <w:right w:val="nil"/>
            </w:tcBorders>
            <w:noWrap/>
            <w:vAlign w:val="bottom"/>
          </w:tcPr>
          <w:p w:rsidRPr="00497212" w:rsidR="00BC3515" w:rsidP="00497212" w:rsidRDefault="00BC3515" w14:paraId="45A419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0.40773</w:t>
            </w:r>
          </w:p>
        </w:tc>
        <w:tc>
          <w:tcPr>
            <w:tcW w:w="1062" w:type="dxa"/>
            <w:tcBorders>
              <w:top w:val="nil"/>
              <w:left w:val="nil"/>
              <w:bottom w:val="nil"/>
              <w:right w:val="nil"/>
            </w:tcBorders>
            <w:noWrap/>
            <w:vAlign w:val="bottom"/>
          </w:tcPr>
          <w:p w:rsidRPr="00497212" w:rsidR="00BC3515" w:rsidP="00497212" w:rsidRDefault="00BC3515" w14:paraId="4360259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0.300672</w:t>
            </w:r>
          </w:p>
        </w:tc>
        <w:tc>
          <w:tcPr>
            <w:tcW w:w="1128" w:type="dxa"/>
            <w:tcBorders>
              <w:top w:val="nil"/>
              <w:left w:val="nil"/>
              <w:bottom w:val="nil"/>
              <w:right w:val="nil"/>
            </w:tcBorders>
            <w:noWrap/>
            <w:vAlign w:val="bottom"/>
          </w:tcPr>
          <w:p w:rsidRPr="00497212" w:rsidR="00BC3515" w:rsidP="00497212" w:rsidRDefault="00BC3515" w14:paraId="5A8FC1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0.552907</w:t>
            </w:r>
          </w:p>
        </w:tc>
        <w:tc>
          <w:tcPr>
            <w:tcW w:w="882" w:type="dxa"/>
            <w:gridSpan w:val="2"/>
            <w:tcBorders>
              <w:top w:val="nil"/>
              <w:left w:val="nil"/>
              <w:bottom w:val="nil"/>
              <w:right w:val="nil"/>
            </w:tcBorders>
            <w:noWrap/>
            <w:vAlign w:val="bottom"/>
          </w:tcPr>
          <w:p w:rsidRPr="00497212" w:rsidR="00BC3515" w:rsidP="00497212" w:rsidRDefault="00BC3515" w14:paraId="57F52C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0.128179</w:t>
            </w:r>
          </w:p>
        </w:tc>
        <w:tc>
          <w:tcPr>
            <w:tcW w:w="985" w:type="dxa"/>
            <w:tcBorders>
              <w:top w:val="nil"/>
              <w:left w:val="nil"/>
              <w:bottom w:val="nil"/>
              <w:right w:val="nil"/>
            </w:tcBorders>
            <w:noWrap/>
            <w:vAlign w:val="bottom"/>
          </w:tcPr>
          <w:p w:rsidRPr="00497212" w:rsidR="00BC3515" w:rsidP="00497212" w:rsidRDefault="00BC3515" w14:paraId="73C2E2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0B5445D" w14:textId="77777777">
        <w:trPr>
          <w:trHeight w:val="300"/>
        </w:trPr>
        <w:tc>
          <w:tcPr>
            <w:tcW w:w="622" w:type="dxa"/>
            <w:tcBorders>
              <w:top w:val="nil"/>
              <w:left w:val="nil"/>
              <w:bottom w:val="nil"/>
              <w:right w:val="nil"/>
            </w:tcBorders>
            <w:noWrap/>
            <w:vAlign w:val="bottom"/>
          </w:tcPr>
          <w:p w:rsidRPr="00497212" w:rsidR="00BC3515" w:rsidP="00497212" w:rsidRDefault="00BC3515" w14:paraId="59B502C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1995</w:t>
            </w:r>
          </w:p>
        </w:tc>
        <w:tc>
          <w:tcPr>
            <w:tcW w:w="1305" w:type="dxa"/>
            <w:tcBorders>
              <w:top w:val="nil"/>
              <w:left w:val="nil"/>
              <w:bottom w:val="nil"/>
              <w:right w:val="nil"/>
            </w:tcBorders>
            <w:noWrap/>
            <w:vAlign w:val="bottom"/>
          </w:tcPr>
          <w:p w:rsidRPr="00497212" w:rsidR="00BC3515" w:rsidP="00497212" w:rsidRDefault="00BC3515" w14:paraId="10397B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0.261584</w:t>
            </w:r>
          </w:p>
        </w:tc>
        <w:tc>
          <w:tcPr>
            <w:tcW w:w="1279" w:type="dxa"/>
            <w:tcBorders>
              <w:top w:val="nil"/>
              <w:left w:val="nil"/>
              <w:bottom w:val="nil"/>
              <w:right w:val="nil"/>
            </w:tcBorders>
            <w:noWrap/>
            <w:vAlign w:val="bottom"/>
          </w:tcPr>
          <w:p w:rsidRPr="00497212" w:rsidR="00BC3515" w:rsidP="00497212" w:rsidRDefault="00BC3515" w14:paraId="0852B8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0.280956</w:t>
            </w:r>
          </w:p>
        </w:tc>
        <w:tc>
          <w:tcPr>
            <w:tcW w:w="1306" w:type="dxa"/>
            <w:tcBorders>
              <w:top w:val="nil"/>
              <w:left w:val="nil"/>
              <w:bottom w:val="nil"/>
              <w:right w:val="nil"/>
            </w:tcBorders>
            <w:noWrap/>
            <w:vAlign w:val="bottom"/>
          </w:tcPr>
          <w:p w:rsidRPr="00497212" w:rsidR="00BC3515" w:rsidP="00497212" w:rsidRDefault="00BC3515" w14:paraId="6881304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0.243548</w:t>
            </w:r>
          </w:p>
        </w:tc>
        <w:tc>
          <w:tcPr>
            <w:tcW w:w="1063" w:type="dxa"/>
            <w:tcBorders>
              <w:top w:val="nil"/>
              <w:left w:val="nil"/>
              <w:bottom w:val="nil"/>
              <w:right w:val="nil"/>
            </w:tcBorders>
            <w:noWrap/>
            <w:vAlign w:val="bottom"/>
          </w:tcPr>
          <w:p w:rsidRPr="00497212" w:rsidR="00BC3515" w:rsidP="00497212" w:rsidRDefault="00BC3515" w14:paraId="3F2529E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0.453169</w:t>
            </w:r>
          </w:p>
        </w:tc>
        <w:tc>
          <w:tcPr>
            <w:tcW w:w="1062" w:type="dxa"/>
            <w:tcBorders>
              <w:top w:val="nil"/>
              <w:left w:val="nil"/>
              <w:bottom w:val="nil"/>
              <w:right w:val="nil"/>
            </w:tcBorders>
            <w:noWrap/>
            <w:vAlign w:val="bottom"/>
          </w:tcPr>
          <w:p w:rsidRPr="00497212" w:rsidR="00BC3515" w:rsidP="00497212" w:rsidRDefault="00BC3515" w14:paraId="0FC603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0.3366</w:t>
            </w:r>
          </w:p>
        </w:tc>
        <w:tc>
          <w:tcPr>
            <w:tcW w:w="1128" w:type="dxa"/>
            <w:tcBorders>
              <w:top w:val="nil"/>
              <w:left w:val="nil"/>
              <w:bottom w:val="nil"/>
              <w:right w:val="nil"/>
            </w:tcBorders>
            <w:noWrap/>
            <w:vAlign w:val="bottom"/>
          </w:tcPr>
          <w:p w:rsidRPr="00497212" w:rsidR="00BC3515" w:rsidP="00497212" w:rsidRDefault="00BC3515" w14:paraId="3A7A50A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0.610108</w:t>
            </w:r>
          </w:p>
        </w:tc>
        <w:tc>
          <w:tcPr>
            <w:tcW w:w="882" w:type="dxa"/>
            <w:gridSpan w:val="2"/>
            <w:tcBorders>
              <w:top w:val="nil"/>
              <w:left w:val="nil"/>
              <w:bottom w:val="nil"/>
              <w:right w:val="nil"/>
            </w:tcBorders>
            <w:noWrap/>
            <w:vAlign w:val="bottom"/>
          </w:tcPr>
          <w:p w:rsidRPr="00497212" w:rsidR="00BC3515" w:rsidP="00497212" w:rsidRDefault="00BC3515" w14:paraId="01751E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0.140696</w:t>
            </w:r>
          </w:p>
        </w:tc>
        <w:tc>
          <w:tcPr>
            <w:tcW w:w="985" w:type="dxa"/>
            <w:tcBorders>
              <w:top w:val="nil"/>
              <w:left w:val="nil"/>
              <w:bottom w:val="nil"/>
              <w:right w:val="nil"/>
            </w:tcBorders>
            <w:noWrap/>
            <w:vAlign w:val="bottom"/>
          </w:tcPr>
          <w:p w:rsidRPr="00497212" w:rsidR="00BC3515" w:rsidP="00497212" w:rsidRDefault="00BC3515" w14:paraId="05120E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63C95662" w14:textId="77777777">
        <w:trPr>
          <w:trHeight w:val="300"/>
        </w:trPr>
        <w:tc>
          <w:tcPr>
            <w:tcW w:w="622" w:type="dxa"/>
            <w:tcBorders>
              <w:top w:val="nil"/>
              <w:left w:val="nil"/>
              <w:bottom w:val="nil"/>
              <w:right w:val="nil"/>
            </w:tcBorders>
            <w:noWrap/>
            <w:vAlign w:val="bottom"/>
          </w:tcPr>
          <w:p w:rsidRPr="00497212" w:rsidR="00BC3515" w:rsidP="00497212" w:rsidRDefault="00BC3515" w14:paraId="650C551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1996</w:t>
            </w:r>
          </w:p>
        </w:tc>
        <w:tc>
          <w:tcPr>
            <w:tcW w:w="1305" w:type="dxa"/>
            <w:tcBorders>
              <w:top w:val="nil"/>
              <w:left w:val="nil"/>
              <w:bottom w:val="nil"/>
              <w:right w:val="nil"/>
            </w:tcBorders>
            <w:noWrap/>
            <w:vAlign w:val="bottom"/>
          </w:tcPr>
          <w:p w:rsidRPr="00497212" w:rsidR="00BC3515" w:rsidP="00497212" w:rsidRDefault="00BC3515" w14:paraId="252A5CB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0.274996</w:t>
            </w:r>
          </w:p>
        </w:tc>
        <w:tc>
          <w:tcPr>
            <w:tcW w:w="1279" w:type="dxa"/>
            <w:tcBorders>
              <w:top w:val="nil"/>
              <w:left w:val="nil"/>
              <w:bottom w:val="nil"/>
              <w:right w:val="nil"/>
            </w:tcBorders>
            <w:noWrap/>
            <w:vAlign w:val="bottom"/>
          </w:tcPr>
          <w:p w:rsidRPr="00497212" w:rsidR="00BC3515" w:rsidP="00497212" w:rsidRDefault="00BC3515" w14:paraId="6532CC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0.29758</w:t>
            </w:r>
          </w:p>
        </w:tc>
        <w:tc>
          <w:tcPr>
            <w:tcW w:w="1306" w:type="dxa"/>
            <w:tcBorders>
              <w:top w:val="nil"/>
              <w:left w:val="nil"/>
              <w:bottom w:val="nil"/>
              <w:right w:val="nil"/>
            </w:tcBorders>
            <w:noWrap/>
            <w:vAlign w:val="bottom"/>
          </w:tcPr>
          <w:p w:rsidRPr="00497212" w:rsidR="00BC3515" w:rsidP="00497212" w:rsidRDefault="00BC3515" w14:paraId="68EDF1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0.254125</w:t>
            </w:r>
          </w:p>
        </w:tc>
        <w:tc>
          <w:tcPr>
            <w:tcW w:w="1063" w:type="dxa"/>
            <w:tcBorders>
              <w:top w:val="nil"/>
              <w:left w:val="nil"/>
              <w:bottom w:val="nil"/>
              <w:right w:val="nil"/>
            </w:tcBorders>
            <w:noWrap/>
            <w:vAlign w:val="bottom"/>
          </w:tcPr>
          <w:p w:rsidRPr="00497212" w:rsidR="00BC3515" w:rsidP="00497212" w:rsidRDefault="00BC3515" w14:paraId="0B4FF5F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0.475371</w:t>
            </w:r>
          </w:p>
        </w:tc>
        <w:tc>
          <w:tcPr>
            <w:tcW w:w="1062" w:type="dxa"/>
            <w:tcBorders>
              <w:top w:val="nil"/>
              <w:left w:val="nil"/>
              <w:bottom w:val="nil"/>
              <w:right w:val="nil"/>
            </w:tcBorders>
            <w:noWrap/>
            <w:vAlign w:val="bottom"/>
          </w:tcPr>
          <w:p w:rsidRPr="00497212" w:rsidR="00BC3515" w:rsidP="00497212" w:rsidRDefault="00BC3515" w14:paraId="159ACA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0.354359</w:t>
            </w:r>
          </w:p>
        </w:tc>
        <w:tc>
          <w:tcPr>
            <w:tcW w:w="1128" w:type="dxa"/>
            <w:tcBorders>
              <w:top w:val="nil"/>
              <w:left w:val="nil"/>
              <w:bottom w:val="nil"/>
              <w:right w:val="nil"/>
            </w:tcBorders>
            <w:noWrap/>
            <w:vAlign w:val="bottom"/>
          </w:tcPr>
          <w:p w:rsidRPr="00497212" w:rsidR="00BC3515" w:rsidP="00497212" w:rsidRDefault="00BC3515" w14:paraId="6E58B52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0.637707</w:t>
            </w:r>
          </w:p>
        </w:tc>
        <w:tc>
          <w:tcPr>
            <w:tcW w:w="882" w:type="dxa"/>
            <w:gridSpan w:val="2"/>
            <w:tcBorders>
              <w:top w:val="nil"/>
              <w:left w:val="nil"/>
              <w:bottom w:val="nil"/>
              <w:right w:val="nil"/>
            </w:tcBorders>
            <w:noWrap/>
            <w:vAlign w:val="bottom"/>
          </w:tcPr>
          <w:p w:rsidRPr="00497212" w:rsidR="00BC3515" w:rsidP="00497212" w:rsidRDefault="00BC3515" w14:paraId="5C2A424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0.143639</w:t>
            </w:r>
          </w:p>
        </w:tc>
        <w:tc>
          <w:tcPr>
            <w:tcW w:w="985" w:type="dxa"/>
            <w:tcBorders>
              <w:top w:val="nil"/>
              <w:left w:val="nil"/>
              <w:bottom w:val="nil"/>
              <w:right w:val="nil"/>
            </w:tcBorders>
            <w:noWrap/>
            <w:vAlign w:val="bottom"/>
          </w:tcPr>
          <w:p w:rsidRPr="00497212" w:rsidR="00BC3515" w:rsidP="00497212" w:rsidRDefault="00BC3515" w14:paraId="5C3E79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6273D9CD" w14:textId="77777777">
        <w:trPr>
          <w:trHeight w:val="300"/>
        </w:trPr>
        <w:tc>
          <w:tcPr>
            <w:tcW w:w="622" w:type="dxa"/>
            <w:tcBorders>
              <w:top w:val="nil"/>
              <w:left w:val="nil"/>
              <w:bottom w:val="nil"/>
              <w:right w:val="nil"/>
            </w:tcBorders>
            <w:noWrap/>
            <w:vAlign w:val="bottom"/>
          </w:tcPr>
          <w:p w:rsidRPr="00497212" w:rsidR="00BC3515" w:rsidP="00497212" w:rsidRDefault="00BC3515" w14:paraId="3E03D0B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1997</w:t>
            </w:r>
          </w:p>
        </w:tc>
        <w:tc>
          <w:tcPr>
            <w:tcW w:w="1305" w:type="dxa"/>
            <w:tcBorders>
              <w:top w:val="nil"/>
              <w:left w:val="nil"/>
              <w:bottom w:val="nil"/>
              <w:right w:val="nil"/>
            </w:tcBorders>
            <w:noWrap/>
            <w:vAlign w:val="bottom"/>
          </w:tcPr>
          <w:p w:rsidRPr="00497212" w:rsidR="00BC3515" w:rsidP="00497212" w:rsidRDefault="00BC3515" w14:paraId="336B7BB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0.307279</w:t>
            </w:r>
          </w:p>
        </w:tc>
        <w:tc>
          <w:tcPr>
            <w:tcW w:w="1279" w:type="dxa"/>
            <w:tcBorders>
              <w:top w:val="nil"/>
              <w:left w:val="nil"/>
              <w:bottom w:val="nil"/>
              <w:right w:val="nil"/>
            </w:tcBorders>
            <w:noWrap/>
            <w:vAlign w:val="bottom"/>
          </w:tcPr>
          <w:p w:rsidRPr="00497212" w:rsidR="00BC3515" w:rsidP="00497212" w:rsidRDefault="00BC3515" w14:paraId="3D74DC0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0.330359</w:t>
            </w:r>
          </w:p>
        </w:tc>
        <w:tc>
          <w:tcPr>
            <w:tcW w:w="1306" w:type="dxa"/>
            <w:tcBorders>
              <w:top w:val="nil"/>
              <w:left w:val="nil"/>
              <w:bottom w:val="nil"/>
              <w:right w:val="nil"/>
            </w:tcBorders>
            <w:noWrap/>
            <w:vAlign w:val="bottom"/>
          </w:tcPr>
          <w:p w:rsidRPr="00497212" w:rsidR="00BC3515" w:rsidP="00497212" w:rsidRDefault="00BC3515" w14:paraId="472A41F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0.285811</w:t>
            </w:r>
          </w:p>
        </w:tc>
        <w:tc>
          <w:tcPr>
            <w:tcW w:w="1063" w:type="dxa"/>
            <w:tcBorders>
              <w:top w:val="nil"/>
              <w:left w:val="nil"/>
              <w:bottom w:val="nil"/>
              <w:right w:val="nil"/>
            </w:tcBorders>
            <w:noWrap/>
            <w:vAlign w:val="bottom"/>
          </w:tcPr>
          <w:p w:rsidRPr="00497212" w:rsidR="00BC3515" w:rsidP="00497212" w:rsidRDefault="00BC3515" w14:paraId="3B30EAB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0.515917</w:t>
            </w:r>
          </w:p>
        </w:tc>
        <w:tc>
          <w:tcPr>
            <w:tcW w:w="1062" w:type="dxa"/>
            <w:tcBorders>
              <w:top w:val="nil"/>
              <w:left w:val="nil"/>
              <w:bottom w:val="nil"/>
              <w:right w:val="nil"/>
            </w:tcBorders>
            <w:noWrap/>
            <w:vAlign w:val="bottom"/>
          </w:tcPr>
          <w:p w:rsidRPr="00497212" w:rsidR="00BC3515" w:rsidP="00497212" w:rsidRDefault="00BC3515" w14:paraId="5EA8FD0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0.385195</w:t>
            </w:r>
          </w:p>
        </w:tc>
        <w:tc>
          <w:tcPr>
            <w:tcW w:w="1128" w:type="dxa"/>
            <w:tcBorders>
              <w:top w:val="nil"/>
              <w:left w:val="nil"/>
              <w:bottom w:val="nil"/>
              <w:right w:val="nil"/>
            </w:tcBorders>
            <w:noWrap/>
            <w:vAlign w:val="bottom"/>
          </w:tcPr>
          <w:p w:rsidRPr="00497212" w:rsidR="00BC3515" w:rsidP="00497212" w:rsidRDefault="00BC3515" w14:paraId="13FF65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0.691002</w:t>
            </w:r>
          </w:p>
        </w:tc>
        <w:tc>
          <w:tcPr>
            <w:tcW w:w="882" w:type="dxa"/>
            <w:gridSpan w:val="2"/>
            <w:tcBorders>
              <w:top w:val="nil"/>
              <w:left w:val="nil"/>
              <w:bottom w:val="nil"/>
              <w:right w:val="nil"/>
            </w:tcBorders>
            <w:noWrap/>
            <w:vAlign w:val="bottom"/>
          </w:tcPr>
          <w:p w:rsidRPr="00497212" w:rsidR="00BC3515" w:rsidP="00497212" w:rsidRDefault="00BC3515" w14:paraId="47E32B2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0.154417</w:t>
            </w:r>
          </w:p>
        </w:tc>
        <w:tc>
          <w:tcPr>
            <w:tcW w:w="985" w:type="dxa"/>
            <w:tcBorders>
              <w:top w:val="nil"/>
              <w:left w:val="nil"/>
              <w:bottom w:val="nil"/>
              <w:right w:val="nil"/>
            </w:tcBorders>
            <w:noWrap/>
            <w:vAlign w:val="bottom"/>
          </w:tcPr>
          <w:p w:rsidRPr="00497212" w:rsidR="00BC3515" w:rsidP="00497212" w:rsidRDefault="00BC3515" w14:paraId="70FAD9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3786483C" w14:textId="77777777">
        <w:trPr>
          <w:trHeight w:val="300"/>
        </w:trPr>
        <w:tc>
          <w:tcPr>
            <w:tcW w:w="622" w:type="dxa"/>
            <w:tcBorders>
              <w:top w:val="nil"/>
              <w:left w:val="nil"/>
              <w:bottom w:val="nil"/>
              <w:right w:val="nil"/>
            </w:tcBorders>
            <w:noWrap/>
            <w:vAlign w:val="bottom"/>
          </w:tcPr>
          <w:p w:rsidRPr="00497212" w:rsidR="00BC3515" w:rsidP="00497212" w:rsidRDefault="00BC3515" w14:paraId="1177781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1998</w:t>
            </w:r>
          </w:p>
        </w:tc>
        <w:tc>
          <w:tcPr>
            <w:tcW w:w="1305" w:type="dxa"/>
            <w:tcBorders>
              <w:top w:val="nil"/>
              <w:left w:val="nil"/>
              <w:bottom w:val="nil"/>
              <w:right w:val="nil"/>
            </w:tcBorders>
            <w:noWrap/>
            <w:vAlign w:val="bottom"/>
          </w:tcPr>
          <w:p w:rsidRPr="00497212" w:rsidR="00BC3515" w:rsidP="00497212" w:rsidRDefault="00BC3515" w14:paraId="2F471C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0.27036</w:t>
            </w:r>
          </w:p>
        </w:tc>
        <w:tc>
          <w:tcPr>
            <w:tcW w:w="1279" w:type="dxa"/>
            <w:tcBorders>
              <w:top w:val="nil"/>
              <w:left w:val="nil"/>
              <w:bottom w:val="nil"/>
              <w:right w:val="nil"/>
            </w:tcBorders>
            <w:noWrap/>
            <w:vAlign w:val="bottom"/>
          </w:tcPr>
          <w:p w:rsidRPr="00497212" w:rsidR="00BC3515" w:rsidP="00497212" w:rsidRDefault="00BC3515" w14:paraId="5627623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0.29009</w:t>
            </w:r>
          </w:p>
        </w:tc>
        <w:tc>
          <w:tcPr>
            <w:tcW w:w="1306" w:type="dxa"/>
            <w:tcBorders>
              <w:top w:val="nil"/>
              <w:left w:val="nil"/>
              <w:bottom w:val="nil"/>
              <w:right w:val="nil"/>
            </w:tcBorders>
            <w:noWrap/>
            <w:vAlign w:val="bottom"/>
          </w:tcPr>
          <w:p w:rsidRPr="00497212" w:rsidR="00BC3515" w:rsidP="00497212" w:rsidRDefault="00BC3515" w14:paraId="3FEEED9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0.251972</w:t>
            </w:r>
          </w:p>
        </w:tc>
        <w:tc>
          <w:tcPr>
            <w:tcW w:w="1063" w:type="dxa"/>
            <w:tcBorders>
              <w:top w:val="nil"/>
              <w:left w:val="nil"/>
              <w:bottom w:val="nil"/>
              <w:right w:val="nil"/>
            </w:tcBorders>
            <w:noWrap/>
            <w:vAlign w:val="bottom"/>
          </w:tcPr>
          <w:p w:rsidRPr="00497212" w:rsidR="00BC3515" w:rsidP="00497212" w:rsidRDefault="00BC3515" w14:paraId="4C1D49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0.537272</w:t>
            </w:r>
          </w:p>
        </w:tc>
        <w:tc>
          <w:tcPr>
            <w:tcW w:w="1062" w:type="dxa"/>
            <w:tcBorders>
              <w:top w:val="nil"/>
              <w:left w:val="nil"/>
              <w:bottom w:val="nil"/>
              <w:right w:val="nil"/>
            </w:tcBorders>
            <w:noWrap/>
            <w:vAlign w:val="bottom"/>
          </w:tcPr>
          <w:p w:rsidRPr="00497212" w:rsidR="00BC3515" w:rsidP="00497212" w:rsidRDefault="00BC3515" w14:paraId="1A9FE51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0.402762</w:t>
            </w:r>
          </w:p>
        </w:tc>
        <w:tc>
          <w:tcPr>
            <w:tcW w:w="1128" w:type="dxa"/>
            <w:tcBorders>
              <w:top w:val="nil"/>
              <w:left w:val="nil"/>
              <w:bottom w:val="nil"/>
              <w:right w:val="nil"/>
            </w:tcBorders>
            <w:noWrap/>
            <w:vAlign w:val="bottom"/>
          </w:tcPr>
          <w:p w:rsidRPr="00497212" w:rsidR="00BC3515" w:rsidP="00497212" w:rsidRDefault="00BC3515" w14:paraId="032541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0.716705</w:t>
            </w:r>
          </w:p>
        </w:tc>
        <w:tc>
          <w:tcPr>
            <w:tcW w:w="882" w:type="dxa"/>
            <w:gridSpan w:val="2"/>
            <w:tcBorders>
              <w:top w:val="nil"/>
              <w:left w:val="nil"/>
              <w:bottom w:val="nil"/>
              <w:right w:val="nil"/>
            </w:tcBorders>
            <w:noWrap/>
            <w:vAlign w:val="bottom"/>
          </w:tcPr>
          <w:p w:rsidRPr="00497212" w:rsidR="00BC3515" w:rsidP="00497212" w:rsidRDefault="00BC3515" w14:paraId="4754A5B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0.155986</w:t>
            </w:r>
          </w:p>
        </w:tc>
        <w:tc>
          <w:tcPr>
            <w:tcW w:w="985" w:type="dxa"/>
            <w:tcBorders>
              <w:top w:val="nil"/>
              <w:left w:val="nil"/>
              <w:bottom w:val="nil"/>
              <w:right w:val="nil"/>
            </w:tcBorders>
            <w:noWrap/>
            <w:vAlign w:val="bottom"/>
          </w:tcPr>
          <w:p w:rsidRPr="00497212" w:rsidR="00BC3515" w:rsidP="00497212" w:rsidRDefault="00BC3515" w14:paraId="1567507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ED8537A" w14:textId="77777777">
        <w:trPr>
          <w:trHeight w:val="300"/>
        </w:trPr>
        <w:tc>
          <w:tcPr>
            <w:tcW w:w="622" w:type="dxa"/>
            <w:tcBorders>
              <w:top w:val="nil"/>
              <w:left w:val="nil"/>
              <w:bottom w:val="nil"/>
              <w:right w:val="nil"/>
            </w:tcBorders>
            <w:noWrap/>
            <w:vAlign w:val="bottom"/>
          </w:tcPr>
          <w:p w:rsidRPr="00497212" w:rsidR="00BC3515" w:rsidP="00497212" w:rsidRDefault="00BC3515" w14:paraId="358DF4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1999</w:t>
            </w:r>
          </w:p>
        </w:tc>
        <w:tc>
          <w:tcPr>
            <w:tcW w:w="1305" w:type="dxa"/>
            <w:tcBorders>
              <w:top w:val="nil"/>
              <w:left w:val="nil"/>
              <w:bottom w:val="nil"/>
              <w:right w:val="nil"/>
            </w:tcBorders>
            <w:noWrap/>
            <w:vAlign w:val="bottom"/>
          </w:tcPr>
          <w:p w:rsidRPr="00497212" w:rsidR="00BC3515" w:rsidP="00497212" w:rsidRDefault="00BC3515" w14:paraId="21E2D5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0.247833</w:t>
            </w:r>
          </w:p>
        </w:tc>
        <w:tc>
          <w:tcPr>
            <w:tcW w:w="1279" w:type="dxa"/>
            <w:tcBorders>
              <w:top w:val="nil"/>
              <w:left w:val="nil"/>
              <w:bottom w:val="nil"/>
              <w:right w:val="nil"/>
            </w:tcBorders>
            <w:noWrap/>
            <w:vAlign w:val="bottom"/>
          </w:tcPr>
          <w:p w:rsidRPr="00497212" w:rsidR="00BC3515" w:rsidP="00497212" w:rsidRDefault="00BC3515" w14:paraId="1622255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0.259297</w:t>
            </w:r>
          </w:p>
        </w:tc>
        <w:tc>
          <w:tcPr>
            <w:tcW w:w="1306" w:type="dxa"/>
            <w:tcBorders>
              <w:top w:val="nil"/>
              <w:left w:val="nil"/>
              <w:bottom w:val="nil"/>
              <w:right w:val="nil"/>
            </w:tcBorders>
            <w:noWrap/>
            <w:vAlign w:val="bottom"/>
          </w:tcPr>
          <w:p w:rsidRPr="00497212" w:rsidR="00BC3515" w:rsidP="00497212" w:rsidRDefault="00BC3515" w14:paraId="370043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0.236876</w:t>
            </w:r>
          </w:p>
        </w:tc>
        <w:tc>
          <w:tcPr>
            <w:tcW w:w="1063" w:type="dxa"/>
            <w:tcBorders>
              <w:top w:val="nil"/>
              <w:left w:val="nil"/>
              <w:bottom w:val="nil"/>
              <w:right w:val="nil"/>
            </w:tcBorders>
            <w:noWrap/>
            <w:vAlign w:val="bottom"/>
          </w:tcPr>
          <w:p w:rsidRPr="00497212" w:rsidR="00BC3515" w:rsidP="00497212" w:rsidRDefault="00BC3515" w14:paraId="201D8F0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0.543933</w:t>
            </w:r>
          </w:p>
        </w:tc>
        <w:tc>
          <w:tcPr>
            <w:tcW w:w="1062" w:type="dxa"/>
            <w:tcBorders>
              <w:top w:val="nil"/>
              <w:left w:val="nil"/>
              <w:bottom w:val="nil"/>
              <w:right w:val="nil"/>
            </w:tcBorders>
            <w:noWrap/>
            <w:vAlign w:val="bottom"/>
          </w:tcPr>
          <w:p w:rsidRPr="00497212" w:rsidR="00BC3515" w:rsidP="00497212" w:rsidRDefault="00BC3515" w14:paraId="2905DC0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0.410851</w:t>
            </w:r>
          </w:p>
        </w:tc>
        <w:tc>
          <w:tcPr>
            <w:tcW w:w="1128" w:type="dxa"/>
            <w:tcBorders>
              <w:top w:val="nil"/>
              <w:left w:val="nil"/>
              <w:bottom w:val="nil"/>
              <w:right w:val="nil"/>
            </w:tcBorders>
            <w:noWrap/>
            <w:vAlign w:val="bottom"/>
          </w:tcPr>
          <w:p w:rsidRPr="00497212" w:rsidR="00BC3515" w:rsidP="00497212" w:rsidRDefault="00BC3515" w14:paraId="60D717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0.720121</w:t>
            </w:r>
          </w:p>
        </w:tc>
        <w:tc>
          <w:tcPr>
            <w:tcW w:w="882" w:type="dxa"/>
            <w:gridSpan w:val="2"/>
            <w:tcBorders>
              <w:top w:val="nil"/>
              <w:left w:val="nil"/>
              <w:bottom w:val="nil"/>
              <w:right w:val="nil"/>
            </w:tcBorders>
            <w:noWrap/>
            <w:vAlign w:val="bottom"/>
          </w:tcPr>
          <w:p w:rsidRPr="00497212" w:rsidR="00BC3515" w:rsidP="00497212" w:rsidRDefault="00BC3515" w14:paraId="36BA73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0.165673</w:t>
            </w:r>
          </w:p>
        </w:tc>
        <w:tc>
          <w:tcPr>
            <w:tcW w:w="985" w:type="dxa"/>
            <w:tcBorders>
              <w:top w:val="nil"/>
              <w:left w:val="nil"/>
              <w:bottom w:val="nil"/>
              <w:right w:val="nil"/>
            </w:tcBorders>
            <w:noWrap/>
            <w:vAlign w:val="bottom"/>
          </w:tcPr>
          <w:p w:rsidRPr="00497212" w:rsidR="00BC3515" w:rsidP="00497212" w:rsidRDefault="00BC3515" w14:paraId="29E9867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B79B7E5" w14:textId="77777777">
        <w:trPr>
          <w:trHeight w:val="300"/>
        </w:trPr>
        <w:tc>
          <w:tcPr>
            <w:tcW w:w="622" w:type="dxa"/>
            <w:tcBorders>
              <w:top w:val="nil"/>
              <w:left w:val="nil"/>
              <w:bottom w:val="nil"/>
              <w:right w:val="nil"/>
            </w:tcBorders>
            <w:noWrap/>
            <w:vAlign w:val="bottom"/>
          </w:tcPr>
          <w:p w:rsidRPr="00497212" w:rsidR="00BC3515" w:rsidP="00497212" w:rsidRDefault="00BC3515" w14:paraId="4C075D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2000</w:t>
            </w:r>
          </w:p>
        </w:tc>
        <w:tc>
          <w:tcPr>
            <w:tcW w:w="1305" w:type="dxa"/>
            <w:tcBorders>
              <w:top w:val="nil"/>
              <w:left w:val="nil"/>
              <w:bottom w:val="nil"/>
              <w:right w:val="nil"/>
            </w:tcBorders>
            <w:noWrap/>
            <w:vAlign w:val="bottom"/>
          </w:tcPr>
          <w:p w:rsidRPr="00497212" w:rsidR="00BC3515" w:rsidP="00497212" w:rsidRDefault="00BC3515" w14:paraId="51A4F8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0.380983</w:t>
            </w:r>
          </w:p>
        </w:tc>
        <w:tc>
          <w:tcPr>
            <w:tcW w:w="1279" w:type="dxa"/>
            <w:tcBorders>
              <w:top w:val="nil"/>
              <w:left w:val="nil"/>
              <w:bottom w:val="nil"/>
              <w:right w:val="nil"/>
            </w:tcBorders>
            <w:noWrap/>
            <w:vAlign w:val="bottom"/>
          </w:tcPr>
          <w:p w:rsidRPr="00497212" w:rsidR="00BC3515" w:rsidP="00497212" w:rsidRDefault="00BC3515" w14:paraId="40D0C2B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0.404619</w:t>
            </w:r>
          </w:p>
        </w:tc>
        <w:tc>
          <w:tcPr>
            <w:tcW w:w="1306" w:type="dxa"/>
            <w:tcBorders>
              <w:top w:val="nil"/>
              <w:left w:val="nil"/>
              <w:bottom w:val="nil"/>
              <w:right w:val="nil"/>
            </w:tcBorders>
            <w:noWrap/>
            <w:vAlign w:val="bottom"/>
          </w:tcPr>
          <w:p w:rsidRPr="00497212" w:rsidR="00BC3515" w:rsidP="00497212" w:rsidRDefault="00BC3515" w14:paraId="23CBACF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0.358728</w:t>
            </w:r>
          </w:p>
        </w:tc>
        <w:tc>
          <w:tcPr>
            <w:tcW w:w="1063" w:type="dxa"/>
            <w:tcBorders>
              <w:top w:val="nil"/>
              <w:left w:val="nil"/>
              <w:bottom w:val="nil"/>
              <w:right w:val="nil"/>
            </w:tcBorders>
            <w:noWrap/>
            <w:vAlign w:val="bottom"/>
          </w:tcPr>
          <w:p w:rsidRPr="00497212" w:rsidR="00BC3515" w:rsidP="00497212" w:rsidRDefault="00BC3515" w14:paraId="57B6830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0.620245</w:t>
            </w:r>
          </w:p>
        </w:tc>
        <w:tc>
          <w:tcPr>
            <w:tcW w:w="1062" w:type="dxa"/>
            <w:tcBorders>
              <w:top w:val="nil"/>
              <w:left w:val="nil"/>
              <w:bottom w:val="nil"/>
              <w:right w:val="nil"/>
            </w:tcBorders>
            <w:noWrap/>
            <w:vAlign w:val="bottom"/>
          </w:tcPr>
          <w:p w:rsidRPr="00497212" w:rsidR="00BC3515" w:rsidP="00497212" w:rsidRDefault="00BC3515" w14:paraId="0FCE59F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0.468053</w:t>
            </w:r>
          </w:p>
        </w:tc>
        <w:tc>
          <w:tcPr>
            <w:tcW w:w="1128" w:type="dxa"/>
            <w:tcBorders>
              <w:top w:val="nil"/>
              <w:left w:val="nil"/>
              <w:bottom w:val="nil"/>
              <w:right w:val="nil"/>
            </w:tcBorders>
            <w:noWrap/>
            <w:vAlign w:val="bottom"/>
          </w:tcPr>
          <w:p w:rsidRPr="00497212" w:rsidR="00BC3515" w:rsidP="00497212" w:rsidRDefault="00BC3515" w14:paraId="7A5E6D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0.821925</w:t>
            </w:r>
          </w:p>
        </w:tc>
        <w:tc>
          <w:tcPr>
            <w:tcW w:w="882" w:type="dxa"/>
            <w:gridSpan w:val="2"/>
            <w:tcBorders>
              <w:top w:val="nil"/>
              <w:left w:val="nil"/>
              <w:bottom w:val="nil"/>
              <w:right w:val="nil"/>
            </w:tcBorders>
            <w:noWrap/>
            <w:vAlign w:val="bottom"/>
          </w:tcPr>
          <w:p w:rsidRPr="00497212" w:rsidR="00BC3515" w:rsidP="00497212" w:rsidRDefault="00BC3515" w14:paraId="139D16E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0.185247</w:t>
            </w:r>
          </w:p>
        </w:tc>
        <w:tc>
          <w:tcPr>
            <w:tcW w:w="985" w:type="dxa"/>
            <w:tcBorders>
              <w:top w:val="nil"/>
              <w:left w:val="nil"/>
              <w:bottom w:val="nil"/>
              <w:right w:val="nil"/>
            </w:tcBorders>
            <w:noWrap/>
            <w:vAlign w:val="bottom"/>
          </w:tcPr>
          <w:p w:rsidRPr="00497212" w:rsidR="00BC3515" w:rsidP="00497212" w:rsidRDefault="00BC3515" w14:paraId="0C85938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E450440" w14:textId="77777777">
        <w:trPr>
          <w:trHeight w:val="300"/>
        </w:trPr>
        <w:tc>
          <w:tcPr>
            <w:tcW w:w="622" w:type="dxa"/>
            <w:tcBorders>
              <w:top w:val="nil"/>
              <w:left w:val="nil"/>
              <w:bottom w:val="nil"/>
              <w:right w:val="nil"/>
            </w:tcBorders>
            <w:noWrap/>
            <w:vAlign w:val="bottom"/>
          </w:tcPr>
          <w:p w:rsidRPr="00497212" w:rsidR="00BC3515" w:rsidP="00497212" w:rsidRDefault="00BC3515" w14:paraId="0790D73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2001</w:t>
            </w:r>
          </w:p>
        </w:tc>
        <w:tc>
          <w:tcPr>
            <w:tcW w:w="1305" w:type="dxa"/>
            <w:tcBorders>
              <w:top w:val="nil"/>
              <w:left w:val="nil"/>
              <w:bottom w:val="nil"/>
              <w:right w:val="nil"/>
            </w:tcBorders>
            <w:noWrap/>
            <w:vAlign w:val="bottom"/>
          </w:tcPr>
          <w:p w:rsidRPr="00497212" w:rsidR="00BC3515" w:rsidP="00497212" w:rsidRDefault="00BC3515" w14:paraId="5A9BFDD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0.361678</w:t>
            </w:r>
          </w:p>
        </w:tc>
        <w:tc>
          <w:tcPr>
            <w:tcW w:w="1279" w:type="dxa"/>
            <w:tcBorders>
              <w:top w:val="nil"/>
              <w:left w:val="nil"/>
              <w:bottom w:val="nil"/>
              <w:right w:val="nil"/>
            </w:tcBorders>
            <w:noWrap/>
            <w:vAlign w:val="bottom"/>
          </w:tcPr>
          <w:p w:rsidRPr="00497212" w:rsidR="00BC3515" w:rsidP="00497212" w:rsidRDefault="00BC3515" w14:paraId="2D65094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0.382652</w:t>
            </w:r>
          </w:p>
        </w:tc>
        <w:tc>
          <w:tcPr>
            <w:tcW w:w="1306" w:type="dxa"/>
            <w:tcBorders>
              <w:top w:val="nil"/>
              <w:left w:val="nil"/>
              <w:bottom w:val="nil"/>
              <w:right w:val="nil"/>
            </w:tcBorders>
            <w:noWrap/>
            <w:vAlign w:val="bottom"/>
          </w:tcPr>
          <w:p w:rsidRPr="00497212" w:rsidR="00BC3515" w:rsidP="00497212" w:rsidRDefault="00BC3515" w14:paraId="1822A8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0.341855</w:t>
            </w:r>
          </w:p>
        </w:tc>
        <w:tc>
          <w:tcPr>
            <w:tcW w:w="1063" w:type="dxa"/>
            <w:tcBorders>
              <w:top w:val="nil"/>
              <w:left w:val="nil"/>
              <w:bottom w:val="nil"/>
              <w:right w:val="nil"/>
            </w:tcBorders>
            <w:noWrap/>
            <w:vAlign w:val="bottom"/>
          </w:tcPr>
          <w:p w:rsidRPr="00497212" w:rsidR="00BC3515" w:rsidP="00497212" w:rsidRDefault="00BC3515" w14:paraId="04AD45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0.687331</w:t>
            </w:r>
          </w:p>
        </w:tc>
        <w:tc>
          <w:tcPr>
            <w:tcW w:w="1062" w:type="dxa"/>
            <w:tcBorders>
              <w:top w:val="nil"/>
              <w:left w:val="nil"/>
              <w:bottom w:val="nil"/>
              <w:right w:val="nil"/>
            </w:tcBorders>
            <w:noWrap/>
            <w:vAlign w:val="bottom"/>
          </w:tcPr>
          <w:p w:rsidRPr="00497212" w:rsidR="00BC3515" w:rsidP="00497212" w:rsidRDefault="00BC3515" w14:paraId="064FD4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0.512492</w:t>
            </w:r>
          </w:p>
        </w:tc>
        <w:tc>
          <w:tcPr>
            <w:tcW w:w="1128" w:type="dxa"/>
            <w:tcBorders>
              <w:top w:val="nil"/>
              <w:left w:val="nil"/>
              <w:bottom w:val="nil"/>
              <w:right w:val="nil"/>
            </w:tcBorders>
            <w:noWrap/>
            <w:vAlign w:val="bottom"/>
          </w:tcPr>
          <w:p w:rsidRPr="00497212" w:rsidR="00BC3515" w:rsidP="00497212" w:rsidRDefault="00BC3515" w14:paraId="3F94674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0.921815</w:t>
            </w:r>
          </w:p>
        </w:tc>
        <w:tc>
          <w:tcPr>
            <w:tcW w:w="882" w:type="dxa"/>
            <w:gridSpan w:val="2"/>
            <w:tcBorders>
              <w:top w:val="nil"/>
              <w:left w:val="nil"/>
              <w:bottom w:val="nil"/>
              <w:right w:val="nil"/>
            </w:tcBorders>
            <w:noWrap/>
            <w:vAlign w:val="bottom"/>
          </w:tcPr>
          <w:p w:rsidRPr="00497212" w:rsidR="00BC3515" w:rsidP="00497212" w:rsidRDefault="00BC3515" w14:paraId="3B4A21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0.192978</w:t>
            </w:r>
          </w:p>
        </w:tc>
        <w:tc>
          <w:tcPr>
            <w:tcW w:w="985" w:type="dxa"/>
            <w:tcBorders>
              <w:top w:val="nil"/>
              <w:left w:val="nil"/>
              <w:bottom w:val="nil"/>
              <w:right w:val="nil"/>
            </w:tcBorders>
            <w:noWrap/>
            <w:vAlign w:val="bottom"/>
          </w:tcPr>
          <w:p w:rsidRPr="00497212" w:rsidR="00BC3515" w:rsidP="00497212" w:rsidRDefault="00BC3515" w14:paraId="25FE77C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F8A7A7F" w14:textId="77777777">
        <w:trPr>
          <w:trHeight w:val="300"/>
        </w:trPr>
        <w:tc>
          <w:tcPr>
            <w:tcW w:w="622" w:type="dxa"/>
            <w:tcBorders>
              <w:top w:val="nil"/>
              <w:left w:val="nil"/>
              <w:bottom w:val="nil"/>
              <w:right w:val="nil"/>
            </w:tcBorders>
            <w:noWrap/>
            <w:vAlign w:val="bottom"/>
          </w:tcPr>
          <w:p w:rsidRPr="00497212" w:rsidR="00BC3515" w:rsidP="00497212" w:rsidRDefault="00BC3515" w14:paraId="28C0DCA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2002</w:t>
            </w:r>
          </w:p>
        </w:tc>
        <w:tc>
          <w:tcPr>
            <w:tcW w:w="1305" w:type="dxa"/>
            <w:tcBorders>
              <w:top w:val="nil"/>
              <w:left w:val="nil"/>
              <w:bottom w:val="nil"/>
              <w:right w:val="nil"/>
            </w:tcBorders>
            <w:noWrap/>
            <w:vAlign w:val="bottom"/>
          </w:tcPr>
          <w:p w:rsidRPr="00497212" w:rsidR="00BC3515" w:rsidP="00497212" w:rsidRDefault="00BC3515" w14:paraId="09DCA3A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0.284791</w:t>
            </w:r>
          </w:p>
        </w:tc>
        <w:tc>
          <w:tcPr>
            <w:tcW w:w="1279" w:type="dxa"/>
            <w:tcBorders>
              <w:top w:val="nil"/>
              <w:left w:val="nil"/>
              <w:bottom w:val="nil"/>
              <w:right w:val="nil"/>
            </w:tcBorders>
            <w:noWrap/>
            <w:vAlign w:val="bottom"/>
          </w:tcPr>
          <w:p w:rsidRPr="00497212" w:rsidR="00BC3515" w:rsidP="00497212" w:rsidRDefault="00BC3515" w14:paraId="707EA94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0.296798</w:t>
            </w:r>
          </w:p>
        </w:tc>
        <w:tc>
          <w:tcPr>
            <w:tcW w:w="1306" w:type="dxa"/>
            <w:tcBorders>
              <w:top w:val="nil"/>
              <w:left w:val="nil"/>
              <w:bottom w:val="nil"/>
              <w:right w:val="nil"/>
            </w:tcBorders>
            <w:noWrap/>
            <w:vAlign w:val="bottom"/>
          </w:tcPr>
          <w:p w:rsidRPr="00497212" w:rsidR="00BC3515" w:rsidP="00497212" w:rsidRDefault="00BC3515" w14:paraId="4631462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0.273269</w:t>
            </w:r>
          </w:p>
        </w:tc>
        <w:tc>
          <w:tcPr>
            <w:tcW w:w="1063" w:type="dxa"/>
            <w:tcBorders>
              <w:top w:val="nil"/>
              <w:left w:val="nil"/>
              <w:bottom w:val="nil"/>
              <w:right w:val="nil"/>
            </w:tcBorders>
            <w:noWrap/>
            <w:vAlign w:val="bottom"/>
          </w:tcPr>
          <w:p w:rsidRPr="00497212" w:rsidR="00BC3515" w:rsidP="00497212" w:rsidRDefault="00BC3515" w14:paraId="6B5C86D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0.718026</w:t>
            </w:r>
          </w:p>
        </w:tc>
        <w:tc>
          <w:tcPr>
            <w:tcW w:w="1062" w:type="dxa"/>
            <w:tcBorders>
              <w:top w:val="nil"/>
              <w:left w:val="nil"/>
              <w:bottom w:val="nil"/>
              <w:right w:val="nil"/>
            </w:tcBorders>
            <w:noWrap/>
            <w:vAlign w:val="bottom"/>
          </w:tcPr>
          <w:p w:rsidRPr="00497212" w:rsidR="00BC3515" w:rsidP="00497212" w:rsidRDefault="00BC3515" w14:paraId="57AE46B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0.536851</w:t>
            </w:r>
          </w:p>
        </w:tc>
        <w:tc>
          <w:tcPr>
            <w:tcW w:w="1128" w:type="dxa"/>
            <w:tcBorders>
              <w:top w:val="nil"/>
              <w:left w:val="nil"/>
              <w:bottom w:val="nil"/>
              <w:right w:val="nil"/>
            </w:tcBorders>
            <w:noWrap/>
            <w:vAlign w:val="bottom"/>
          </w:tcPr>
          <w:p w:rsidRPr="00497212" w:rsidR="00BC3515" w:rsidP="00497212" w:rsidRDefault="00BC3515" w14:paraId="53DCB01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0.960343</w:t>
            </w:r>
          </w:p>
        </w:tc>
        <w:tc>
          <w:tcPr>
            <w:tcW w:w="882" w:type="dxa"/>
            <w:gridSpan w:val="2"/>
            <w:tcBorders>
              <w:top w:val="nil"/>
              <w:left w:val="nil"/>
              <w:bottom w:val="nil"/>
              <w:right w:val="nil"/>
            </w:tcBorders>
            <w:noWrap/>
            <w:vAlign w:val="bottom"/>
          </w:tcPr>
          <w:p w:rsidRPr="00497212" w:rsidR="00BC3515" w:rsidP="00497212" w:rsidRDefault="00BC3515" w14:paraId="545BCCE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0.187018</w:t>
            </w:r>
          </w:p>
        </w:tc>
        <w:tc>
          <w:tcPr>
            <w:tcW w:w="985" w:type="dxa"/>
            <w:tcBorders>
              <w:top w:val="nil"/>
              <w:left w:val="nil"/>
              <w:bottom w:val="nil"/>
              <w:right w:val="nil"/>
            </w:tcBorders>
            <w:noWrap/>
            <w:vAlign w:val="bottom"/>
          </w:tcPr>
          <w:p w:rsidRPr="00497212" w:rsidR="00BC3515" w:rsidP="00497212" w:rsidRDefault="00BC3515" w14:paraId="60D17BE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12D5394" w14:textId="77777777">
        <w:trPr>
          <w:trHeight w:val="300"/>
        </w:trPr>
        <w:tc>
          <w:tcPr>
            <w:tcW w:w="622" w:type="dxa"/>
            <w:tcBorders>
              <w:top w:val="nil"/>
              <w:left w:val="nil"/>
              <w:bottom w:val="nil"/>
              <w:right w:val="nil"/>
            </w:tcBorders>
            <w:noWrap/>
            <w:vAlign w:val="bottom"/>
          </w:tcPr>
          <w:p w:rsidRPr="00497212" w:rsidR="00BC3515" w:rsidP="00497212" w:rsidRDefault="00BC3515" w14:paraId="5E8A3B7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2003</w:t>
            </w:r>
          </w:p>
        </w:tc>
        <w:tc>
          <w:tcPr>
            <w:tcW w:w="1305" w:type="dxa"/>
            <w:tcBorders>
              <w:top w:val="nil"/>
              <w:left w:val="nil"/>
              <w:bottom w:val="nil"/>
              <w:right w:val="nil"/>
            </w:tcBorders>
            <w:noWrap/>
            <w:vAlign w:val="bottom"/>
          </w:tcPr>
          <w:p w:rsidRPr="00497212" w:rsidR="00BC3515" w:rsidP="00497212" w:rsidRDefault="00BC3515" w14:paraId="7818428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0.245858</w:t>
            </w:r>
          </w:p>
        </w:tc>
        <w:tc>
          <w:tcPr>
            <w:tcW w:w="1279" w:type="dxa"/>
            <w:tcBorders>
              <w:top w:val="nil"/>
              <w:left w:val="nil"/>
              <w:bottom w:val="nil"/>
              <w:right w:val="nil"/>
            </w:tcBorders>
            <w:noWrap/>
            <w:vAlign w:val="bottom"/>
          </w:tcPr>
          <w:p w:rsidRPr="00497212" w:rsidR="00BC3515" w:rsidP="00497212" w:rsidRDefault="00BC3515" w14:paraId="55BE4B3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0.248577</w:t>
            </w:r>
          </w:p>
        </w:tc>
        <w:tc>
          <w:tcPr>
            <w:tcW w:w="1306" w:type="dxa"/>
            <w:tcBorders>
              <w:top w:val="nil"/>
              <w:left w:val="nil"/>
              <w:bottom w:val="nil"/>
              <w:right w:val="nil"/>
            </w:tcBorders>
            <w:noWrap/>
            <w:vAlign w:val="bottom"/>
          </w:tcPr>
          <w:p w:rsidRPr="00497212" w:rsidR="00BC3515" w:rsidP="00497212" w:rsidRDefault="00BC3515" w14:paraId="0058E3D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0.24317</w:t>
            </w:r>
          </w:p>
        </w:tc>
        <w:tc>
          <w:tcPr>
            <w:tcW w:w="1063" w:type="dxa"/>
            <w:tcBorders>
              <w:top w:val="nil"/>
              <w:left w:val="nil"/>
              <w:bottom w:val="nil"/>
              <w:right w:val="nil"/>
            </w:tcBorders>
            <w:noWrap/>
            <w:vAlign w:val="bottom"/>
          </w:tcPr>
          <w:p w:rsidRPr="00497212" w:rsidR="00BC3515" w:rsidP="00497212" w:rsidRDefault="00BC3515" w14:paraId="6D29549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0.693732</w:t>
            </w:r>
          </w:p>
        </w:tc>
        <w:tc>
          <w:tcPr>
            <w:tcW w:w="1062" w:type="dxa"/>
            <w:tcBorders>
              <w:top w:val="nil"/>
              <w:left w:val="nil"/>
              <w:bottom w:val="nil"/>
              <w:right w:val="nil"/>
            </w:tcBorders>
            <w:noWrap/>
            <w:vAlign w:val="bottom"/>
          </w:tcPr>
          <w:p w:rsidRPr="00497212" w:rsidR="00BC3515" w:rsidP="00497212" w:rsidRDefault="00BC3515" w14:paraId="659E37F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0.530802</w:t>
            </w:r>
          </w:p>
        </w:tc>
        <w:tc>
          <w:tcPr>
            <w:tcW w:w="1128" w:type="dxa"/>
            <w:tcBorders>
              <w:top w:val="nil"/>
              <w:left w:val="nil"/>
              <w:bottom w:val="nil"/>
              <w:right w:val="nil"/>
            </w:tcBorders>
            <w:noWrap/>
            <w:vAlign w:val="bottom"/>
          </w:tcPr>
          <w:p w:rsidRPr="00497212" w:rsidR="00BC3515" w:rsidP="00497212" w:rsidRDefault="00BC3515" w14:paraId="01D6A9C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0.906673</w:t>
            </w:r>
          </w:p>
        </w:tc>
        <w:tc>
          <w:tcPr>
            <w:tcW w:w="882" w:type="dxa"/>
            <w:gridSpan w:val="2"/>
            <w:tcBorders>
              <w:top w:val="nil"/>
              <w:left w:val="nil"/>
              <w:bottom w:val="nil"/>
              <w:right w:val="nil"/>
            </w:tcBorders>
            <w:noWrap/>
            <w:vAlign w:val="bottom"/>
          </w:tcPr>
          <w:p w:rsidRPr="00497212" w:rsidR="00BC3515" w:rsidP="00497212" w:rsidRDefault="00BC3515" w14:paraId="233BC1A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0.178579</w:t>
            </w:r>
          </w:p>
        </w:tc>
        <w:tc>
          <w:tcPr>
            <w:tcW w:w="985" w:type="dxa"/>
            <w:tcBorders>
              <w:top w:val="nil"/>
              <w:left w:val="nil"/>
              <w:bottom w:val="nil"/>
              <w:right w:val="nil"/>
            </w:tcBorders>
            <w:noWrap/>
            <w:vAlign w:val="bottom"/>
          </w:tcPr>
          <w:p w:rsidRPr="00497212" w:rsidR="00BC3515" w:rsidP="00497212" w:rsidRDefault="00BC3515" w14:paraId="468040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0DB24A07" w14:textId="77777777">
        <w:trPr>
          <w:trHeight w:val="300"/>
        </w:trPr>
        <w:tc>
          <w:tcPr>
            <w:tcW w:w="622" w:type="dxa"/>
            <w:tcBorders>
              <w:top w:val="nil"/>
              <w:left w:val="nil"/>
              <w:bottom w:val="nil"/>
              <w:right w:val="nil"/>
            </w:tcBorders>
            <w:noWrap/>
            <w:vAlign w:val="bottom"/>
          </w:tcPr>
          <w:p w:rsidRPr="00497212" w:rsidR="00BC3515" w:rsidP="00497212" w:rsidRDefault="00BC3515" w14:paraId="02EC326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2004</w:t>
            </w:r>
          </w:p>
        </w:tc>
        <w:tc>
          <w:tcPr>
            <w:tcW w:w="1305" w:type="dxa"/>
            <w:tcBorders>
              <w:top w:val="nil"/>
              <w:left w:val="nil"/>
              <w:bottom w:val="nil"/>
              <w:right w:val="nil"/>
            </w:tcBorders>
            <w:noWrap/>
            <w:vAlign w:val="bottom"/>
          </w:tcPr>
          <w:p w:rsidRPr="00497212" w:rsidR="00BC3515" w:rsidP="00497212" w:rsidRDefault="00BC3515" w14:paraId="3A575B6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0.23764</w:t>
            </w:r>
          </w:p>
        </w:tc>
        <w:tc>
          <w:tcPr>
            <w:tcW w:w="1279" w:type="dxa"/>
            <w:tcBorders>
              <w:top w:val="nil"/>
              <w:left w:val="nil"/>
              <w:bottom w:val="nil"/>
              <w:right w:val="nil"/>
            </w:tcBorders>
            <w:noWrap/>
            <w:vAlign w:val="bottom"/>
          </w:tcPr>
          <w:p w:rsidRPr="00497212" w:rsidR="00BC3515" w:rsidP="00497212" w:rsidRDefault="00BC3515" w14:paraId="4459AC0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0.251578</w:t>
            </w:r>
          </w:p>
        </w:tc>
        <w:tc>
          <w:tcPr>
            <w:tcW w:w="1306" w:type="dxa"/>
            <w:tcBorders>
              <w:top w:val="nil"/>
              <w:left w:val="nil"/>
              <w:bottom w:val="nil"/>
              <w:right w:val="nil"/>
            </w:tcBorders>
            <w:noWrap/>
            <w:vAlign w:val="bottom"/>
          </w:tcPr>
          <w:p w:rsidRPr="00497212" w:rsidR="00BC3515" w:rsidP="00497212" w:rsidRDefault="00BC3515" w14:paraId="3F284DF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0.224474</w:t>
            </w:r>
          </w:p>
        </w:tc>
        <w:tc>
          <w:tcPr>
            <w:tcW w:w="1063" w:type="dxa"/>
            <w:tcBorders>
              <w:top w:val="nil"/>
              <w:left w:val="nil"/>
              <w:bottom w:val="nil"/>
              <w:right w:val="nil"/>
            </w:tcBorders>
            <w:noWrap/>
            <w:vAlign w:val="bottom"/>
          </w:tcPr>
          <w:p w:rsidRPr="00497212" w:rsidR="00BC3515" w:rsidP="00497212" w:rsidRDefault="00BC3515" w14:paraId="0844185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0.672153</w:t>
            </w:r>
          </w:p>
        </w:tc>
        <w:tc>
          <w:tcPr>
            <w:tcW w:w="1062" w:type="dxa"/>
            <w:tcBorders>
              <w:top w:val="nil"/>
              <w:left w:val="nil"/>
              <w:bottom w:val="nil"/>
              <w:right w:val="nil"/>
            </w:tcBorders>
            <w:noWrap/>
            <w:vAlign w:val="bottom"/>
          </w:tcPr>
          <w:p w:rsidRPr="00497212" w:rsidR="00BC3515" w:rsidP="00497212" w:rsidRDefault="00BC3515" w14:paraId="37673F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0.521262</w:t>
            </w:r>
          </w:p>
        </w:tc>
        <w:tc>
          <w:tcPr>
            <w:tcW w:w="1128" w:type="dxa"/>
            <w:tcBorders>
              <w:top w:val="nil"/>
              <w:left w:val="nil"/>
              <w:bottom w:val="nil"/>
              <w:right w:val="nil"/>
            </w:tcBorders>
            <w:noWrap/>
            <w:vAlign w:val="bottom"/>
          </w:tcPr>
          <w:p w:rsidRPr="00497212" w:rsidR="00BC3515" w:rsidP="00497212" w:rsidRDefault="00BC3515" w14:paraId="0EEEFB8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0.866721</w:t>
            </w:r>
          </w:p>
        </w:tc>
        <w:tc>
          <w:tcPr>
            <w:tcW w:w="882" w:type="dxa"/>
            <w:gridSpan w:val="2"/>
            <w:tcBorders>
              <w:top w:val="nil"/>
              <w:left w:val="nil"/>
              <w:bottom w:val="nil"/>
              <w:right w:val="nil"/>
            </w:tcBorders>
            <w:noWrap/>
            <w:vAlign w:val="bottom"/>
          </w:tcPr>
          <w:p w:rsidRPr="00497212" w:rsidR="00BC3515" w:rsidP="00497212" w:rsidRDefault="00BC3515" w14:paraId="01338E7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0.158663</w:t>
            </w:r>
          </w:p>
        </w:tc>
        <w:tc>
          <w:tcPr>
            <w:tcW w:w="985" w:type="dxa"/>
            <w:tcBorders>
              <w:top w:val="nil"/>
              <w:left w:val="nil"/>
              <w:bottom w:val="nil"/>
              <w:right w:val="nil"/>
            </w:tcBorders>
            <w:noWrap/>
            <w:vAlign w:val="bottom"/>
          </w:tcPr>
          <w:p w:rsidRPr="00497212" w:rsidR="00BC3515" w:rsidP="00497212" w:rsidRDefault="00BC3515" w14:paraId="31EDDFD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1529FD2" w14:textId="77777777">
        <w:trPr>
          <w:trHeight w:val="300"/>
        </w:trPr>
        <w:tc>
          <w:tcPr>
            <w:tcW w:w="622" w:type="dxa"/>
            <w:tcBorders>
              <w:top w:val="nil"/>
              <w:left w:val="nil"/>
              <w:bottom w:val="nil"/>
              <w:right w:val="nil"/>
            </w:tcBorders>
            <w:noWrap/>
            <w:vAlign w:val="bottom"/>
          </w:tcPr>
          <w:p w:rsidRPr="00497212" w:rsidR="00BC3515" w:rsidP="00497212" w:rsidRDefault="00BC3515" w14:paraId="0BCEAF9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2005</w:t>
            </w:r>
          </w:p>
        </w:tc>
        <w:tc>
          <w:tcPr>
            <w:tcW w:w="1305" w:type="dxa"/>
            <w:tcBorders>
              <w:top w:val="nil"/>
              <w:left w:val="nil"/>
              <w:bottom w:val="nil"/>
              <w:right w:val="nil"/>
            </w:tcBorders>
            <w:noWrap/>
            <w:vAlign w:val="bottom"/>
          </w:tcPr>
          <w:p w:rsidRPr="00497212" w:rsidR="00BC3515" w:rsidP="00497212" w:rsidRDefault="00BC3515" w14:paraId="133424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0.261584</w:t>
            </w:r>
          </w:p>
        </w:tc>
        <w:tc>
          <w:tcPr>
            <w:tcW w:w="1279" w:type="dxa"/>
            <w:tcBorders>
              <w:top w:val="nil"/>
              <w:left w:val="nil"/>
              <w:bottom w:val="nil"/>
              <w:right w:val="nil"/>
            </w:tcBorders>
            <w:noWrap/>
            <w:vAlign w:val="bottom"/>
          </w:tcPr>
          <w:p w:rsidRPr="00497212" w:rsidR="00BC3515" w:rsidP="00497212" w:rsidRDefault="00BC3515" w14:paraId="525686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0.274575</w:t>
            </w:r>
          </w:p>
        </w:tc>
        <w:tc>
          <w:tcPr>
            <w:tcW w:w="1306" w:type="dxa"/>
            <w:tcBorders>
              <w:top w:val="nil"/>
              <w:left w:val="nil"/>
              <w:bottom w:val="nil"/>
              <w:right w:val="nil"/>
            </w:tcBorders>
            <w:noWrap/>
            <w:vAlign w:val="bottom"/>
          </w:tcPr>
          <w:p w:rsidRPr="00497212" w:rsidR="00BC3515" w:rsidP="00497212" w:rsidRDefault="00BC3515" w14:paraId="5C842A8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0.249207</w:t>
            </w:r>
          </w:p>
        </w:tc>
        <w:tc>
          <w:tcPr>
            <w:tcW w:w="1063" w:type="dxa"/>
            <w:tcBorders>
              <w:top w:val="nil"/>
              <w:left w:val="nil"/>
              <w:bottom w:val="nil"/>
              <w:right w:val="nil"/>
            </w:tcBorders>
            <w:noWrap/>
            <w:vAlign w:val="bottom"/>
          </w:tcPr>
          <w:p w:rsidRPr="00497212" w:rsidR="00BC3515" w:rsidP="00497212" w:rsidRDefault="00BC3515" w14:paraId="555F493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0.642178</w:t>
            </w:r>
          </w:p>
        </w:tc>
        <w:tc>
          <w:tcPr>
            <w:tcW w:w="1062" w:type="dxa"/>
            <w:tcBorders>
              <w:top w:val="nil"/>
              <w:left w:val="nil"/>
              <w:bottom w:val="nil"/>
              <w:right w:val="nil"/>
            </w:tcBorders>
            <w:noWrap/>
            <w:vAlign w:val="bottom"/>
          </w:tcPr>
          <w:p w:rsidRPr="00497212" w:rsidR="00BC3515" w:rsidP="00497212" w:rsidRDefault="00BC3515" w14:paraId="43889F3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0.496273</w:t>
            </w:r>
          </w:p>
        </w:tc>
        <w:tc>
          <w:tcPr>
            <w:tcW w:w="1128" w:type="dxa"/>
            <w:tcBorders>
              <w:top w:val="nil"/>
              <w:left w:val="nil"/>
              <w:bottom w:val="nil"/>
              <w:right w:val="nil"/>
            </w:tcBorders>
            <w:noWrap/>
            <w:vAlign w:val="bottom"/>
          </w:tcPr>
          <w:p w:rsidRPr="00497212" w:rsidR="00BC3515" w:rsidP="00497212" w:rsidRDefault="00BC3515" w14:paraId="6B50F1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0.83098</w:t>
            </w:r>
          </w:p>
        </w:tc>
        <w:tc>
          <w:tcPr>
            <w:tcW w:w="882" w:type="dxa"/>
            <w:gridSpan w:val="2"/>
            <w:tcBorders>
              <w:top w:val="nil"/>
              <w:left w:val="nil"/>
              <w:bottom w:val="nil"/>
              <w:right w:val="nil"/>
            </w:tcBorders>
            <w:noWrap/>
            <w:vAlign w:val="bottom"/>
          </w:tcPr>
          <w:p w:rsidRPr="00497212" w:rsidR="00BC3515" w:rsidP="00497212" w:rsidRDefault="00BC3515" w14:paraId="1B59F44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0.145314</w:t>
            </w:r>
          </w:p>
        </w:tc>
        <w:tc>
          <w:tcPr>
            <w:tcW w:w="985" w:type="dxa"/>
            <w:tcBorders>
              <w:top w:val="nil"/>
              <w:left w:val="nil"/>
              <w:bottom w:val="nil"/>
              <w:right w:val="nil"/>
            </w:tcBorders>
            <w:noWrap/>
            <w:vAlign w:val="bottom"/>
          </w:tcPr>
          <w:p w:rsidRPr="00497212" w:rsidR="00BC3515" w:rsidP="00497212" w:rsidRDefault="00BC3515" w14:paraId="64FC624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7541876" w14:textId="77777777">
        <w:trPr>
          <w:trHeight w:val="300"/>
        </w:trPr>
        <w:tc>
          <w:tcPr>
            <w:tcW w:w="622" w:type="dxa"/>
            <w:tcBorders>
              <w:top w:val="nil"/>
              <w:left w:val="nil"/>
              <w:bottom w:val="nil"/>
              <w:right w:val="nil"/>
            </w:tcBorders>
            <w:noWrap/>
            <w:vAlign w:val="bottom"/>
          </w:tcPr>
          <w:p w:rsidRPr="00497212" w:rsidR="00BC3515" w:rsidP="00497212" w:rsidRDefault="00BC3515" w14:paraId="19CA225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2006</w:t>
            </w:r>
          </w:p>
        </w:tc>
        <w:tc>
          <w:tcPr>
            <w:tcW w:w="1305" w:type="dxa"/>
            <w:tcBorders>
              <w:top w:val="nil"/>
              <w:left w:val="nil"/>
              <w:bottom w:val="nil"/>
              <w:right w:val="nil"/>
            </w:tcBorders>
            <w:noWrap/>
            <w:vAlign w:val="bottom"/>
          </w:tcPr>
          <w:p w:rsidRPr="00497212" w:rsidR="00BC3515" w:rsidP="00497212" w:rsidRDefault="00BC3515" w14:paraId="7A934DE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0.33088</w:t>
            </w:r>
          </w:p>
        </w:tc>
        <w:tc>
          <w:tcPr>
            <w:tcW w:w="1279" w:type="dxa"/>
            <w:tcBorders>
              <w:top w:val="nil"/>
              <w:left w:val="nil"/>
              <w:bottom w:val="nil"/>
              <w:right w:val="nil"/>
            </w:tcBorders>
            <w:noWrap/>
            <w:vAlign w:val="bottom"/>
          </w:tcPr>
          <w:p w:rsidRPr="00497212" w:rsidR="00BC3515" w:rsidP="00497212" w:rsidRDefault="00BC3515" w14:paraId="00204D8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0.32847</w:t>
            </w:r>
          </w:p>
        </w:tc>
        <w:tc>
          <w:tcPr>
            <w:tcW w:w="1306" w:type="dxa"/>
            <w:tcBorders>
              <w:top w:val="nil"/>
              <w:left w:val="nil"/>
              <w:bottom w:val="nil"/>
              <w:right w:val="nil"/>
            </w:tcBorders>
            <w:noWrap/>
            <w:vAlign w:val="bottom"/>
          </w:tcPr>
          <w:p w:rsidRPr="00497212" w:rsidR="00BC3515" w:rsidP="00497212" w:rsidRDefault="00BC3515" w14:paraId="724B910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0.333308</w:t>
            </w:r>
          </w:p>
        </w:tc>
        <w:tc>
          <w:tcPr>
            <w:tcW w:w="1063" w:type="dxa"/>
            <w:tcBorders>
              <w:top w:val="nil"/>
              <w:left w:val="nil"/>
              <w:bottom w:val="nil"/>
              <w:right w:val="nil"/>
            </w:tcBorders>
            <w:noWrap/>
            <w:vAlign w:val="bottom"/>
          </w:tcPr>
          <w:p w:rsidRPr="00497212" w:rsidR="00BC3515" w:rsidP="00497212" w:rsidRDefault="00BC3515" w14:paraId="5806C67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0.64821</w:t>
            </w:r>
          </w:p>
        </w:tc>
        <w:tc>
          <w:tcPr>
            <w:tcW w:w="1062" w:type="dxa"/>
            <w:tcBorders>
              <w:top w:val="nil"/>
              <w:left w:val="nil"/>
              <w:bottom w:val="nil"/>
              <w:right w:val="nil"/>
            </w:tcBorders>
            <w:noWrap/>
            <w:vAlign w:val="bottom"/>
          </w:tcPr>
          <w:p w:rsidRPr="00497212" w:rsidR="00BC3515" w:rsidP="00497212" w:rsidRDefault="00BC3515" w14:paraId="16F8385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0.498154</w:t>
            </w:r>
          </w:p>
        </w:tc>
        <w:tc>
          <w:tcPr>
            <w:tcW w:w="1128" w:type="dxa"/>
            <w:tcBorders>
              <w:top w:val="nil"/>
              <w:left w:val="nil"/>
              <w:bottom w:val="nil"/>
              <w:right w:val="nil"/>
            </w:tcBorders>
            <w:noWrap/>
            <w:vAlign w:val="bottom"/>
          </w:tcPr>
          <w:p w:rsidRPr="00497212" w:rsidR="00BC3515" w:rsidP="00497212" w:rsidRDefault="00BC3515" w14:paraId="4B973B0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0.843468</w:t>
            </w:r>
          </w:p>
        </w:tc>
        <w:tc>
          <w:tcPr>
            <w:tcW w:w="882" w:type="dxa"/>
            <w:gridSpan w:val="2"/>
            <w:tcBorders>
              <w:top w:val="nil"/>
              <w:left w:val="nil"/>
              <w:bottom w:val="nil"/>
              <w:right w:val="nil"/>
            </w:tcBorders>
            <w:noWrap/>
            <w:vAlign w:val="bottom"/>
          </w:tcPr>
          <w:p w:rsidRPr="00497212" w:rsidR="00BC3515" w:rsidP="00497212" w:rsidRDefault="00BC3515" w14:paraId="03C03CF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0.124155</w:t>
            </w:r>
          </w:p>
        </w:tc>
        <w:tc>
          <w:tcPr>
            <w:tcW w:w="985" w:type="dxa"/>
            <w:tcBorders>
              <w:top w:val="nil"/>
              <w:left w:val="nil"/>
              <w:bottom w:val="nil"/>
              <w:right w:val="nil"/>
            </w:tcBorders>
            <w:noWrap/>
            <w:vAlign w:val="bottom"/>
          </w:tcPr>
          <w:p w:rsidRPr="00497212" w:rsidR="00BC3515" w:rsidP="00497212" w:rsidRDefault="00BC3515" w14:paraId="00EF4C7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0FC05FE1" w14:textId="77777777">
        <w:trPr>
          <w:trHeight w:val="300"/>
        </w:trPr>
        <w:tc>
          <w:tcPr>
            <w:tcW w:w="622" w:type="dxa"/>
            <w:tcBorders>
              <w:top w:val="nil"/>
              <w:left w:val="nil"/>
              <w:bottom w:val="nil"/>
              <w:right w:val="nil"/>
            </w:tcBorders>
            <w:noWrap/>
            <w:vAlign w:val="bottom"/>
          </w:tcPr>
          <w:p w:rsidRPr="00497212" w:rsidR="00BC3515" w:rsidP="00497212" w:rsidRDefault="00BC3515" w14:paraId="703B54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2007</w:t>
            </w:r>
          </w:p>
        </w:tc>
        <w:tc>
          <w:tcPr>
            <w:tcW w:w="1305" w:type="dxa"/>
            <w:tcBorders>
              <w:top w:val="nil"/>
              <w:left w:val="nil"/>
              <w:bottom w:val="nil"/>
              <w:right w:val="nil"/>
            </w:tcBorders>
            <w:noWrap/>
            <w:vAlign w:val="bottom"/>
          </w:tcPr>
          <w:p w:rsidRPr="00497212" w:rsidR="00BC3515" w:rsidP="00497212" w:rsidRDefault="00BC3515" w14:paraId="2F223AF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0.42021</w:t>
            </w:r>
          </w:p>
        </w:tc>
        <w:tc>
          <w:tcPr>
            <w:tcW w:w="1279" w:type="dxa"/>
            <w:tcBorders>
              <w:top w:val="nil"/>
              <w:left w:val="nil"/>
              <w:bottom w:val="nil"/>
              <w:right w:val="nil"/>
            </w:tcBorders>
            <w:noWrap/>
            <w:vAlign w:val="bottom"/>
          </w:tcPr>
          <w:p w:rsidRPr="00497212" w:rsidR="00BC3515" w:rsidP="00497212" w:rsidRDefault="00BC3515" w14:paraId="4F3C71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0.406559</w:t>
            </w:r>
          </w:p>
        </w:tc>
        <w:tc>
          <w:tcPr>
            <w:tcW w:w="1306" w:type="dxa"/>
            <w:tcBorders>
              <w:top w:val="nil"/>
              <w:left w:val="nil"/>
              <w:bottom w:val="nil"/>
              <w:right w:val="nil"/>
            </w:tcBorders>
            <w:noWrap/>
            <w:vAlign w:val="bottom"/>
          </w:tcPr>
          <w:p w:rsidRPr="00497212" w:rsidR="00BC3515" w:rsidP="00497212" w:rsidRDefault="00BC3515" w14:paraId="5CD6DF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0.43432</w:t>
            </w:r>
          </w:p>
        </w:tc>
        <w:tc>
          <w:tcPr>
            <w:tcW w:w="1063" w:type="dxa"/>
            <w:tcBorders>
              <w:top w:val="nil"/>
              <w:left w:val="nil"/>
              <w:bottom w:val="nil"/>
              <w:right w:val="nil"/>
            </w:tcBorders>
            <w:noWrap/>
            <w:vAlign w:val="bottom"/>
          </w:tcPr>
          <w:p w:rsidRPr="00497212" w:rsidR="00BC3515" w:rsidP="00497212" w:rsidRDefault="00BC3515" w14:paraId="3A48E0A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0.731323</w:t>
            </w:r>
          </w:p>
        </w:tc>
        <w:tc>
          <w:tcPr>
            <w:tcW w:w="1062" w:type="dxa"/>
            <w:tcBorders>
              <w:top w:val="nil"/>
              <w:left w:val="nil"/>
              <w:bottom w:val="nil"/>
              <w:right w:val="nil"/>
            </w:tcBorders>
            <w:noWrap/>
            <w:vAlign w:val="bottom"/>
          </w:tcPr>
          <w:p w:rsidRPr="00497212" w:rsidR="00BC3515" w:rsidP="00497212" w:rsidRDefault="00BC3515" w14:paraId="18DE63F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0.568742</w:t>
            </w:r>
          </w:p>
        </w:tc>
        <w:tc>
          <w:tcPr>
            <w:tcW w:w="1128" w:type="dxa"/>
            <w:tcBorders>
              <w:top w:val="nil"/>
              <w:left w:val="nil"/>
              <w:bottom w:val="nil"/>
              <w:right w:val="nil"/>
            </w:tcBorders>
            <w:noWrap/>
            <w:vAlign w:val="bottom"/>
          </w:tcPr>
          <w:p w:rsidRPr="00497212" w:rsidR="00BC3515" w:rsidP="00497212" w:rsidRDefault="00BC3515" w14:paraId="26AEE98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0.94038</w:t>
            </w:r>
          </w:p>
        </w:tc>
        <w:tc>
          <w:tcPr>
            <w:tcW w:w="882" w:type="dxa"/>
            <w:gridSpan w:val="2"/>
            <w:tcBorders>
              <w:top w:val="nil"/>
              <w:left w:val="nil"/>
              <w:bottom w:val="nil"/>
              <w:right w:val="nil"/>
            </w:tcBorders>
            <w:noWrap/>
            <w:vAlign w:val="bottom"/>
          </w:tcPr>
          <w:p w:rsidRPr="00497212" w:rsidR="00BC3515" w:rsidP="00497212" w:rsidRDefault="00BC3515" w14:paraId="1F40D8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0.119217</w:t>
            </w:r>
          </w:p>
        </w:tc>
        <w:tc>
          <w:tcPr>
            <w:tcW w:w="985" w:type="dxa"/>
            <w:tcBorders>
              <w:top w:val="nil"/>
              <w:left w:val="nil"/>
              <w:bottom w:val="nil"/>
              <w:right w:val="nil"/>
            </w:tcBorders>
            <w:noWrap/>
            <w:vAlign w:val="bottom"/>
          </w:tcPr>
          <w:p w:rsidRPr="00497212" w:rsidR="00BC3515" w:rsidP="00497212" w:rsidRDefault="00BC3515" w14:paraId="15C7096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75AE131A" w14:textId="77777777">
        <w:trPr>
          <w:trHeight w:val="300"/>
        </w:trPr>
        <w:tc>
          <w:tcPr>
            <w:tcW w:w="622" w:type="dxa"/>
            <w:tcBorders>
              <w:top w:val="nil"/>
              <w:left w:val="nil"/>
              <w:bottom w:val="nil"/>
              <w:right w:val="nil"/>
            </w:tcBorders>
            <w:noWrap/>
            <w:vAlign w:val="bottom"/>
          </w:tcPr>
          <w:p w:rsidRPr="00497212" w:rsidR="00BC3515" w:rsidP="00497212" w:rsidRDefault="00BC3515" w14:paraId="622AFBB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2008</w:t>
            </w:r>
          </w:p>
        </w:tc>
        <w:tc>
          <w:tcPr>
            <w:tcW w:w="1305" w:type="dxa"/>
            <w:tcBorders>
              <w:top w:val="nil"/>
              <w:left w:val="nil"/>
              <w:bottom w:val="nil"/>
              <w:right w:val="nil"/>
            </w:tcBorders>
            <w:noWrap/>
            <w:vAlign w:val="bottom"/>
          </w:tcPr>
          <w:p w:rsidRPr="00497212" w:rsidR="00BC3515" w:rsidP="00497212" w:rsidRDefault="00BC3515" w14:paraId="2606EE6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0.362402</w:t>
            </w:r>
          </w:p>
        </w:tc>
        <w:tc>
          <w:tcPr>
            <w:tcW w:w="1279" w:type="dxa"/>
            <w:tcBorders>
              <w:top w:val="nil"/>
              <w:left w:val="nil"/>
              <w:bottom w:val="nil"/>
              <w:right w:val="nil"/>
            </w:tcBorders>
            <w:noWrap/>
            <w:vAlign w:val="bottom"/>
          </w:tcPr>
          <w:p w:rsidRPr="00497212" w:rsidR="00BC3515" w:rsidP="00497212" w:rsidRDefault="00BC3515" w14:paraId="72F3A56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0.366366</w:t>
            </w:r>
          </w:p>
        </w:tc>
        <w:tc>
          <w:tcPr>
            <w:tcW w:w="1306" w:type="dxa"/>
            <w:tcBorders>
              <w:top w:val="nil"/>
              <w:left w:val="nil"/>
              <w:bottom w:val="nil"/>
              <w:right w:val="nil"/>
            </w:tcBorders>
            <w:noWrap/>
            <w:vAlign w:val="bottom"/>
          </w:tcPr>
          <w:p w:rsidRPr="00497212" w:rsidR="00BC3515" w:rsidP="00497212" w:rsidRDefault="00BC3515" w14:paraId="081C3F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0.358482</w:t>
            </w:r>
          </w:p>
        </w:tc>
        <w:tc>
          <w:tcPr>
            <w:tcW w:w="1063" w:type="dxa"/>
            <w:tcBorders>
              <w:top w:val="nil"/>
              <w:left w:val="nil"/>
              <w:bottom w:val="nil"/>
              <w:right w:val="nil"/>
            </w:tcBorders>
            <w:noWrap/>
            <w:vAlign w:val="bottom"/>
          </w:tcPr>
          <w:p w:rsidRPr="00497212" w:rsidR="00BC3515" w:rsidP="00497212" w:rsidRDefault="00BC3515" w14:paraId="3EB0590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0.857203</w:t>
            </w:r>
          </w:p>
        </w:tc>
        <w:tc>
          <w:tcPr>
            <w:tcW w:w="1062" w:type="dxa"/>
            <w:tcBorders>
              <w:top w:val="nil"/>
              <w:left w:val="nil"/>
              <w:bottom w:val="nil"/>
              <w:right w:val="nil"/>
            </w:tcBorders>
            <w:noWrap/>
            <w:vAlign w:val="bottom"/>
          </w:tcPr>
          <w:p w:rsidRPr="00497212" w:rsidR="00BC3515" w:rsidP="00497212" w:rsidRDefault="00BC3515" w14:paraId="0E53ED1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0.670819</w:t>
            </w:r>
          </w:p>
        </w:tc>
        <w:tc>
          <w:tcPr>
            <w:tcW w:w="1128" w:type="dxa"/>
            <w:tcBorders>
              <w:top w:val="nil"/>
              <w:left w:val="nil"/>
              <w:bottom w:val="nil"/>
              <w:right w:val="nil"/>
            </w:tcBorders>
            <w:noWrap/>
            <w:vAlign w:val="bottom"/>
          </w:tcPr>
          <w:p w:rsidRPr="00497212" w:rsidR="00BC3515" w:rsidP="00497212" w:rsidRDefault="00BC3515" w14:paraId="44BB176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1.095375</w:t>
            </w:r>
          </w:p>
        </w:tc>
        <w:tc>
          <w:tcPr>
            <w:tcW w:w="882" w:type="dxa"/>
            <w:gridSpan w:val="2"/>
            <w:tcBorders>
              <w:top w:val="nil"/>
              <w:left w:val="nil"/>
              <w:bottom w:val="nil"/>
              <w:right w:val="nil"/>
            </w:tcBorders>
            <w:noWrap/>
            <w:vAlign w:val="bottom"/>
          </w:tcPr>
          <w:p w:rsidRPr="00497212" w:rsidR="00BC3515" w:rsidP="00497212" w:rsidRDefault="00BC3515" w14:paraId="587E471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0.124319</w:t>
            </w:r>
          </w:p>
        </w:tc>
        <w:tc>
          <w:tcPr>
            <w:tcW w:w="985" w:type="dxa"/>
            <w:tcBorders>
              <w:top w:val="nil"/>
              <w:left w:val="nil"/>
              <w:bottom w:val="nil"/>
              <w:right w:val="nil"/>
            </w:tcBorders>
            <w:noWrap/>
            <w:vAlign w:val="bottom"/>
          </w:tcPr>
          <w:p w:rsidRPr="00497212" w:rsidR="00BC3515" w:rsidP="00497212" w:rsidRDefault="00BC3515" w14:paraId="7F79909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4CEC483" w14:textId="77777777">
        <w:trPr>
          <w:trHeight w:val="300"/>
        </w:trPr>
        <w:tc>
          <w:tcPr>
            <w:tcW w:w="622" w:type="dxa"/>
            <w:tcBorders>
              <w:top w:val="nil"/>
              <w:left w:val="nil"/>
              <w:bottom w:val="nil"/>
              <w:right w:val="nil"/>
            </w:tcBorders>
            <w:noWrap/>
            <w:vAlign w:val="bottom"/>
          </w:tcPr>
          <w:p w:rsidRPr="00497212" w:rsidR="00BC3515" w:rsidP="00497212" w:rsidRDefault="00BC3515" w14:paraId="321FC9A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2009</w:t>
            </w:r>
          </w:p>
        </w:tc>
        <w:tc>
          <w:tcPr>
            <w:tcW w:w="1305" w:type="dxa"/>
            <w:tcBorders>
              <w:top w:val="nil"/>
              <w:left w:val="nil"/>
              <w:bottom w:val="nil"/>
              <w:right w:val="nil"/>
            </w:tcBorders>
            <w:noWrap/>
            <w:vAlign w:val="bottom"/>
          </w:tcPr>
          <w:p w:rsidRPr="00497212" w:rsidR="00BC3515" w:rsidP="00497212" w:rsidRDefault="00BC3515" w14:paraId="0887D33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0.365679</w:t>
            </w:r>
          </w:p>
        </w:tc>
        <w:tc>
          <w:tcPr>
            <w:tcW w:w="1279" w:type="dxa"/>
            <w:tcBorders>
              <w:top w:val="nil"/>
              <w:left w:val="nil"/>
              <w:bottom w:val="nil"/>
              <w:right w:val="nil"/>
            </w:tcBorders>
            <w:noWrap/>
            <w:vAlign w:val="bottom"/>
          </w:tcPr>
          <w:p w:rsidRPr="00497212" w:rsidR="00BC3515" w:rsidP="00497212" w:rsidRDefault="00BC3515" w14:paraId="5DBF1D7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0.368037</w:t>
            </w:r>
          </w:p>
        </w:tc>
        <w:tc>
          <w:tcPr>
            <w:tcW w:w="1306" w:type="dxa"/>
            <w:tcBorders>
              <w:top w:val="nil"/>
              <w:left w:val="nil"/>
              <w:bottom w:val="nil"/>
              <w:right w:val="nil"/>
            </w:tcBorders>
            <w:noWrap/>
            <w:vAlign w:val="bottom"/>
          </w:tcPr>
          <w:p w:rsidRPr="00497212" w:rsidR="00BC3515" w:rsidP="00497212" w:rsidRDefault="00BC3515" w14:paraId="07D9CCA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0.363335</w:t>
            </w:r>
          </w:p>
        </w:tc>
        <w:tc>
          <w:tcPr>
            <w:tcW w:w="1063" w:type="dxa"/>
            <w:tcBorders>
              <w:top w:val="nil"/>
              <w:left w:val="nil"/>
              <w:bottom w:val="nil"/>
              <w:right w:val="nil"/>
            </w:tcBorders>
            <w:noWrap/>
            <w:vAlign w:val="bottom"/>
          </w:tcPr>
          <w:p w:rsidRPr="00497212" w:rsidR="00BC3515" w:rsidP="00497212" w:rsidRDefault="00BC3515" w14:paraId="498BD5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0.977913</w:t>
            </w:r>
          </w:p>
        </w:tc>
        <w:tc>
          <w:tcPr>
            <w:tcW w:w="1062" w:type="dxa"/>
            <w:tcBorders>
              <w:top w:val="nil"/>
              <w:left w:val="nil"/>
              <w:bottom w:val="nil"/>
              <w:right w:val="nil"/>
            </w:tcBorders>
            <w:noWrap/>
            <w:vAlign w:val="bottom"/>
          </w:tcPr>
          <w:p w:rsidRPr="00497212" w:rsidR="00BC3515" w:rsidP="00497212" w:rsidRDefault="00BC3515" w14:paraId="1490B5C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0.776264</w:t>
            </w:r>
          </w:p>
        </w:tc>
        <w:tc>
          <w:tcPr>
            <w:tcW w:w="1128" w:type="dxa"/>
            <w:tcBorders>
              <w:top w:val="nil"/>
              <w:left w:val="nil"/>
              <w:bottom w:val="nil"/>
              <w:right w:val="nil"/>
            </w:tcBorders>
            <w:noWrap/>
            <w:vAlign w:val="bottom"/>
          </w:tcPr>
          <w:p w:rsidRPr="00497212" w:rsidR="00BC3515" w:rsidP="00497212" w:rsidRDefault="00BC3515" w14:paraId="0E9B213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1.231943</w:t>
            </w:r>
          </w:p>
        </w:tc>
        <w:tc>
          <w:tcPr>
            <w:tcW w:w="882" w:type="dxa"/>
            <w:gridSpan w:val="2"/>
            <w:tcBorders>
              <w:top w:val="nil"/>
              <w:left w:val="nil"/>
              <w:bottom w:val="nil"/>
              <w:right w:val="nil"/>
            </w:tcBorders>
            <w:noWrap/>
            <w:vAlign w:val="bottom"/>
          </w:tcPr>
          <w:p w:rsidRPr="00497212" w:rsidR="00BC3515" w:rsidP="00497212" w:rsidRDefault="00BC3515" w14:paraId="7054EC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0.156036</w:t>
            </w:r>
          </w:p>
        </w:tc>
        <w:tc>
          <w:tcPr>
            <w:tcW w:w="985" w:type="dxa"/>
            <w:tcBorders>
              <w:top w:val="nil"/>
              <w:left w:val="nil"/>
              <w:bottom w:val="nil"/>
              <w:right w:val="nil"/>
            </w:tcBorders>
            <w:noWrap/>
            <w:vAlign w:val="bottom"/>
          </w:tcPr>
          <w:p w:rsidRPr="00497212" w:rsidR="00BC3515" w:rsidP="00497212" w:rsidRDefault="00BC3515" w14:paraId="04F84DD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A17B7D3" w14:textId="77777777">
        <w:trPr>
          <w:trHeight w:val="300"/>
        </w:trPr>
        <w:tc>
          <w:tcPr>
            <w:tcW w:w="622" w:type="dxa"/>
            <w:tcBorders>
              <w:top w:val="nil"/>
              <w:left w:val="nil"/>
              <w:bottom w:val="nil"/>
              <w:right w:val="nil"/>
            </w:tcBorders>
            <w:noWrap/>
            <w:vAlign w:val="bottom"/>
          </w:tcPr>
          <w:p w:rsidRPr="00497212" w:rsidR="00BC3515" w:rsidP="00497212" w:rsidRDefault="00BC3515" w14:paraId="4B55B12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2010</w:t>
            </w:r>
          </w:p>
        </w:tc>
        <w:tc>
          <w:tcPr>
            <w:tcW w:w="1305" w:type="dxa"/>
            <w:tcBorders>
              <w:top w:val="nil"/>
              <w:left w:val="nil"/>
              <w:bottom w:val="nil"/>
              <w:right w:val="nil"/>
            </w:tcBorders>
            <w:noWrap/>
            <w:vAlign w:val="bottom"/>
          </w:tcPr>
          <w:p w:rsidRPr="00497212" w:rsidR="00BC3515" w:rsidP="00497212" w:rsidRDefault="00BC3515" w14:paraId="3179FD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0.426561</w:t>
            </w:r>
          </w:p>
        </w:tc>
        <w:tc>
          <w:tcPr>
            <w:tcW w:w="1279" w:type="dxa"/>
            <w:tcBorders>
              <w:top w:val="nil"/>
              <w:left w:val="nil"/>
              <w:bottom w:val="nil"/>
              <w:right w:val="nil"/>
            </w:tcBorders>
            <w:noWrap/>
            <w:vAlign w:val="bottom"/>
          </w:tcPr>
          <w:p w:rsidRPr="00497212" w:rsidR="00BC3515" w:rsidP="00497212" w:rsidRDefault="00BC3515" w14:paraId="300503B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0.430661</w:t>
            </w:r>
          </w:p>
        </w:tc>
        <w:tc>
          <w:tcPr>
            <w:tcW w:w="1306" w:type="dxa"/>
            <w:tcBorders>
              <w:top w:val="nil"/>
              <w:left w:val="nil"/>
              <w:bottom w:val="nil"/>
              <w:right w:val="nil"/>
            </w:tcBorders>
            <w:noWrap/>
            <w:vAlign w:val="bottom"/>
          </w:tcPr>
          <w:p w:rsidRPr="00497212" w:rsidR="00BC3515" w:rsidP="00497212" w:rsidRDefault="00BC3515" w14:paraId="4B6CCD6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0.4225</w:t>
            </w:r>
          </w:p>
        </w:tc>
        <w:tc>
          <w:tcPr>
            <w:tcW w:w="1063" w:type="dxa"/>
            <w:tcBorders>
              <w:top w:val="nil"/>
              <w:left w:val="nil"/>
              <w:bottom w:val="nil"/>
              <w:right w:val="nil"/>
            </w:tcBorders>
            <w:noWrap/>
            <w:vAlign w:val="bottom"/>
          </w:tcPr>
          <w:p w:rsidRPr="00497212" w:rsidR="00BC3515" w:rsidP="00497212" w:rsidRDefault="00BC3515" w14:paraId="281122F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1.146885</w:t>
            </w:r>
          </w:p>
        </w:tc>
        <w:tc>
          <w:tcPr>
            <w:tcW w:w="1062" w:type="dxa"/>
            <w:tcBorders>
              <w:top w:val="nil"/>
              <w:left w:val="nil"/>
              <w:bottom w:val="nil"/>
              <w:right w:val="nil"/>
            </w:tcBorders>
            <w:noWrap/>
            <w:vAlign w:val="bottom"/>
          </w:tcPr>
          <w:p w:rsidRPr="00497212" w:rsidR="00BC3515" w:rsidP="00497212" w:rsidRDefault="00BC3515" w14:paraId="347828B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0.912181</w:t>
            </w:r>
          </w:p>
        </w:tc>
        <w:tc>
          <w:tcPr>
            <w:tcW w:w="1128" w:type="dxa"/>
            <w:tcBorders>
              <w:top w:val="nil"/>
              <w:left w:val="nil"/>
              <w:bottom w:val="nil"/>
              <w:right w:val="nil"/>
            </w:tcBorders>
            <w:noWrap/>
            <w:vAlign w:val="bottom"/>
          </w:tcPr>
          <w:p w:rsidRPr="00497212" w:rsidR="00BC3515" w:rsidP="00497212" w:rsidRDefault="00BC3515" w14:paraId="00BDCD8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1.44198</w:t>
            </w:r>
          </w:p>
        </w:tc>
        <w:tc>
          <w:tcPr>
            <w:tcW w:w="882" w:type="dxa"/>
            <w:gridSpan w:val="2"/>
            <w:tcBorders>
              <w:top w:val="nil"/>
              <w:left w:val="nil"/>
              <w:bottom w:val="nil"/>
              <w:right w:val="nil"/>
            </w:tcBorders>
            <w:noWrap/>
            <w:vAlign w:val="bottom"/>
          </w:tcPr>
          <w:p w:rsidRPr="00497212" w:rsidR="00BC3515" w:rsidP="00497212" w:rsidRDefault="00BC3515" w14:paraId="0C830CA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0.176401</w:t>
            </w:r>
          </w:p>
        </w:tc>
        <w:tc>
          <w:tcPr>
            <w:tcW w:w="985" w:type="dxa"/>
            <w:tcBorders>
              <w:top w:val="nil"/>
              <w:left w:val="nil"/>
              <w:bottom w:val="nil"/>
              <w:right w:val="nil"/>
            </w:tcBorders>
            <w:noWrap/>
            <w:vAlign w:val="bottom"/>
          </w:tcPr>
          <w:p w:rsidRPr="00497212" w:rsidR="00BC3515" w:rsidP="00497212" w:rsidRDefault="00BC3515" w14:paraId="1A898DF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21D4194" w14:textId="77777777">
        <w:trPr>
          <w:trHeight w:val="300"/>
        </w:trPr>
        <w:tc>
          <w:tcPr>
            <w:tcW w:w="622" w:type="dxa"/>
            <w:tcBorders>
              <w:top w:val="nil"/>
              <w:left w:val="nil"/>
              <w:bottom w:val="nil"/>
              <w:right w:val="nil"/>
            </w:tcBorders>
            <w:noWrap/>
            <w:vAlign w:val="bottom"/>
          </w:tcPr>
          <w:p w:rsidRPr="00497212" w:rsidR="00BC3515" w:rsidP="00497212" w:rsidRDefault="00BC3515" w14:paraId="6AF3E43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2011</w:t>
            </w:r>
          </w:p>
        </w:tc>
        <w:tc>
          <w:tcPr>
            <w:tcW w:w="1305" w:type="dxa"/>
            <w:tcBorders>
              <w:top w:val="nil"/>
              <w:left w:val="nil"/>
              <w:bottom w:val="nil"/>
              <w:right w:val="nil"/>
            </w:tcBorders>
            <w:noWrap/>
            <w:vAlign w:val="bottom"/>
          </w:tcPr>
          <w:p w:rsidRPr="00497212" w:rsidR="00BC3515" w:rsidP="00497212" w:rsidRDefault="00BC3515" w14:paraId="298804C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0.410245</w:t>
            </w:r>
          </w:p>
        </w:tc>
        <w:tc>
          <w:tcPr>
            <w:tcW w:w="1279" w:type="dxa"/>
            <w:tcBorders>
              <w:top w:val="nil"/>
              <w:left w:val="nil"/>
              <w:bottom w:val="nil"/>
              <w:right w:val="nil"/>
            </w:tcBorders>
            <w:noWrap/>
            <w:vAlign w:val="bottom"/>
          </w:tcPr>
          <w:p w:rsidRPr="00497212" w:rsidR="00BC3515" w:rsidP="00497212" w:rsidRDefault="00BC3515" w14:paraId="622B942A"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0.409546</w:t>
            </w:r>
          </w:p>
        </w:tc>
        <w:tc>
          <w:tcPr>
            <w:tcW w:w="1306" w:type="dxa"/>
            <w:tcBorders>
              <w:top w:val="nil"/>
              <w:left w:val="nil"/>
              <w:bottom w:val="nil"/>
              <w:right w:val="nil"/>
            </w:tcBorders>
            <w:noWrap/>
            <w:vAlign w:val="bottom"/>
          </w:tcPr>
          <w:p w:rsidRPr="00497212" w:rsidR="00BC3515" w:rsidP="00497212" w:rsidRDefault="00BC3515" w14:paraId="3CDFFB9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0.410945</w:t>
            </w:r>
          </w:p>
        </w:tc>
        <w:tc>
          <w:tcPr>
            <w:tcW w:w="1063" w:type="dxa"/>
            <w:tcBorders>
              <w:top w:val="nil"/>
              <w:left w:val="nil"/>
              <w:bottom w:val="nil"/>
              <w:right w:val="nil"/>
            </w:tcBorders>
            <w:noWrap/>
            <w:vAlign w:val="bottom"/>
          </w:tcPr>
          <w:p w:rsidRPr="00497212" w:rsidR="00BC3515" w:rsidP="00497212" w:rsidRDefault="00BC3515" w14:paraId="77C435C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1.309545</w:t>
            </w:r>
          </w:p>
        </w:tc>
        <w:tc>
          <w:tcPr>
            <w:tcW w:w="1062" w:type="dxa"/>
            <w:tcBorders>
              <w:top w:val="nil"/>
              <w:left w:val="nil"/>
              <w:bottom w:val="nil"/>
              <w:right w:val="nil"/>
            </w:tcBorders>
            <w:noWrap/>
            <w:vAlign w:val="bottom"/>
          </w:tcPr>
          <w:p w:rsidRPr="00497212" w:rsidR="00BC3515" w:rsidP="00497212" w:rsidRDefault="00BC3515" w14:paraId="3D5131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1.016445</w:t>
            </w:r>
          </w:p>
        </w:tc>
        <w:tc>
          <w:tcPr>
            <w:tcW w:w="1128" w:type="dxa"/>
            <w:tcBorders>
              <w:top w:val="nil"/>
              <w:left w:val="nil"/>
              <w:bottom w:val="nil"/>
              <w:right w:val="nil"/>
            </w:tcBorders>
            <w:noWrap/>
            <w:vAlign w:val="bottom"/>
          </w:tcPr>
          <w:p w:rsidRPr="00497212" w:rsidR="00BC3515" w:rsidP="00497212" w:rsidRDefault="00BC3515" w14:paraId="6EE4B32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1.687164</w:t>
            </w:r>
          </w:p>
        </w:tc>
        <w:tc>
          <w:tcPr>
            <w:tcW w:w="882" w:type="dxa"/>
            <w:gridSpan w:val="2"/>
            <w:tcBorders>
              <w:top w:val="nil"/>
              <w:left w:val="nil"/>
              <w:bottom w:val="nil"/>
              <w:right w:val="nil"/>
            </w:tcBorders>
            <w:noWrap/>
            <w:vAlign w:val="bottom"/>
          </w:tcPr>
          <w:p w:rsidRPr="00497212" w:rsidR="00BC3515" w:rsidP="00497212" w:rsidRDefault="00BC3515" w14:paraId="56BA774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0.183364</w:t>
            </w:r>
          </w:p>
        </w:tc>
        <w:tc>
          <w:tcPr>
            <w:tcW w:w="985" w:type="dxa"/>
            <w:tcBorders>
              <w:top w:val="nil"/>
              <w:left w:val="nil"/>
              <w:bottom w:val="nil"/>
              <w:right w:val="nil"/>
            </w:tcBorders>
            <w:noWrap/>
            <w:vAlign w:val="bottom"/>
          </w:tcPr>
          <w:p w:rsidRPr="00497212" w:rsidR="00BC3515" w:rsidP="00497212" w:rsidRDefault="00BC3515" w14:paraId="4A7DAB3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228A91C3" w14:textId="77777777">
        <w:trPr>
          <w:trHeight w:val="300"/>
        </w:trPr>
        <w:tc>
          <w:tcPr>
            <w:tcW w:w="622" w:type="dxa"/>
            <w:tcBorders>
              <w:top w:val="nil"/>
              <w:left w:val="nil"/>
              <w:bottom w:val="nil"/>
              <w:right w:val="nil"/>
            </w:tcBorders>
            <w:noWrap/>
            <w:vAlign w:val="bottom"/>
          </w:tcPr>
          <w:p w:rsidRPr="00497212" w:rsidR="00BC3515" w:rsidP="00497212" w:rsidRDefault="00BC3515" w14:paraId="4769AF3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2012</w:t>
            </w:r>
          </w:p>
        </w:tc>
        <w:tc>
          <w:tcPr>
            <w:tcW w:w="1305" w:type="dxa"/>
            <w:tcBorders>
              <w:top w:val="nil"/>
              <w:left w:val="nil"/>
              <w:bottom w:val="nil"/>
              <w:right w:val="nil"/>
            </w:tcBorders>
            <w:noWrap/>
            <w:vAlign w:val="bottom"/>
          </w:tcPr>
          <w:p w:rsidRPr="00497212" w:rsidR="00BC3515" w:rsidP="00497212" w:rsidRDefault="00BC3515" w14:paraId="3C74CD9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0.446195</w:t>
            </w:r>
          </w:p>
        </w:tc>
        <w:tc>
          <w:tcPr>
            <w:tcW w:w="1279" w:type="dxa"/>
            <w:tcBorders>
              <w:top w:val="nil"/>
              <w:left w:val="nil"/>
              <w:bottom w:val="nil"/>
              <w:right w:val="nil"/>
            </w:tcBorders>
            <w:noWrap/>
            <w:vAlign w:val="bottom"/>
          </w:tcPr>
          <w:p w:rsidRPr="00497212" w:rsidR="00BC3515" w:rsidP="00497212" w:rsidRDefault="00BC3515" w14:paraId="6800F60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0.442095</w:t>
            </w:r>
          </w:p>
        </w:tc>
        <w:tc>
          <w:tcPr>
            <w:tcW w:w="1306" w:type="dxa"/>
            <w:tcBorders>
              <w:top w:val="nil"/>
              <w:left w:val="nil"/>
              <w:bottom w:val="nil"/>
              <w:right w:val="nil"/>
            </w:tcBorders>
            <w:noWrap/>
            <w:vAlign w:val="bottom"/>
          </w:tcPr>
          <w:p w:rsidRPr="00497212" w:rsidR="00BC3515" w:rsidP="00497212" w:rsidRDefault="00BC3515" w14:paraId="07EC076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0.450333</w:t>
            </w:r>
          </w:p>
        </w:tc>
        <w:tc>
          <w:tcPr>
            <w:tcW w:w="1063" w:type="dxa"/>
            <w:tcBorders>
              <w:top w:val="nil"/>
              <w:left w:val="nil"/>
              <w:bottom w:val="nil"/>
              <w:right w:val="nil"/>
            </w:tcBorders>
            <w:noWrap/>
            <w:vAlign w:val="bottom"/>
          </w:tcPr>
          <w:p w:rsidRPr="00497212" w:rsidR="00BC3515" w:rsidP="00497212" w:rsidRDefault="00BC3515" w14:paraId="04E584A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1.245105</w:t>
            </w:r>
          </w:p>
        </w:tc>
        <w:tc>
          <w:tcPr>
            <w:tcW w:w="1062" w:type="dxa"/>
            <w:tcBorders>
              <w:top w:val="nil"/>
              <w:left w:val="nil"/>
              <w:bottom w:val="nil"/>
              <w:right w:val="nil"/>
            </w:tcBorders>
            <w:noWrap/>
            <w:vAlign w:val="bottom"/>
          </w:tcPr>
          <w:p w:rsidRPr="00497212" w:rsidR="00BC3515" w:rsidP="00497212" w:rsidRDefault="00BC3515" w14:paraId="741E493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0.99657</w:t>
            </w:r>
          </w:p>
        </w:tc>
        <w:tc>
          <w:tcPr>
            <w:tcW w:w="1128" w:type="dxa"/>
            <w:tcBorders>
              <w:top w:val="nil"/>
              <w:left w:val="nil"/>
              <w:bottom w:val="nil"/>
              <w:right w:val="nil"/>
            </w:tcBorders>
            <w:noWrap/>
            <w:vAlign w:val="bottom"/>
          </w:tcPr>
          <w:p w:rsidRPr="00497212" w:rsidR="00BC3515" w:rsidP="00497212" w:rsidRDefault="00BC3515" w14:paraId="48EBA15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1.555623</w:t>
            </w:r>
          </w:p>
        </w:tc>
        <w:tc>
          <w:tcPr>
            <w:tcW w:w="882" w:type="dxa"/>
            <w:gridSpan w:val="2"/>
            <w:tcBorders>
              <w:top w:val="nil"/>
              <w:left w:val="nil"/>
              <w:bottom w:val="nil"/>
              <w:right w:val="nil"/>
            </w:tcBorders>
            <w:noWrap/>
            <w:vAlign w:val="bottom"/>
          </w:tcPr>
          <w:p w:rsidRPr="00497212" w:rsidR="00BC3515" w:rsidP="00497212" w:rsidRDefault="00BC3515" w14:paraId="12986E4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0.180949</w:t>
            </w:r>
          </w:p>
        </w:tc>
        <w:tc>
          <w:tcPr>
            <w:tcW w:w="985" w:type="dxa"/>
            <w:tcBorders>
              <w:top w:val="nil"/>
              <w:left w:val="nil"/>
              <w:bottom w:val="nil"/>
              <w:right w:val="nil"/>
            </w:tcBorders>
            <w:noWrap/>
            <w:vAlign w:val="bottom"/>
          </w:tcPr>
          <w:p w:rsidRPr="00497212" w:rsidR="00BC3515" w:rsidP="00497212" w:rsidRDefault="00BC3515" w14:paraId="7CCB691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5BB9F23F" w14:textId="77777777">
        <w:trPr>
          <w:trHeight w:val="300"/>
        </w:trPr>
        <w:tc>
          <w:tcPr>
            <w:tcW w:w="622" w:type="dxa"/>
            <w:tcBorders>
              <w:top w:val="nil"/>
              <w:left w:val="nil"/>
              <w:bottom w:val="nil"/>
              <w:right w:val="nil"/>
            </w:tcBorders>
            <w:noWrap/>
            <w:vAlign w:val="bottom"/>
          </w:tcPr>
          <w:p w:rsidRPr="00497212" w:rsidR="00BC3515" w:rsidP="00497212" w:rsidRDefault="00BC3515" w14:paraId="39069E9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2013</w:t>
            </w:r>
          </w:p>
        </w:tc>
        <w:tc>
          <w:tcPr>
            <w:tcW w:w="1305" w:type="dxa"/>
            <w:tcBorders>
              <w:top w:val="nil"/>
              <w:left w:val="nil"/>
              <w:bottom w:val="nil"/>
              <w:right w:val="nil"/>
            </w:tcBorders>
            <w:noWrap/>
            <w:vAlign w:val="bottom"/>
          </w:tcPr>
          <w:p w:rsidRPr="00497212" w:rsidR="00BC3515" w:rsidP="00497212" w:rsidRDefault="00BC3515" w14:paraId="4DFDC10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0.410245</w:t>
            </w:r>
          </w:p>
        </w:tc>
        <w:tc>
          <w:tcPr>
            <w:tcW w:w="1279" w:type="dxa"/>
            <w:tcBorders>
              <w:top w:val="nil"/>
              <w:left w:val="nil"/>
              <w:bottom w:val="nil"/>
              <w:right w:val="nil"/>
            </w:tcBorders>
            <w:noWrap/>
            <w:vAlign w:val="bottom"/>
          </w:tcPr>
          <w:p w:rsidRPr="00497212" w:rsidR="00BC3515" w:rsidP="00497212" w:rsidRDefault="00BC3515" w14:paraId="1AE3AE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0.386667</w:t>
            </w:r>
          </w:p>
        </w:tc>
        <w:tc>
          <w:tcPr>
            <w:tcW w:w="1306" w:type="dxa"/>
            <w:tcBorders>
              <w:top w:val="nil"/>
              <w:left w:val="nil"/>
              <w:bottom w:val="nil"/>
              <w:right w:val="nil"/>
            </w:tcBorders>
            <w:noWrap/>
            <w:vAlign w:val="bottom"/>
          </w:tcPr>
          <w:p w:rsidRPr="00497212" w:rsidR="00BC3515" w:rsidP="00497212" w:rsidRDefault="00BC3515" w14:paraId="2BB6706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0.435262</w:t>
            </w:r>
          </w:p>
        </w:tc>
        <w:tc>
          <w:tcPr>
            <w:tcW w:w="1063" w:type="dxa"/>
            <w:tcBorders>
              <w:top w:val="nil"/>
              <w:left w:val="nil"/>
              <w:bottom w:val="nil"/>
              <w:right w:val="nil"/>
            </w:tcBorders>
            <w:noWrap/>
            <w:vAlign w:val="bottom"/>
          </w:tcPr>
          <w:p w:rsidRPr="00497212" w:rsidR="00BC3515" w:rsidP="00497212" w:rsidRDefault="00BC3515" w14:paraId="1101F4A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1.079418</w:t>
            </w:r>
          </w:p>
        </w:tc>
        <w:tc>
          <w:tcPr>
            <w:tcW w:w="1062" w:type="dxa"/>
            <w:tcBorders>
              <w:top w:val="nil"/>
              <w:left w:val="nil"/>
              <w:bottom w:val="nil"/>
              <w:right w:val="nil"/>
            </w:tcBorders>
            <w:noWrap/>
            <w:vAlign w:val="bottom"/>
          </w:tcPr>
          <w:p w:rsidRPr="00497212" w:rsidR="00BC3515" w:rsidP="00497212" w:rsidRDefault="00BC3515" w14:paraId="1313AC7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0.855429</w:t>
            </w:r>
          </w:p>
        </w:tc>
        <w:tc>
          <w:tcPr>
            <w:tcW w:w="1128" w:type="dxa"/>
            <w:tcBorders>
              <w:top w:val="nil"/>
              <w:left w:val="nil"/>
              <w:bottom w:val="nil"/>
              <w:right w:val="nil"/>
            </w:tcBorders>
            <w:noWrap/>
            <w:vAlign w:val="bottom"/>
          </w:tcPr>
          <w:p w:rsidRPr="00497212" w:rsidR="00BC3515" w:rsidP="00497212" w:rsidRDefault="00BC3515" w14:paraId="74CB5BF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1.362056</w:t>
            </w:r>
          </w:p>
        </w:tc>
        <w:tc>
          <w:tcPr>
            <w:tcW w:w="882" w:type="dxa"/>
            <w:gridSpan w:val="2"/>
            <w:tcBorders>
              <w:top w:val="nil"/>
              <w:left w:val="nil"/>
              <w:bottom w:val="nil"/>
              <w:right w:val="nil"/>
            </w:tcBorders>
            <w:noWrap/>
            <w:vAlign w:val="bottom"/>
          </w:tcPr>
          <w:p w:rsidRPr="00497212" w:rsidR="00BC3515" w:rsidP="00497212" w:rsidRDefault="00BC3515" w14:paraId="389408A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0.173128</w:t>
            </w:r>
          </w:p>
        </w:tc>
        <w:tc>
          <w:tcPr>
            <w:tcW w:w="985" w:type="dxa"/>
            <w:tcBorders>
              <w:top w:val="nil"/>
              <w:left w:val="nil"/>
              <w:bottom w:val="nil"/>
              <w:right w:val="nil"/>
            </w:tcBorders>
            <w:noWrap/>
            <w:vAlign w:val="bottom"/>
          </w:tcPr>
          <w:p w:rsidRPr="00497212" w:rsidR="00BC3515" w:rsidP="00497212" w:rsidRDefault="00BC3515" w14:paraId="221D5E5E"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040455FF" w14:textId="77777777">
        <w:trPr>
          <w:trHeight w:val="300"/>
        </w:trPr>
        <w:tc>
          <w:tcPr>
            <w:tcW w:w="622" w:type="dxa"/>
            <w:tcBorders>
              <w:top w:val="nil"/>
              <w:left w:val="nil"/>
              <w:bottom w:val="nil"/>
              <w:right w:val="nil"/>
            </w:tcBorders>
            <w:noWrap/>
            <w:vAlign w:val="bottom"/>
          </w:tcPr>
          <w:p w:rsidRPr="00497212" w:rsidR="00BC3515" w:rsidP="00497212" w:rsidRDefault="00BC3515" w14:paraId="078F3A4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2014</w:t>
            </w:r>
          </w:p>
        </w:tc>
        <w:tc>
          <w:tcPr>
            <w:tcW w:w="1305" w:type="dxa"/>
            <w:tcBorders>
              <w:top w:val="nil"/>
              <w:left w:val="nil"/>
              <w:bottom w:val="nil"/>
              <w:right w:val="nil"/>
            </w:tcBorders>
            <w:noWrap/>
            <w:vAlign w:val="bottom"/>
          </w:tcPr>
          <w:p w:rsidRPr="00497212" w:rsidR="00BC3515" w:rsidP="00497212" w:rsidRDefault="00BC3515" w14:paraId="1CBB4BA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0.323356</w:t>
            </w:r>
          </w:p>
        </w:tc>
        <w:tc>
          <w:tcPr>
            <w:tcW w:w="1279" w:type="dxa"/>
            <w:tcBorders>
              <w:top w:val="nil"/>
              <w:left w:val="nil"/>
              <w:bottom w:val="nil"/>
              <w:right w:val="nil"/>
            </w:tcBorders>
            <w:noWrap/>
            <w:vAlign w:val="bottom"/>
          </w:tcPr>
          <w:p w:rsidRPr="00497212" w:rsidR="00BC3515" w:rsidP="00497212" w:rsidRDefault="00BC3515" w14:paraId="5852E0D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0.32819</w:t>
            </w:r>
          </w:p>
        </w:tc>
        <w:tc>
          <w:tcPr>
            <w:tcW w:w="1306" w:type="dxa"/>
            <w:tcBorders>
              <w:top w:val="nil"/>
              <w:left w:val="nil"/>
              <w:bottom w:val="nil"/>
              <w:right w:val="nil"/>
            </w:tcBorders>
            <w:noWrap/>
            <w:vAlign w:val="bottom"/>
          </w:tcPr>
          <w:p w:rsidRPr="00497212" w:rsidR="00BC3515" w:rsidP="00497212" w:rsidRDefault="00BC3515" w14:paraId="7E87C23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0.318594</w:t>
            </w:r>
          </w:p>
        </w:tc>
        <w:tc>
          <w:tcPr>
            <w:tcW w:w="1063" w:type="dxa"/>
            <w:tcBorders>
              <w:top w:val="nil"/>
              <w:left w:val="nil"/>
              <w:bottom w:val="nil"/>
              <w:right w:val="nil"/>
            </w:tcBorders>
            <w:noWrap/>
            <w:vAlign w:val="bottom"/>
          </w:tcPr>
          <w:p w:rsidRPr="00497212" w:rsidR="00BC3515" w:rsidP="00497212" w:rsidRDefault="00BC3515" w14:paraId="393371D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1.186182</w:t>
            </w:r>
          </w:p>
        </w:tc>
        <w:tc>
          <w:tcPr>
            <w:tcW w:w="1062" w:type="dxa"/>
            <w:tcBorders>
              <w:top w:val="nil"/>
              <w:left w:val="nil"/>
              <w:bottom w:val="nil"/>
              <w:right w:val="nil"/>
            </w:tcBorders>
            <w:noWrap/>
            <w:vAlign w:val="bottom"/>
          </w:tcPr>
          <w:p w:rsidRPr="00497212" w:rsidR="00BC3515" w:rsidP="00497212" w:rsidRDefault="00BC3515" w14:paraId="05A3B45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0.956787</w:t>
            </w:r>
          </w:p>
        </w:tc>
        <w:tc>
          <w:tcPr>
            <w:tcW w:w="1128" w:type="dxa"/>
            <w:tcBorders>
              <w:top w:val="nil"/>
              <w:left w:val="nil"/>
              <w:bottom w:val="nil"/>
              <w:right w:val="nil"/>
            </w:tcBorders>
            <w:noWrap/>
            <w:vAlign w:val="bottom"/>
          </w:tcPr>
          <w:p w:rsidRPr="00497212" w:rsidR="00BC3515" w:rsidP="00497212" w:rsidRDefault="00BC3515" w14:paraId="744AB9B5"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1.470576</w:t>
            </w:r>
          </w:p>
        </w:tc>
        <w:tc>
          <w:tcPr>
            <w:tcW w:w="882" w:type="dxa"/>
            <w:gridSpan w:val="2"/>
            <w:tcBorders>
              <w:top w:val="nil"/>
              <w:left w:val="nil"/>
              <w:bottom w:val="nil"/>
              <w:right w:val="nil"/>
            </w:tcBorders>
            <w:noWrap/>
            <w:vAlign w:val="bottom"/>
          </w:tcPr>
          <w:p w:rsidRPr="00497212" w:rsidR="00BC3515" w:rsidP="00497212" w:rsidRDefault="00BC3515" w14:paraId="71C34CD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0.193545</w:t>
            </w:r>
          </w:p>
        </w:tc>
        <w:tc>
          <w:tcPr>
            <w:tcW w:w="985" w:type="dxa"/>
            <w:tcBorders>
              <w:top w:val="nil"/>
              <w:left w:val="nil"/>
              <w:bottom w:val="nil"/>
              <w:right w:val="nil"/>
            </w:tcBorders>
            <w:noWrap/>
            <w:vAlign w:val="bottom"/>
          </w:tcPr>
          <w:p w:rsidRPr="00497212" w:rsidR="00BC3515" w:rsidP="00497212" w:rsidRDefault="00BC3515" w14:paraId="6C689AB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4CAFFBA8" w14:textId="77777777">
        <w:trPr>
          <w:trHeight w:val="300"/>
        </w:trPr>
        <w:tc>
          <w:tcPr>
            <w:tcW w:w="622" w:type="dxa"/>
            <w:tcBorders>
              <w:top w:val="nil"/>
              <w:left w:val="nil"/>
              <w:bottom w:val="nil"/>
              <w:right w:val="nil"/>
            </w:tcBorders>
            <w:noWrap/>
            <w:vAlign w:val="bottom"/>
          </w:tcPr>
          <w:p w:rsidRPr="00497212" w:rsidR="00BC3515" w:rsidP="00497212" w:rsidRDefault="00BC3515" w14:paraId="3563C053"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2015</w:t>
            </w:r>
          </w:p>
        </w:tc>
        <w:tc>
          <w:tcPr>
            <w:tcW w:w="1305" w:type="dxa"/>
            <w:tcBorders>
              <w:top w:val="nil"/>
              <w:left w:val="nil"/>
              <w:bottom w:val="nil"/>
              <w:right w:val="nil"/>
            </w:tcBorders>
            <w:noWrap/>
            <w:vAlign w:val="bottom"/>
          </w:tcPr>
          <w:p w:rsidRPr="00497212" w:rsidR="00BC3515" w:rsidP="00497212" w:rsidRDefault="00BC3515" w14:paraId="4ED5FBD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0.435178</w:t>
            </w:r>
          </w:p>
        </w:tc>
        <w:tc>
          <w:tcPr>
            <w:tcW w:w="1279" w:type="dxa"/>
            <w:tcBorders>
              <w:top w:val="nil"/>
              <w:left w:val="nil"/>
              <w:bottom w:val="nil"/>
              <w:right w:val="nil"/>
            </w:tcBorders>
            <w:noWrap/>
            <w:vAlign w:val="bottom"/>
          </w:tcPr>
          <w:p w:rsidRPr="00497212" w:rsidR="00BC3515" w:rsidP="00497212" w:rsidRDefault="00BC3515" w14:paraId="022ADF6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0.419311</w:t>
            </w:r>
          </w:p>
        </w:tc>
        <w:tc>
          <w:tcPr>
            <w:tcW w:w="1306" w:type="dxa"/>
            <w:tcBorders>
              <w:top w:val="nil"/>
              <w:left w:val="nil"/>
              <w:bottom w:val="nil"/>
              <w:right w:val="nil"/>
            </w:tcBorders>
            <w:noWrap/>
            <w:vAlign w:val="bottom"/>
          </w:tcPr>
          <w:p w:rsidRPr="00497212" w:rsidR="00BC3515" w:rsidP="00497212" w:rsidRDefault="00BC3515" w14:paraId="41C8BDF8"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0.451645</w:t>
            </w:r>
          </w:p>
        </w:tc>
        <w:tc>
          <w:tcPr>
            <w:tcW w:w="1063" w:type="dxa"/>
            <w:tcBorders>
              <w:top w:val="nil"/>
              <w:left w:val="nil"/>
              <w:bottom w:val="nil"/>
              <w:right w:val="nil"/>
            </w:tcBorders>
            <w:noWrap/>
            <w:vAlign w:val="bottom"/>
          </w:tcPr>
          <w:p w:rsidRPr="00497212" w:rsidR="00BC3515" w:rsidP="00497212" w:rsidRDefault="00BC3515" w14:paraId="4D2CA73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1.419678</w:t>
            </w:r>
          </w:p>
        </w:tc>
        <w:tc>
          <w:tcPr>
            <w:tcW w:w="1062" w:type="dxa"/>
            <w:tcBorders>
              <w:top w:val="nil"/>
              <w:left w:val="nil"/>
              <w:bottom w:val="nil"/>
              <w:right w:val="nil"/>
            </w:tcBorders>
            <w:noWrap/>
            <w:vAlign w:val="bottom"/>
          </w:tcPr>
          <w:p w:rsidRPr="00497212" w:rsidR="00BC3515" w:rsidP="00497212" w:rsidRDefault="00BC3515" w14:paraId="4518BF54"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1.115203</w:t>
            </w:r>
          </w:p>
        </w:tc>
        <w:tc>
          <w:tcPr>
            <w:tcW w:w="1128" w:type="dxa"/>
            <w:tcBorders>
              <w:top w:val="nil"/>
              <w:left w:val="nil"/>
              <w:bottom w:val="nil"/>
              <w:right w:val="nil"/>
            </w:tcBorders>
            <w:noWrap/>
            <w:vAlign w:val="bottom"/>
          </w:tcPr>
          <w:p w:rsidRPr="00497212" w:rsidR="00BC3515" w:rsidP="00497212" w:rsidRDefault="00BC3515" w14:paraId="6170D0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1.807281</w:t>
            </w:r>
          </w:p>
        </w:tc>
        <w:tc>
          <w:tcPr>
            <w:tcW w:w="882" w:type="dxa"/>
            <w:gridSpan w:val="2"/>
            <w:tcBorders>
              <w:top w:val="nil"/>
              <w:left w:val="nil"/>
              <w:bottom w:val="nil"/>
              <w:right w:val="nil"/>
            </w:tcBorders>
            <w:noWrap/>
            <w:vAlign w:val="bottom"/>
          </w:tcPr>
          <w:p w:rsidRPr="00497212" w:rsidR="00BC3515" w:rsidP="00497212" w:rsidRDefault="00BC3515" w14:paraId="3FED814B"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0.218264</w:t>
            </w:r>
          </w:p>
        </w:tc>
        <w:tc>
          <w:tcPr>
            <w:tcW w:w="985" w:type="dxa"/>
            <w:tcBorders>
              <w:top w:val="nil"/>
              <w:left w:val="nil"/>
              <w:bottom w:val="nil"/>
              <w:right w:val="nil"/>
            </w:tcBorders>
            <w:noWrap/>
            <w:vAlign w:val="bottom"/>
          </w:tcPr>
          <w:p w:rsidRPr="00497212" w:rsidR="00BC3515" w:rsidP="00497212" w:rsidRDefault="00BC3515" w14:paraId="1585E50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r w:rsidRPr="00932C28" w:rsidR="00BC3515" w:rsidTr="00497212" w14:paraId="3528FB4B" w14:textId="77777777">
        <w:trPr>
          <w:trHeight w:val="300"/>
        </w:trPr>
        <w:tc>
          <w:tcPr>
            <w:tcW w:w="622" w:type="dxa"/>
            <w:tcBorders>
              <w:top w:val="nil"/>
              <w:left w:val="nil"/>
              <w:bottom w:val="nil"/>
              <w:right w:val="nil"/>
            </w:tcBorders>
            <w:noWrap/>
            <w:vAlign w:val="bottom"/>
          </w:tcPr>
          <w:p w:rsidRPr="00497212" w:rsidR="00BC3515" w:rsidP="00497212" w:rsidRDefault="00BC3515" w14:paraId="16564C20"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2016</w:t>
            </w:r>
          </w:p>
        </w:tc>
        <w:tc>
          <w:tcPr>
            <w:tcW w:w="1305" w:type="dxa"/>
            <w:tcBorders>
              <w:top w:val="nil"/>
              <w:left w:val="nil"/>
              <w:bottom w:val="nil"/>
              <w:right w:val="nil"/>
            </w:tcBorders>
            <w:noWrap/>
            <w:vAlign w:val="bottom"/>
          </w:tcPr>
          <w:p w:rsidRPr="00497212" w:rsidR="00BC3515" w:rsidP="00497212" w:rsidRDefault="00BC3515" w14:paraId="07B33747"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0.498576</w:t>
            </w:r>
          </w:p>
        </w:tc>
        <w:tc>
          <w:tcPr>
            <w:tcW w:w="1279" w:type="dxa"/>
            <w:tcBorders>
              <w:top w:val="nil"/>
              <w:left w:val="nil"/>
              <w:bottom w:val="nil"/>
              <w:right w:val="nil"/>
            </w:tcBorders>
            <w:noWrap/>
            <w:vAlign w:val="bottom"/>
          </w:tcPr>
          <w:p w:rsidRPr="00497212" w:rsidR="00BC3515" w:rsidP="00497212" w:rsidRDefault="00BC3515" w14:paraId="015C557F"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0.532296</w:t>
            </w:r>
          </w:p>
        </w:tc>
        <w:tc>
          <w:tcPr>
            <w:tcW w:w="1306" w:type="dxa"/>
            <w:tcBorders>
              <w:top w:val="nil"/>
              <w:left w:val="nil"/>
              <w:bottom w:val="nil"/>
              <w:right w:val="nil"/>
            </w:tcBorders>
            <w:noWrap/>
            <w:vAlign w:val="bottom"/>
          </w:tcPr>
          <w:p w:rsidRPr="00497212" w:rsidR="00BC3515" w:rsidP="00497212" w:rsidRDefault="00BC3515" w14:paraId="4E488D2D"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0.466991</w:t>
            </w:r>
          </w:p>
        </w:tc>
        <w:tc>
          <w:tcPr>
            <w:tcW w:w="1063" w:type="dxa"/>
            <w:tcBorders>
              <w:top w:val="nil"/>
              <w:left w:val="nil"/>
              <w:bottom w:val="nil"/>
              <w:right w:val="nil"/>
            </w:tcBorders>
            <w:noWrap/>
            <w:vAlign w:val="bottom"/>
          </w:tcPr>
          <w:p w:rsidRPr="00497212" w:rsidR="00BC3515" w:rsidP="00497212" w:rsidRDefault="00BC3515" w14:paraId="505CDF59"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1.42955</w:t>
            </w:r>
          </w:p>
        </w:tc>
        <w:tc>
          <w:tcPr>
            <w:tcW w:w="1062" w:type="dxa"/>
            <w:tcBorders>
              <w:top w:val="nil"/>
              <w:left w:val="nil"/>
              <w:bottom w:val="nil"/>
              <w:right w:val="nil"/>
            </w:tcBorders>
            <w:noWrap/>
            <w:vAlign w:val="bottom"/>
          </w:tcPr>
          <w:p w:rsidRPr="00497212" w:rsidR="00BC3515" w:rsidP="00497212" w:rsidRDefault="00BC3515" w14:paraId="15F14322"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0.994247</w:t>
            </w:r>
          </w:p>
        </w:tc>
        <w:tc>
          <w:tcPr>
            <w:tcW w:w="1128" w:type="dxa"/>
            <w:tcBorders>
              <w:top w:val="nil"/>
              <w:left w:val="nil"/>
              <w:bottom w:val="nil"/>
              <w:right w:val="nil"/>
            </w:tcBorders>
            <w:noWrap/>
            <w:vAlign w:val="bottom"/>
          </w:tcPr>
          <w:p w:rsidRPr="00497212" w:rsidR="00BC3515" w:rsidP="00497212" w:rsidRDefault="00BC3515" w14:paraId="63A9351C"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2.055438</w:t>
            </w:r>
          </w:p>
        </w:tc>
        <w:tc>
          <w:tcPr>
            <w:tcW w:w="882" w:type="dxa"/>
            <w:gridSpan w:val="2"/>
            <w:tcBorders>
              <w:top w:val="nil"/>
              <w:left w:val="nil"/>
              <w:bottom w:val="nil"/>
              <w:right w:val="nil"/>
            </w:tcBorders>
            <w:noWrap/>
            <w:vAlign w:val="bottom"/>
          </w:tcPr>
          <w:p w:rsidRPr="00497212" w:rsidR="00BC3515" w:rsidP="00497212" w:rsidRDefault="00BC3515" w14:paraId="6D675121"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0.24345</w:t>
            </w:r>
          </w:p>
        </w:tc>
        <w:tc>
          <w:tcPr>
            <w:tcW w:w="985" w:type="dxa"/>
            <w:tcBorders>
              <w:top w:val="nil"/>
              <w:left w:val="nil"/>
              <w:bottom w:val="nil"/>
              <w:right w:val="nil"/>
            </w:tcBorders>
            <w:noWrap/>
            <w:vAlign w:val="bottom"/>
          </w:tcPr>
          <w:p w:rsidRPr="00497212" w:rsidR="00BC3515" w:rsidP="00497212" w:rsidRDefault="00BC3515" w14:paraId="2FA056A6" w14:textId="77777777">
            <w:pPr>
              <w:pBdr>
                <w:top w:val="none" w:color="auto" w:sz="0" w:space="0"/>
                <w:left w:val="none" w:color="auto" w:sz="0" w:space="0"/>
                <w:bottom w:val="none" w:color="auto" w:sz="0" w:space="0"/>
                <w:right w:val="none" w:color="auto" w:sz="0" w:space="0"/>
                <w:bar w:val="none" w:color="auto" w:sz="0"/>
              </w:pBdr>
              <w:jc w:val="right"/>
              <w:rPr>
                <w:rFonts w:ascii="Calibri" w:hAnsi="Calibri" w:cs="Times New Roman"/>
                <w:sz w:val="14"/>
                <w:szCs w:val="14"/>
                <w:lang w:val="sr-Latn-CS" w:eastAsia="sr-Latn-CS"/>
              </w:rPr>
            </w:pPr>
            <w:r w:rsidRPr="00497212">
              <w:rPr>
                <w:rFonts w:ascii="Calibri" w:hAnsi="Calibri" w:cs="Times New Roman"/>
                <w:sz w:val="14"/>
                <w:szCs w:val="14"/>
                <w:lang w:val="sr-Latn-CS" w:eastAsia="sr-Latn-CS"/>
              </w:rPr>
              <w:t>1</w:t>
            </w:r>
          </w:p>
        </w:tc>
      </w:tr>
    </w:tbl>
    <w:p w:rsidRPr="00D04B58" w:rsidR="00BC3515" w:rsidP="00D04B58" w:rsidRDefault="00BC3515" w14:paraId="003D2FB0" w14:textId="77777777">
      <w:pPr>
        <w:pStyle w:val="Textbody"/>
        <w:pBdr>
          <w:top w:val="none" w:color="auto" w:sz="0" w:space="0"/>
          <w:left w:val="none" w:color="auto" w:sz="0" w:space="0"/>
          <w:bottom w:val="none" w:color="auto" w:sz="0" w:space="0"/>
          <w:right w:val="none" w:color="auto" w:sz="0" w:space="0"/>
          <w:bar w:val="none" w:color="auto" w:sz="0"/>
        </w:pBdr>
      </w:pPr>
    </w:p>
    <w:p w:rsidR="00BC3515" w:rsidRDefault="00BC3515" w14:paraId="465B1255" w14:textId="77777777">
      <w:pPr>
        <w:pStyle w:val="Corpotesto"/>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RDefault="00BC3515" w14:paraId="2EDB24D8" w14:textId="77777777">
      <w:pPr>
        <w:pStyle w:val="Corpotesto"/>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RDefault="003536F2" w14:paraId="28212BCA" w14:textId="77777777">
      <w:pPr>
        <w:pStyle w:val="Corpotesto"/>
        <w:pBdr>
          <w:top w:val="none" w:color="auto" w:sz="0" w:space="0"/>
          <w:left w:val="none" w:color="auto" w:sz="0" w:space="0"/>
          <w:bottom w:val="none" w:color="auto" w:sz="0" w:space="0"/>
          <w:right w:val="none" w:color="auto" w:sz="0" w:space="0"/>
          <w:bar w:val="none" w:color="auto" w:sz="0"/>
        </w:pBdr>
        <w:jc w:val="both"/>
      </w:pPr>
      <w:r>
        <w:rPr>
          <w:noProof/>
          <w:lang w:val="it-IT"/>
        </w:rPr>
        <w:lastRenderedPageBreak/>
        <w:drawing>
          <wp:inline distT="0" distB="0" distL="0" distR="0" wp14:anchorId="054168CA" wp14:editId="395DC3B5">
            <wp:extent cx="3590925" cy="3609975"/>
            <wp:effectExtent l="0" t="0" r="9525" b="9525"/>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3609975"/>
                    </a:xfrm>
                    <a:prstGeom prst="rect">
                      <a:avLst/>
                    </a:prstGeom>
                    <a:noFill/>
                    <a:ln>
                      <a:noFill/>
                    </a:ln>
                  </pic:spPr>
                </pic:pic>
              </a:graphicData>
            </a:graphic>
          </wp:inline>
        </w:drawing>
      </w:r>
    </w:p>
    <w:p w:rsidR="00BC3515" w:rsidRDefault="00BC3515" w14:paraId="1B99BC80" w14:textId="77777777">
      <w:pPr>
        <w:pStyle w:val="Corpotesto"/>
        <w:pBdr>
          <w:top w:val="none" w:color="auto" w:sz="0" w:space="0"/>
          <w:left w:val="none" w:color="auto" w:sz="0" w:space="0"/>
          <w:bottom w:val="none" w:color="auto" w:sz="0" w:space="0"/>
          <w:right w:val="none" w:color="auto" w:sz="0" w:space="0"/>
          <w:bar w:val="none" w:color="auto" w:sz="0"/>
        </w:pBdr>
        <w:jc w:val="both"/>
        <w:rPr>
          <w:rStyle w:val="None"/>
        </w:rPr>
      </w:pPr>
      <w:r>
        <w:rPr>
          <w:rStyle w:val="None"/>
          <w:rFonts w:ascii="Calibri" w:hAnsi="Calibri"/>
          <w:i/>
          <w:iCs/>
          <w:kern w:val="3"/>
        </w:rPr>
        <w:t xml:space="preserve">Figure 6.1.4.1. Anchovy results from SAM model: SSB, F and recruitment estimates. </w:t>
      </w:r>
    </w:p>
    <w:p w:rsidR="00BC3515" w:rsidRDefault="00BC3515" w14:paraId="73E1455A" w14:textId="77777777">
      <w:pPr>
        <w:pStyle w:val="Corpotesto"/>
        <w:pBdr>
          <w:top w:val="none" w:color="auto" w:sz="0" w:space="0"/>
          <w:left w:val="none" w:color="auto" w:sz="0" w:space="0"/>
          <w:bottom w:val="none" w:color="auto" w:sz="0" w:space="0"/>
          <w:right w:val="none" w:color="auto" w:sz="0" w:space="0"/>
          <w:bar w:val="none" w:color="auto" w:sz="0"/>
        </w:pBdr>
        <w:jc w:val="both"/>
        <w:rPr>
          <w:rStyle w:val="None"/>
        </w:rPr>
      </w:pPr>
    </w:p>
    <w:p w:rsidR="00BC3515" w:rsidRDefault="00BC3515" w14:paraId="242E7925" w14:textId="77777777">
      <w:pPr>
        <w:pStyle w:val="Corpotesto"/>
        <w:pBdr>
          <w:top w:val="none" w:color="auto" w:sz="0" w:space="0"/>
          <w:left w:val="none" w:color="auto" w:sz="0" w:space="0"/>
          <w:bottom w:val="none" w:color="auto" w:sz="0" w:space="0"/>
          <w:right w:val="none" w:color="auto" w:sz="0" w:space="0"/>
          <w:bar w:val="none" w:color="auto" w:sz="0"/>
        </w:pBdr>
        <w:jc w:val="both"/>
        <w:rPr>
          <w:rStyle w:val="None"/>
        </w:rPr>
      </w:pPr>
    </w:p>
    <w:p w:rsidR="00BC3515" w:rsidRDefault="00BC3515" w14:paraId="25EA4634" w14:textId="77777777">
      <w:pPr>
        <w:pStyle w:val="Corpotesto"/>
        <w:pBdr>
          <w:top w:val="none" w:color="auto" w:sz="0" w:space="0"/>
          <w:left w:val="none" w:color="auto" w:sz="0" w:space="0"/>
          <w:bottom w:val="none" w:color="auto" w:sz="0" w:space="0"/>
          <w:right w:val="none" w:color="auto" w:sz="0" w:space="0"/>
          <w:bar w:val="none" w:color="auto" w:sz="0"/>
        </w:pBdr>
        <w:jc w:val="both"/>
        <w:rPr>
          <w:rStyle w:val="None"/>
        </w:rPr>
      </w:pPr>
    </w:p>
    <w:p w:rsidR="00BC3515" w:rsidP="00A21370" w:rsidRDefault="00BC3515" w14:paraId="2793F07D" w14:textId="77777777">
      <w:pPr>
        <w:pStyle w:val="Titolo3"/>
        <w:numPr>
          <w:ilvl w:val="2"/>
          <w:numId w:val="25"/>
        </w:numPr>
        <w:pBdr>
          <w:top w:val="none" w:color="auto" w:sz="0" w:space="0"/>
          <w:left w:val="none" w:color="auto" w:sz="0" w:space="0"/>
          <w:bottom w:val="none" w:color="auto" w:sz="0" w:space="0"/>
          <w:right w:val="none" w:color="auto" w:sz="0" w:space="0"/>
          <w:bar w:val="none" w:color="auto" w:sz="0"/>
        </w:pBdr>
        <w:rPr>
          <w:rStyle w:val="None"/>
          <w:rFonts w:ascii="Times New Roman" w:hAnsi="Times New Roman" w:cs="Times New Roman"/>
          <w:b w:val="0"/>
          <w:bCs w:val="0"/>
          <w:kern w:val="1"/>
          <w:sz w:val="24"/>
          <w:szCs w:val="24"/>
        </w:rPr>
      </w:pPr>
      <w:bookmarkStart w:name="_Toc28" w:id="32"/>
      <w:r>
        <w:rPr>
          <w:rStyle w:val="None"/>
          <w:rFonts w:ascii="Calibri" w:hAnsi="Calibri"/>
          <w:i/>
          <w:iCs/>
        </w:rPr>
        <w:t>Robustness analysis</w:t>
      </w:r>
      <w:bookmarkEnd w:id="32"/>
    </w:p>
    <w:p w:rsidR="00BC3515" w:rsidP="00A21370" w:rsidRDefault="00BC3515" w14:paraId="717DBCB4" w14:textId="77777777">
      <w:pPr>
        <w:pStyle w:val="Titolo3"/>
        <w:numPr>
          <w:ilvl w:val="2"/>
          <w:numId w:val="25"/>
        </w:numPr>
        <w:pBdr>
          <w:top w:val="none" w:color="auto" w:sz="0" w:space="0"/>
          <w:left w:val="none" w:color="auto" w:sz="0" w:space="0"/>
          <w:bottom w:val="none" w:color="auto" w:sz="0" w:space="0"/>
          <w:right w:val="none" w:color="auto" w:sz="0" w:space="0"/>
          <w:bar w:val="none" w:color="auto" w:sz="0"/>
        </w:pBdr>
        <w:rPr>
          <w:rStyle w:val="None"/>
        </w:rPr>
      </w:pPr>
      <w:bookmarkStart w:name="_Toc29" w:id="33"/>
      <w:r>
        <w:rPr>
          <w:rStyle w:val="None"/>
          <w:rFonts w:ascii="Calibri" w:hAnsi="Calibri"/>
        </w:rPr>
        <w:t>Retrospective analysis, comparison between model runs, sensitivity analysis, etc.</w:t>
      </w:r>
      <w:bookmarkEnd w:id="33"/>
    </w:p>
    <w:p w:rsidR="00BC3515" w:rsidP="001E72D2" w:rsidRDefault="00BC3515" w14:paraId="7FBD48A9"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ascii="Calibri" w:hAnsi="Calibri"/>
        </w:rPr>
      </w:pPr>
      <w:r w:rsidRPr="00A21370">
        <w:rPr>
          <w:rStyle w:val="None"/>
          <w:rFonts w:ascii="Calibri" w:hAnsi="Calibri"/>
        </w:rPr>
        <w:t xml:space="preserve">Due to the very short time series of the tuning indexes (2013-2016 for the </w:t>
      </w:r>
      <w:proofErr w:type="spellStart"/>
      <w:r w:rsidRPr="00A21370">
        <w:rPr>
          <w:rStyle w:val="None"/>
          <w:rFonts w:ascii="Calibri" w:hAnsi="Calibri"/>
        </w:rPr>
        <w:t>Echosurvey</w:t>
      </w:r>
      <w:proofErr w:type="spellEnd"/>
      <w:r w:rsidRPr="00A21370">
        <w:rPr>
          <w:rStyle w:val="None"/>
          <w:rFonts w:ascii="Calibri" w:hAnsi="Calibri"/>
        </w:rPr>
        <w:t xml:space="preserve"> East), the retrospective analysis was run on 1 year only. The outputs are shown in Figure </w:t>
      </w:r>
      <w:r>
        <w:rPr>
          <w:rStyle w:val="None"/>
          <w:rFonts w:ascii="Calibri" w:hAnsi="Calibri"/>
        </w:rPr>
        <w:t>8.1</w:t>
      </w:r>
      <w:r w:rsidRPr="00A21370">
        <w:rPr>
          <w:rStyle w:val="None"/>
          <w:rFonts w:ascii="Calibri" w:hAnsi="Calibri"/>
        </w:rPr>
        <w:t>. and describe a rather consistent behavior of the assessment model, with the only exception of the slight variability and uncertainty in F estimate in the last year.</w:t>
      </w:r>
    </w:p>
    <w:p w:rsidR="00BC3515" w:rsidP="001E72D2" w:rsidRDefault="00BC3515" w14:paraId="1B998497" w14:textId="77777777">
      <w:pPr>
        <w:pStyle w:val="Textbody"/>
        <w:pBdr>
          <w:top w:val="none" w:color="auto" w:sz="0" w:space="0"/>
          <w:left w:val="none" w:color="auto" w:sz="0" w:space="0"/>
          <w:bottom w:val="none" w:color="auto" w:sz="0" w:space="0"/>
          <w:right w:val="none" w:color="auto" w:sz="0" w:space="0"/>
          <w:bar w:val="none" w:color="auto" w:sz="0"/>
        </w:pBdr>
        <w:jc w:val="both"/>
        <w:rPr>
          <w:rStyle w:val="None"/>
          <w:rFonts w:eastAsia="Times New Roman" w:cs="Arial"/>
          <w:b/>
          <w:bCs/>
          <w:sz w:val="28"/>
          <w:szCs w:val="28"/>
        </w:rPr>
      </w:pPr>
    </w:p>
    <w:p w:rsidR="00BC3515" w:rsidRDefault="003536F2" w14:paraId="6B805ECF" w14:textId="77777777">
      <w:pPr>
        <w:pStyle w:val="Textbody"/>
        <w:pBdr>
          <w:top w:val="none" w:color="auto" w:sz="0" w:space="0"/>
          <w:left w:val="none" w:color="auto" w:sz="0" w:space="0"/>
          <w:bottom w:val="none" w:color="auto" w:sz="0" w:space="0"/>
          <w:right w:val="none" w:color="auto" w:sz="0" w:space="0"/>
          <w:bar w:val="none" w:color="auto" w:sz="0"/>
        </w:pBdr>
        <w:rPr>
          <w:rStyle w:val="None"/>
        </w:rPr>
      </w:pPr>
      <w:r>
        <w:rPr>
          <w:noProof/>
          <w:lang w:val="it-IT"/>
        </w:rPr>
        <w:lastRenderedPageBreak/>
        <w:drawing>
          <wp:inline distT="0" distB="0" distL="0" distR="0" wp14:anchorId="5D29C4AE" wp14:editId="266B1D75">
            <wp:extent cx="4295775" cy="4267200"/>
            <wp:effectExtent l="0" t="0" r="9525" b="0"/>
            <wp:docPr id="1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5775" cy="4267200"/>
                    </a:xfrm>
                    <a:prstGeom prst="rect">
                      <a:avLst/>
                    </a:prstGeom>
                    <a:noFill/>
                    <a:ln>
                      <a:noFill/>
                    </a:ln>
                  </pic:spPr>
                </pic:pic>
              </a:graphicData>
            </a:graphic>
          </wp:inline>
        </w:drawing>
      </w:r>
    </w:p>
    <w:p w:rsidRPr="00D811A9" w:rsidR="00BC3515" w:rsidRDefault="00BC3515" w14:paraId="36C20FC1"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sidRPr="00D811A9">
        <w:rPr>
          <w:rStyle w:val="None"/>
          <w:rFonts w:ascii="Calibri" w:hAnsi="Calibri"/>
          <w:i/>
          <w:iCs/>
        </w:rPr>
        <w:t>Figure 8.1. FLSAM retrospective patterns for currently accepted assessment.</w:t>
      </w:r>
    </w:p>
    <w:p w:rsidR="00BC3515" w:rsidRDefault="00BC3515" w14:paraId="4DE32FF6"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BC3515" w14:paraId="1FB3C9D5" w14:textId="73AE725F">
      <w:pPr>
        <w:pStyle w:val="Textbody"/>
        <w:pBdr>
          <w:top w:val="none" w:color="auto" w:sz="0" w:space="0"/>
          <w:left w:val="none" w:color="auto" w:sz="0" w:space="0"/>
          <w:bottom w:val="none" w:color="auto" w:sz="0" w:space="0"/>
          <w:right w:val="none" w:color="auto" w:sz="0" w:space="0"/>
          <w:bar w:val="none" w:color="auto" w:sz="0"/>
        </w:pBdr>
        <w:rPr>
          <w:rStyle w:val="None"/>
        </w:rPr>
      </w:pPr>
      <w:r w:rsidRPr="001E72D2">
        <w:rPr>
          <w:rStyle w:val="None"/>
          <w:rFonts w:ascii="Calibri" w:hAnsi="Calibri"/>
        </w:rPr>
        <w:t xml:space="preserve">The weight given to the input data is shown in the plot below: a higher weight is given to the </w:t>
      </w:r>
      <w:r>
        <w:rPr>
          <w:rStyle w:val="None"/>
          <w:rFonts w:ascii="Calibri" w:hAnsi="Calibri"/>
        </w:rPr>
        <w:t>Echo East age 1, followed by the catch at age data</w:t>
      </w:r>
      <w:r w:rsidRPr="001E72D2">
        <w:rPr>
          <w:rStyle w:val="None"/>
          <w:rFonts w:ascii="Calibri" w:hAnsi="Calibri"/>
        </w:rPr>
        <w:t xml:space="preserve">, similar weight is given to the western acoustic survey at age </w:t>
      </w:r>
      <w:r>
        <w:rPr>
          <w:rStyle w:val="None"/>
          <w:rFonts w:ascii="Calibri" w:hAnsi="Calibri"/>
        </w:rPr>
        <w:t xml:space="preserve">0 and the eastern </w:t>
      </w:r>
      <w:proofErr w:type="spellStart"/>
      <w:r>
        <w:rPr>
          <w:rStyle w:val="None"/>
          <w:rFonts w:ascii="Calibri" w:hAnsi="Calibri"/>
        </w:rPr>
        <w:t>echosurvey</w:t>
      </w:r>
      <w:proofErr w:type="spellEnd"/>
      <w:r>
        <w:rPr>
          <w:rStyle w:val="None"/>
          <w:rFonts w:ascii="Calibri" w:hAnsi="Calibri"/>
        </w:rPr>
        <w:t xml:space="preserve"> age 1. The highest observation variance is accounted for the age data 2, 3 and 4 from the </w:t>
      </w:r>
      <w:r w:rsidR="00F72176">
        <w:rPr>
          <w:rStyle w:val="None"/>
          <w:rFonts w:ascii="Calibri" w:hAnsi="Calibri"/>
        </w:rPr>
        <w:t>acoustic survey East</w:t>
      </w:r>
      <w:r>
        <w:rPr>
          <w:rStyle w:val="None"/>
          <w:rFonts w:ascii="Calibri" w:hAnsi="Calibri"/>
        </w:rPr>
        <w:t xml:space="preserve"> and West.</w:t>
      </w:r>
    </w:p>
    <w:p w:rsidR="00BC3515" w:rsidRDefault="00BC3515" w14:paraId="4F52C592"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00BC3515" w:rsidRDefault="003536F2" w14:paraId="35726009"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i/>
          <w:iCs/>
        </w:rPr>
      </w:pPr>
      <w:r>
        <w:rPr>
          <w:noProof/>
          <w:lang w:val="it-IT"/>
        </w:rPr>
        <w:lastRenderedPageBreak/>
        <w:drawing>
          <wp:inline distT="0" distB="0" distL="0" distR="0" wp14:anchorId="7655C799" wp14:editId="53D73E54">
            <wp:extent cx="3562350" cy="3343275"/>
            <wp:effectExtent l="0" t="0" r="0" b="9525"/>
            <wp:docPr id="1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3343275"/>
                    </a:xfrm>
                    <a:prstGeom prst="rect">
                      <a:avLst/>
                    </a:prstGeom>
                    <a:noFill/>
                    <a:ln>
                      <a:noFill/>
                    </a:ln>
                  </pic:spPr>
                </pic:pic>
              </a:graphicData>
            </a:graphic>
          </wp:inline>
        </w:drawing>
      </w:r>
    </w:p>
    <w:p w:rsidRPr="00D811A9" w:rsidR="00BC3515" w:rsidRDefault="00BC3515" w14:paraId="7FDB059E" w14:textId="77777777">
      <w:pPr>
        <w:pStyle w:val="Textbody"/>
        <w:pBdr>
          <w:top w:val="none" w:color="auto" w:sz="0" w:space="0"/>
          <w:left w:val="none" w:color="auto" w:sz="0" w:space="0"/>
          <w:bottom w:val="none" w:color="auto" w:sz="0" w:space="0"/>
          <w:right w:val="none" w:color="auto" w:sz="0" w:space="0"/>
          <w:bar w:val="none" w:color="auto" w:sz="0"/>
        </w:pBdr>
        <w:rPr>
          <w:rStyle w:val="None"/>
          <w:rFonts w:ascii="Calibri" w:hAnsi="Calibri"/>
        </w:rPr>
      </w:pPr>
      <w:r>
        <w:rPr>
          <w:rStyle w:val="None"/>
          <w:rFonts w:ascii="Calibri" w:hAnsi="Calibri"/>
          <w:i/>
          <w:iCs/>
        </w:rPr>
        <w:t xml:space="preserve">Figure 8.2 </w:t>
      </w:r>
      <w:r w:rsidRPr="00D811A9">
        <w:rPr>
          <w:rStyle w:val="None"/>
          <w:rFonts w:ascii="Calibri" w:hAnsi="Calibri"/>
          <w:i/>
          <w:iCs/>
        </w:rPr>
        <w:t>Observation variances by data source of anchovy in GSA17-18.</w:t>
      </w:r>
    </w:p>
    <w:p w:rsidR="00BC3515" w:rsidRDefault="00BC3515" w14:paraId="10738220" w14:textId="77777777">
      <w:pPr>
        <w:pStyle w:val="Textbody"/>
        <w:pBdr>
          <w:top w:val="none" w:color="auto" w:sz="0" w:space="0"/>
          <w:left w:val="none" w:color="auto" w:sz="0" w:space="0"/>
          <w:bottom w:val="none" w:color="auto" w:sz="0" w:space="0"/>
          <w:right w:val="none" w:color="auto" w:sz="0" w:space="0"/>
          <w:bar w:val="none" w:color="auto" w:sz="0"/>
        </w:pBdr>
        <w:rPr>
          <w:rFonts w:ascii="Calibri" w:hAnsi="Calibri" w:cs="Calibri"/>
        </w:rPr>
      </w:pPr>
    </w:p>
    <w:p w:rsidRPr="00E4658F" w:rsidR="00BC3515" w:rsidP="00DF3EF2" w:rsidRDefault="00BC3515" w14:paraId="3A53C5B0" w14:textId="77777777">
      <w:pPr>
        <w:pStyle w:val="Titolo3"/>
        <w:numPr>
          <w:ilvl w:val="2"/>
          <w:numId w:val="25"/>
        </w:numPr>
        <w:pBdr>
          <w:top w:val="none" w:color="auto" w:sz="0" w:space="0"/>
          <w:left w:val="none" w:color="auto" w:sz="0" w:space="0"/>
          <w:bottom w:val="none" w:color="auto" w:sz="0" w:space="0"/>
          <w:right w:val="none" w:color="auto" w:sz="0" w:space="0"/>
          <w:bar w:val="none" w:color="auto" w:sz="0"/>
        </w:pBdr>
        <w:rPr>
          <w:rStyle w:val="None"/>
          <w:rFonts w:ascii="Calibri" w:hAnsi="Calibri" w:cs="Arial Unicode MS"/>
          <w:b w:val="0"/>
          <w:bCs w:val="0"/>
          <w:i/>
          <w:iCs/>
          <w:sz w:val="24"/>
          <w:szCs w:val="24"/>
          <w:lang w:val="en-GB"/>
        </w:rPr>
      </w:pPr>
      <w:bookmarkStart w:name="_Toc30" w:id="34"/>
      <w:r w:rsidRPr="00E4658F">
        <w:rPr>
          <w:rStyle w:val="None"/>
          <w:rFonts w:ascii="Calibri" w:hAnsi="Calibri"/>
          <w:i/>
          <w:iCs/>
          <w:lang w:val="en-GB"/>
        </w:rPr>
        <w:t>Assessment quality</w:t>
      </w:r>
      <w:bookmarkEnd w:id="34"/>
    </w:p>
    <w:p w:rsidRPr="006B3DF6" w:rsidR="00BC3515" w:rsidP="00FC61FB" w:rsidRDefault="00BC3515" w14:paraId="3AD3D664" w14:textId="47AB736F">
      <w:pPr>
        <w:pStyle w:val="Text1"/>
        <w:ind w:left="0"/>
        <w:rPr>
          <w:rFonts w:ascii="Calibri" w:hAnsi="Calibri"/>
          <w:color w:val="FF0000"/>
        </w:rPr>
      </w:pPr>
      <w:r w:rsidRPr="006B3DF6">
        <w:rPr>
          <w:rFonts w:ascii="Calibri" w:hAnsi="Calibri"/>
          <w:color w:val="000000"/>
        </w:rPr>
        <w:t>This assessment was performed using the updated data set from the last GFCM stock assessment (GFCM, 2017). However, some modifications were carried out:</w:t>
      </w:r>
    </w:p>
    <w:p w:rsidR="00BC3515" w:rsidP="006B3DF6" w:rsidRDefault="00BC3515" w14:paraId="6BD491EB" w14:textId="77777777">
      <w:pPr>
        <w:pStyle w:val="Text1"/>
        <w:numPr>
          <w:ilvl w:val="0"/>
          <w:numId w:val="41"/>
        </w:numPr>
        <w:spacing w:before="0" w:after="0"/>
        <w:rPr>
          <w:rFonts w:ascii="Calibri" w:hAnsi="Calibri"/>
          <w:color w:val="000000"/>
        </w:rPr>
      </w:pPr>
      <w:r w:rsidRPr="006B3DF6">
        <w:rPr>
          <w:rFonts w:ascii="Calibri" w:hAnsi="Calibri"/>
          <w:color w:val="000000"/>
        </w:rPr>
        <w:t>Albania sent new catch for years from 2008 to 2016, thus landings and catch at age data for these years were updated with the new estimates;</w:t>
      </w:r>
    </w:p>
    <w:p w:rsidRPr="006B3DF6" w:rsidR="00BC3515" w:rsidP="00C3299B" w:rsidRDefault="00BC3515" w14:paraId="54EECB2C" w14:textId="77777777">
      <w:pPr>
        <w:pStyle w:val="Text1"/>
        <w:spacing w:before="0" w:after="0"/>
        <w:ind w:left="720"/>
        <w:rPr>
          <w:rFonts w:ascii="Calibri" w:hAnsi="Calibri"/>
          <w:color w:val="000000"/>
        </w:rPr>
      </w:pPr>
    </w:p>
    <w:p w:rsidRPr="0086043F" w:rsidR="00BC3515" w:rsidP="001157EB" w:rsidRDefault="00BC3515" w14:paraId="67F538EA" w14:textId="116C3849">
      <w:pPr>
        <w:pStyle w:val="Text1"/>
        <w:numPr>
          <w:ilvl w:val="0"/>
          <w:numId w:val="41"/>
        </w:numPr>
        <w:rPr>
          <w:rFonts w:ascii="Calibri" w:hAnsi="Calibri"/>
          <w:color w:val="000000"/>
        </w:rPr>
      </w:pPr>
      <w:r w:rsidRPr="006B3DF6">
        <w:rPr>
          <w:rFonts w:ascii="Calibri" w:hAnsi="Calibri"/>
          <w:color w:val="000000"/>
        </w:rPr>
        <w:t>Abundance indexes at age for acoustic survey West</w:t>
      </w:r>
      <w:r>
        <w:rPr>
          <w:rFonts w:ascii="Calibri" w:hAnsi="Calibri"/>
          <w:color w:val="000000"/>
        </w:rPr>
        <w:t xml:space="preserve"> (since 2004)</w:t>
      </w:r>
      <w:r w:rsidRPr="006B3DF6">
        <w:rPr>
          <w:rFonts w:ascii="Calibri" w:hAnsi="Calibri"/>
          <w:color w:val="000000"/>
        </w:rPr>
        <w:t xml:space="preserve"> and East </w:t>
      </w:r>
      <w:r>
        <w:rPr>
          <w:rFonts w:ascii="Calibri" w:hAnsi="Calibri"/>
          <w:color w:val="000000"/>
        </w:rPr>
        <w:t xml:space="preserve">(since 2013) </w:t>
      </w:r>
      <w:r w:rsidRPr="006B3DF6">
        <w:rPr>
          <w:rFonts w:ascii="Calibri" w:hAnsi="Calibri"/>
          <w:color w:val="000000"/>
        </w:rPr>
        <w:t>were updated applying new age length keys, that are different from ALKs used for ageing recent commercial catches and age slicing of historical length data. These discrepancies can result in uncertainties and affect accuracy of catch-at-age matrix</w:t>
      </w:r>
      <w:r>
        <w:rPr>
          <w:rFonts w:ascii="Calibri" w:hAnsi="Calibri"/>
          <w:color w:val="000000"/>
        </w:rPr>
        <w:t>.</w:t>
      </w:r>
    </w:p>
    <w:p w:rsidR="00BC3515" w:rsidP="00C3299B" w:rsidRDefault="00BC3515" w14:paraId="4595525B" w14:textId="0E6B9FA9">
      <w:pPr>
        <w:pStyle w:val="Text1"/>
        <w:ind w:left="720"/>
        <w:rPr>
          <w:rFonts w:ascii="Calibri" w:hAnsi="Calibri"/>
          <w:color w:val="000000"/>
        </w:rPr>
      </w:pPr>
      <w:r>
        <w:rPr>
          <w:rFonts w:ascii="Calibri" w:hAnsi="Calibri"/>
          <w:color w:val="000000"/>
        </w:rPr>
        <w:t xml:space="preserve">Figures 9.1, 9.2 and 9.3 show the different ALKs used in this year assessment. The most important differences are between the transition from age 0 to age 1. </w:t>
      </w:r>
    </w:p>
    <w:p w:rsidRPr="00C3299B" w:rsidR="00BC3515" w:rsidP="00C3299B" w:rsidRDefault="00BC3515" w14:paraId="0C8555BD" w14:textId="77777777">
      <w:pPr>
        <w:pStyle w:val="Text1"/>
        <w:ind w:left="720"/>
        <w:rPr>
          <w:rFonts w:ascii="Calibri" w:hAnsi="Calibri"/>
          <w:color w:val="000000"/>
        </w:rPr>
      </w:pPr>
    </w:p>
    <w:p w:rsidR="00BC3515" w:rsidP="00C3299B" w:rsidRDefault="003536F2" w14:paraId="7236DD9E" w14:textId="77777777">
      <w:pPr>
        <w:pStyle w:val="Text1"/>
        <w:ind w:left="720"/>
        <w:jc w:val="left"/>
        <w:rPr>
          <w:rFonts w:ascii="Calibri" w:hAnsi="Calibri"/>
          <w:color w:val="FF0000"/>
        </w:rPr>
      </w:pPr>
      <w:r>
        <w:rPr>
          <w:rFonts w:ascii="Calibri" w:hAnsi="Calibri"/>
          <w:noProof/>
          <w:color w:val="000000"/>
          <w:lang w:val="it-IT" w:eastAsia="it-IT"/>
        </w:rPr>
        <w:lastRenderedPageBreak/>
        <w:drawing>
          <wp:inline distT="0" distB="0" distL="0" distR="0" wp14:anchorId="037EFF33" wp14:editId="3A110378">
            <wp:extent cx="2781300" cy="2085975"/>
            <wp:effectExtent l="0" t="0" r="0" b="9525"/>
            <wp:docPr id="1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rPr>
          <w:rFonts w:ascii="Calibri" w:hAnsi="Calibri"/>
          <w:noProof/>
          <w:color w:val="FF0000"/>
          <w:lang w:val="it-IT" w:eastAsia="it-IT"/>
        </w:rPr>
        <w:drawing>
          <wp:inline distT="0" distB="0" distL="0" distR="0" wp14:anchorId="39BEF86C" wp14:editId="6E4D1B4D">
            <wp:extent cx="2781300" cy="2209800"/>
            <wp:effectExtent l="0" t="0" r="0" b="0"/>
            <wp:docPr id="1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209800"/>
                    </a:xfrm>
                    <a:prstGeom prst="rect">
                      <a:avLst/>
                    </a:prstGeom>
                    <a:noFill/>
                    <a:ln>
                      <a:noFill/>
                    </a:ln>
                  </pic:spPr>
                </pic:pic>
              </a:graphicData>
            </a:graphic>
          </wp:inline>
        </w:drawing>
      </w:r>
    </w:p>
    <w:p w:rsidR="00BC3515" w:rsidP="00C3299B" w:rsidRDefault="00BC3515" w14:paraId="3DE0EBD0" w14:textId="71C21AD6">
      <w:pPr>
        <w:pStyle w:val="Text1"/>
        <w:ind w:left="720"/>
        <w:rPr>
          <w:rFonts w:ascii="Calibri" w:hAnsi="Calibri"/>
          <w:i/>
          <w:color w:val="000000"/>
          <w:lang w:val="en-US"/>
        </w:rPr>
      </w:pPr>
      <w:r w:rsidRPr="0086043F">
        <w:rPr>
          <w:rFonts w:ascii="Calibri" w:hAnsi="Calibri"/>
          <w:i/>
          <w:color w:val="000000"/>
          <w:lang w:val="en-US"/>
        </w:rPr>
        <w:t xml:space="preserve">Figure 9.1 - </w:t>
      </w:r>
      <w:r w:rsidRPr="00F72176" w:rsidR="00F72176">
        <w:rPr>
          <w:rFonts w:ascii="Calibri" w:hAnsi="Calibri"/>
          <w:i/>
          <w:color w:val="000000"/>
          <w:lang w:val="en-US"/>
        </w:rPr>
        <w:t>Anchovy GSA 17-18: age length key derived from otolith readings from MEDIAS surveys: surveys in western part of GSA 17 and GSA 18 in 2016 (left side), surveys in eastern part of GSA 17 in 2013-2016 (right side) applied to convert survey abundance at length to abundance at age.</w:t>
      </w:r>
    </w:p>
    <w:p w:rsidR="00BC3515" w:rsidP="00C3299B" w:rsidRDefault="00BC3515" w14:paraId="78C35650" w14:textId="77777777">
      <w:pPr>
        <w:pStyle w:val="Text1"/>
        <w:ind w:left="720"/>
        <w:rPr>
          <w:rFonts w:ascii="Calibri" w:hAnsi="Calibri"/>
          <w:i/>
          <w:color w:val="000000"/>
          <w:lang w:val="en-US"/>
        </w:rPr>
      </w:pPr>
    </w:p>
    <w:p w:rsidR="00BC3515" w:rsidP="0086043F" w:rsidRDefault="003536F2" w14:paraId="78D32D66" w14:textId="77777777">
      <w:pPr>
        <w:pStyle w:val="Text1"/>
        <w:ind w:left="720"/>
        <w:jc w:val="center"/>
        <w:rPr>
          <w:rFonts w:ascii="Calibri" w:hAnsi="Calibri"/>
          <w:i/>
          <w:color w:val="000000"/>
          <w:lang w:val="en-US"/>
        </w:rPr>
      </w:pPr>
      <w:r>
        <w:rPr>
          <w:rFonts w:ascii="Calibri" w:hAnsi="Calibri"/>
          <w:i/>
          <w:noProof/>
          <w:color w:val="000000"/>
          <w:lang w:val="it-IT" w:eastAsia="it-IT"/>
        </w:rPr>
        <w:drawing>
          <wp:inline distT="0" distB="0" distL="0" distR="0" wp14:anchorId="1F1D5189" wp14:editId="42CDB249">
            <wp:extent cx="4381500" cy="3048000"/>
            <wp:effectExtent l="0" t="0" r="0" b="0"/>
            <wp:docPr id="19"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048000"/>
                    </a:xfrm>
                    <a:prstGeom prst="rect">
                      <a:avLst/>
                    </a:prstGeom>
                    <a:noFill/>
                    <a:ln>
                      <a:noFill/>
                    </a:ln>
                  </pic:spPr>
                </pic:pic>
              </a:graphicData>
            </a:graphic>
          </wp:inline>
        </w:drawing>
      </w:r>
    </w:p>
    <w:p w:rsidR="00BC3515" w:rsidP="0086043F" w:rsidRDefault="00BC3515" w14:paraId="5881A973" w14:textId="391243FB">
      <w:pPr>
        <w:pStyle w:val="Text1"/>
        <w:ind w:left="720"/>
        <w:rPr>
          <w:rFonts w:ascii="Calibri" w:hAnsi="Calibri"/>
          <w:i/>
          <w:color w:val="000000"/>
          <w:lang w:val="en-US"/>
        </w:rPr>
      </w:pPr>
      <w:r>
        <w:rPr>
          <w:rFonts w:ascii="Calibri" w:hAnsi="Calibri"/>
          <w:i/>
          <w:color w:val="000000"/>
          <w:lang w:val="en-US"/>
        </w:rPr>
        <w:t xml:space="preserve">Figure 9.2 - </w:t>
      </w:r>
      <w:r w:rsidRPr="0086043F">
        <w:rPr>
          <w:rFonts w:ascii="Calibri" w:hAnsi="Calibri"/>
          <w:i/>
          <w:color w:val="000000"/>
          <w:lang w:val="en-US"/>
        </w:rPr>
        <w:t>Anchovy GSA 17-18: age length key derived from otolit</w:t>
      </w:r>
      <w:r>
        <w:rPr>
          <w:rFonts w:ascii="Calibri" w:hAnsi="Calibri"/>
          <w:i/>
          <w:color w:val="000000"/>
          <w:lang w:val="en-US"/>
        </w:rPr>
        <w:t>h readings from Catch data from</w:t>
      </w:r>
      <w:r w:rsidRPr="0086043F">
        <w:rPr>
          <w:rFonts w:ascii="Calibri" w:hAnsi="Calibri"/>
          <w:i/>
          <w:color w:val="000000"/>
          <w:lang w:val="en-US"/>
        </w:rPr>
        <w:t xml:space="preserve"> Italian catches 2004 to 2015 applied to length frequency data to convert catch at length to catch at age.</w:t>
      </w:r>
    </w:p>
    <w:p w:rsidR="00BC3515" w:rsidP="0086043F" w:rsidRDefault="00BC3515" w14:paraId="014E8350" w14:textId="77777777">
      <w:pPr>
        <w:pStyle w:val="Text1"/>
        <w:ind w:left="720"/>
        <w:rPr>
          <w:rFonts w:ascii="Calibri" w:hAnsi="Calibri"/>
          <w:i/>
          <w:color w:val="000000"/>
          <w:lang w:val="en-US"/>
        </w:rPr>
      </w:pPr>
    </w:p>
    <w:p w:rsidR="00BC3515" w:rsidP="0086043F" w:rsidRDefault="003536F2" w14:paraId="3C104212" w14:textId="77777777">
      <w:pPr>
        <w:pStyle w:val="Text1"/>
        <w:ind w:left="720"/>
        <w:jc w:val="center"/>
        <w:rPr>
          <w:rFonts w:ascii="Calibri" w:hAnsi="Calibri"/>
          <w:i/>
          <w:color w:val="000000"/>
          <w:lang w:val="en-US"/>
        </w:rPr>
      </w:pPr>
      <w:r>
        <w:rPr>
          <w:rFonts w:ascii="Calibri" w:hAnsi="Calibri"/>
          <w:i/>
          <w:noProof/>
          <w:color w:val="000000"/>
          <w:lang w:val="it-IT" w:eastAsia="it-IT"/>
        </w:rPr>
        <w:lastRenderedPageBreak/>
        <w:drawing>
          <wp:inline distT="0" distB="0" distL="0" distR="0" wp14:anchorId="683D793A" wp14:editId="196096B1">
            <wp:extent cx="3819525" cy="2352675"/>
            <wp:effectExtent l="0" t="0" r="9525"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2352675"/>
                    </a:xfrm>
                    <a:prstGeom prst="rect">
                      <a:avLst/>
                    </a:prstGeom>
                    <a:noFill/>
                    <a:ln>
                      <a:noFill/>
                    </a:ln>
                  </pic:spPr>
                </pic:pic>
              </a:graphicData>
            </a:graphic>
          </wp:inline>
        </w:drawing>
      </w:r>
    </w:p>
    <w:p w:rsidR="00BC3515" w:rsidP="0086043F" w:rsidRDefault="00BC3515" w14:paraId="56C3743F" w14:textId="77777777">
      <w:pPr>
        <w:pStyle w:val="Text1"/>
        <w:ind w:left="720"/>
        <w:rPr>
          <w:rFonts w:ascii="Calibri" w:hAnsi="Calibri"/>
          <w:i/>
          <w:color w:val="000000"/>
          <w:lang w:val="en-US"/>
        </w:rPr>
      </w:pPr>
      <w:r>
        <w:rPr>
          <w:rFonts w:ascii="Calibri" w:hAnsi="Calibri"/>
          <w:i/>
          <w:color w:val="000000"/>
          <w:lang w:val="en-US"/>
        </w:rPr>
        <w:t xml:space="preserve">Figure 9.3 - </w:t>
      </w:r>
      <w:r w:rsidRPr="0086043F">
        <w:rPr>
          <w:rFonts w:ascii="Calibri" w:hAnsi="Calibri"/>
          <w:i/>
          <w:color w:val="000000"/>
          <w:lang w:val="en-US"/>
        </w:rPr>
        <w:t>Anchovy GSA 17-18: age length key derived from otolit</w:t>
      </w:r>
      <w:r>
        <w:rPr>
          <w:rFonts w:ascii="Calibri" w:hAnsi="Calibri"/>
          <w:i/>
          <w:color w:val="000000"/>
          <w:lang w:val="en-US"/>
        </w:rPr>
        <w:t xml:space="preserve">h readings from </w:t>
      </w:r>
      <w:r w:rsidRPr="0086043F">
        <w:rPr>
          <w:rFonts w:ascii="Calibri" w:hAnsi="Calibri"/>
          <w:i/>
          <w:color w:val="000000"/>
          <w:lang w:val="en-US"/>
        </w:rPr>
        <w:t>Croatian catches applied to length frequency data to convert catch at length to catch at age.</w:t>
      </w:r>
    </w:p>
    <w:p w:rsidRPr="00C3299B" w:rsidR="00BC3515" w:rsidP="0086043F" w:rsidRDefault="00BC3515" w14:paraId="234F73AC" w14:textId="77777777">
      <w:pPr>
        <w:pStyle w:val="Text1"/>
        <w:ind w:left="0"/>
        <w:rPr>
          <w:rFonts w:ascii="Calibri" w:hAnsi="Calibri"/>
          <w:color w:val="000000"/>
        </w:rPr>
      </w:pPr>
    </w:p>
    <w:p w:rsidRPr="001157EB" w:rsidR="00BC3515" w:rsidP="00F72176" w:rsidRDefault="00BC3515" w14:paraId="3A155EB5" w14:textId="06AC83CA">
      <w:pPr>
        <w:pStyle w:val="Textbody"/>
        <w:numPr>
          <w:ilvl w:val="0"/>
          <w:numId w:val="41"/>
        </w:numPr>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r w:rsidRPr="001157EB">
        <w:rPr>
          <w:rFonts w:ascii="Calibri" w:hAnsi="Calibri"/>
        </w:rPr>
        <w:t>In agreement with the data availability</w:t>
      </w:r>
      <w:r w:rsidRPr="001157EB">
        <w:rPr>
          <w:rFonts w:ascii="Calibri" w:hAnsi="Calibri"/>
          <w:noProof/>
        </w:rPr>
        <w:t xml:space="preserve"> </w:t>
      </w:r>
      <w:r w:rsidRPr="00C3299B">
        <w:rPr>
          <w:rFonts w:ascii="Calibri" w:hAnsi="Calibri"/>
          <w:noProof/>
        </w:rPr>
        <w:t xml:space="preserve">from the previous </w:t>
      </w:r>
      <w:r>
        <w:rPr>
          <w:rFonts w:ascii="Calibri" w:hAnsi="Calibri"/>
          <w:noProof/>
        </w:rPr>
        <w:t xml:space="preserve">Croatian </w:t>
      </w:r>
      <w:r w:rsidRPr="00C3299B">
        <w:rPr>
          <w:rFonts w:ascii="Calibri" w:hAnsi="Calibri"/>
          <w:noProof/>
        </w:rPr>
        <w:t xml:space="preserve">national PELMON </w:t>
      </w:r>
      <w:r>
        <w:rPr>
          <w:rFonts w:ascii="Calibri" w:hAnsi="Calibri"/>
          <w:noProof/>
        </w:rPr>
        <w:t xml:space="preserve">acoustic </w:t>
      </w:r>
      <w:r w:rsidRPr="00C3299B">
        <w:rPr>
          <w:rFonts w:ascii="Calibri" w:hAnsi="Calibri"/>
          <w:noProof/>
        </w:rPr>
        <w:t>survey</w:t>
      </w:r>
      <w:r w:rsidRPr="001157EB">
        <w:rPr>
          <w:rFonts w:ascii="Calibri" w:hAnsi="Calibri"/>
        </w:rPr>
        <w:t xml:space="preserve"> and their validity, the biomass estimates for years from 2003 to 2012 for the East </w:t>
      </w:r>
      <w:proofErr w:type="spellStart"/>
      <w:r w:rsidRPr="001157EB">
        <w:rPr>
          <w:rFonts w:ascii="Calibri" w:hAnsi="Calibri"/>
        </w:rPr>
        <w:t>Echosurvey</w:t>
      </w:r>
      <w:proofErr w:type="spellEnd"/>
      <w:r w:rsidRPr="001157EB">
        <w:rPr>
          <w:rFonts w:ascii="Calibri" w:hAnsi="Calibri"/>
        </w:rPr>
        <w:t xml:space="preserve"> </w:t>
      </w:r>
      <w:r>
        <w:rPr>
          <w:rFonts w:ascii="Calibri" w:hAnsi="Calibri"/>
        </w:rPr>
        <w:t xml:space="preserve">in GSA17 </w:t>
      </w:r>
      <w:r w:rsidRPr="001157EB">
        <w:rPr>
          <w:rFonts w:ascii="Calibri" w:hAnsi="Calibri"/>
        </w:rPr>
        <w:t xml:space="preserve">were used as a third </w:t>
      </w:r>
      <w:r>
        <w:rPr>
          <w:rFonts w:ascii="Calibri" w:hAnsi="Calibri"/>
        </w:rPr>
        <w:t xml:space="preserve">separate </w:t>
      </w:r>
      <w:r w:rsidRPr="001157EB">
        <w:rPr>
          <w:rFonts w:ascii="Calibri" w:hAnsi="Calibri"/>
        </w:rPr>
        <w:t>tuning index.</w:t>
      </w:r>
    </w:p>
    <w:p w:rsidRPr="006C1598" w:rsidR="00BC3515" w:rsidP="00C3299B" w:rsidRDefault="00BC3515" w14:paraId="6A36629D" w14:textId="77777777">
      <w:pPr>
        <w:pStyle w:val="Text1"/>
        <w:numPr>
          <w:ilvl w:val="0"/>
          <w:numId w:val="41"/>
        </w:numPr>
        <w:rPr>
          <w:rFonts w:ascii="Calibri" w:hAnsi="Calibri"/>
        </w:rPr>
      </w:pPr>
      <w:r w:rsidRPr="006B3DF6">
        <w:rPr>
          <w:rFonts w:ascii="Calibri" w:hAnsi="Calibri"/>
          <w:color w:val="000000"/>
        </w:rPr>
        <w:t>SOP corrections. Number at age catch data were adjusted with the SOP correction for the runs carried out in the EWG 17-09.</w:t>
      </w:r>
      <w:r>
        <w:rPr>
          <w:rFonts w:ascii="Calibri" w:hAnsi="Calibri"/>
          <w:color w:val="000000"/>
        </w:rPr>
        <w:t xml:space="preserve"> Figure 9.4 shows the difference between the two data series.</w:t>
      </w:r>
    </w:p>
    <w:p w:rsidR="00BC3515" w:rsidP="006C1598" w:rsidRDefault="003536F2" w14:paraId="437210E7" w14:textId="77777777">
      <w:pPr>
        <w:pStyle w:val="Text1"/>
        <w:ind w:left="0"/>
        <w:jc w:val="center"/>
        <w:rPr>
          <w:rFonts w:ascii="Calibri" w:hAnsi="Calibri"/>
        </w:rPr>
      </w:pPr>
      <w:r>
        <w:rPr>
          <w:rFonts w:ascii="Calibri" w:hAnsi="Calibri"/>
          <w:noProof/>
          <w:lang w:val="it-IT" w:eastAsia="it-IT"/>
        </w:rPr>
        <w:drawing>
          <wp:inline distT="0" distB="0" distL="0" distR="0" wp14:anchorId="2981B801" wp14:editId="707CBE93">
            <wp:extent cx="5105400" cy="3800475"/>
            <wp:effectExtent l="0" t="0" r="0" b="9525"/>
            <wp:docPr id="2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3800475"/>
                    </a:xfrm>
                    <a:prstGeom prst="rect">
                      <a:avLst/>
                    </a:prstGeom>
                    <a:noFill/>
                    <a:ln>
                      <a:noFill/>
                    </a:ln>
                  </pic:spPr>
                </pic:pic>
              </a:graphicData>
            </a:graphic>
          </wp:inline>
        </w:drawing>
      </w:r>
    </w:p>
    <w:p w:rsidR="00BC3515" w:rsidP="006C1598" w:rsidRDefault="00BC3515" w14:paraId="09FF4F07" w14:textId="77777777">
      <w:pPr>
        <w:pStyle w:val="Text1"/>
        <w:ind w:left="720"/>
        <w:rPr>
          <w:rFonts w:ascii="Calibri" w:hAnsi="Calibri"/>
          <w:i/>
          <w:color w:val="000000"/>
          <w:lang w:val="en-US"/>
        </w:rPr>
      </w:pPr>
      <w:r>
        <w:rPr>
          <w:rFonts w:ascii="Calibri" w:hAnsi="Calibri"/>
          <w:i/>
          <w:color w:val="000000"/>
          <w:lang w:val="en-US"/>
        </w:rPr>
        <w:t xml:space="preserve">Figure 9.4 - </w:t>
      </w:r>
      <w:r w:rsidRPr="0086043F">
        <w:rPr>
          <w:rFonts w:ascii="Calibri" w:hAnsi="Calibri"/>
          <w:i/>
          <w:color w:val="000000"/>
          <w:lang w:val="en-US"/>
        </w:rPr>
        <w:t xml:space="preserve">Anchovy GSA 17-18: </w:t>
      </w:r>
      <w:r>
        <w:rPr>
          <w:rFonts w:ascii="Calibri" w:hAnsi="Calibri"/>
          <w:i/>
          <w:color w:val="000000"/>
          <w:lang w:val="en-US"/>
        </w:rPr>
        <w:t>differences between the catch at age numbers obtained by the ALK (red line – GFCM) and the catch at age numbers obtained by the ALK and the SOP correction (blue line – SOP).</w:t>
      </w:r>
    </w:p>
    <w:p w:rsidRPr="006C1598" w:rsidR="00BC3515" w:rsidP="006C1598" w:rsidRDefault="00BC3515" w14:paraId="2287829B" w14:textId="77777777">
      <w:pPr>
        <w:pStyle w:val="Text1"/>
        <w:ind w:left="0"/>
        <w:jc w:val="center"/>
        <w:rPr>
          <w:rFonts w:ascii="Calibri" w:hAnsi="Calibri"/>
          <w:lang w:val="en-US"/>
        </w:rPr>
      </w:pPr>
    </w:p>
    <w:p w:rsidR="00BC3515" w:rsidP="006C1598" w:rsidRDefault="00BC3515" w14:paraId="43AA3D97" w14:textId="7BD60422">
      <w:pPr>
        <w:pStyle w:val="Paragrafoelenco"/>
        <w:numPr>
          <w:ilvl w:val="0"/>
          <w:numId w:val="41"/>
        </w:numPr>
        <w:pBdr>
          <w:top w:val="none" w:color="auto" w:sz="0" w:space="0"/>
          <w:left w:val="none" w:color="auto" w:sz="0" w:space="0"/>
          <w:bottom w:val="none" w:color="auto" w:sz="0" w:space="0"/>
          <w:right w:val="none" w:color="auto" w:sz="0" w:space="0"/>
          <w:bar w:val="none" w:color="auto" w:sz="0"/>
        </w:pBdr>
        <w:jc w:val="both"/>
        <w:rPr>
          <w:rFonts w:eastAsia="Times New Roman" w:cs="Times New Roman"/>
          <w:color w:val="auto"/>
          <w:sz w:val="24"/>
          <w:szCs w:val="24"/>
          <w:lang w:val="en-GB" w:eastAsia="de-DE"/>
        </w:rPr>
      </w:pPr>
      <w:r w:rsidRPr="006C1598">
        <w:rPr>
          <w:rFonts w:eastAsia="Times New Roman" w:cs="Times New Roman"/>
          <w:color w:val="auto"/>
          <w:sz w:val="24"/>
          <w:szCs w:val="24"/>
          <w:lang w:val="en-GB" w:eastAsia="de-DE"/>
        </w:rPr>
        <w:t xml:space="preserve">About the reference points, some criticism was expressed in the use of the </w:t>
      </w:r>
      <w:proofErr w:type="spellStart"/>
      <w:r w:rsidRPr="006C1598">
        <w:rPr>
          <w:rFonts w:eastAsia="Times New Roman" w:cs="Times New Roman"/>
          <w:color w:val="auto"/>
          <w:sz w:val="24"/>
          <w:szCs w:val="24"/>
          <w:lang w:val="en-GB" w:eastAsia="de-DE"/>
        </w:rPr>
        <w:t>EqSim</w:t>
      </w:r>
      <w:proofErr w:type="spellEnd"/>
      <w:r w:rsidRPr="006C1598">
        <w:rPr>
          <w:rFonts w:eastAsia="Times New Roman" w:cs="Times New Roman"/>
          <w:color w:val="auto"/>
          <w:sz w:val="24"/>
          <w:szCs w:val="24"/>
          <w:lang w:val="en-GB" w:eastAsia="de-DE"/>
        </w:rPr>
        <w:t xml:space="preserve"> routine, thus this year it was decided to use the Patterson’s criterion (E=F/Z=0.4) as precautionary fishing mortality reference point, whereas </w:t>
      </w:r>
      <w:proofErr w:type="spellStart"/>
      <w:r w:rsidRPr="006C1598">
        <w:rPr>
          <w:rFonts w:eastAsia="Times New Roman" w:cs="Times New Roman"/>
          <w:color w:val="auto"/>
          <w:sz w:val="24"/>
          <w:szCs w:val="24"/>
          <w:lang w:val="en-GB" w:eastAsia="de-DE"/>
        </w:rPr>
        <w:t>B</w:t>
      </w:r>
      <w:r w:rsidRPr="006C1598">
        <w:rPr>
          <w:rFonts w:eastAsia="Times New Roman" w:cs="Times New Roman"/>
          <w:color w:val="auto"/>
          <w:sz w:val="24"/>
          <w:szCs w:val="24"/>
          <w:vertAlign w:val="subscript"/>
          <w:lang w:val="en-GB" w:eastAsia="de-DE"/>
        </w:rPr>
        <w:t>lim</w:t>
      </w:r>
      <w:proofErr w:type="spellEnd"/>
      <w:r w:rsidRPr="006C1598">
        <w:rPr>
          <w:rFonts w:eastAsia="Times New Roman" w:cs="Times New Roman"/>
          <w:color w:val="auto"/>
          <w:sz w:val="24"/>
          <w:szCs w:val="24"/>
          <w:lang w:val="en-GB" w:eastAsia="de-DE"/>
        </w:rPr>
        <w:t xml:space="preserve"> and </w:t>
      </w:r>
      <w:proofErr w:type="spellStart"/>
      <w:r w:rsidRPr="006C1598">
        <w:rPr>
          <w:rFonts w:eastAsia="Times New Roman" w:cs="Times New Roman"/>
          <w:color w:val="auto"/>
          <w:sz w:val="24"/>
          <w:szCs w:val="24"/>
          <w:lang w:val="en-GB" w:eastAsia="de-DE"/>
        </w:rPr>
        <w:t>B</w:t>
      </w:r>
      <w:r w:rsidRPr="006C1598">
        <w:rPr>
          <w:rFonts w:eastAsia="Times New Roman" w:cs="Times New Roman"/>
          <w:color w:val="auto"/>
          <w:sz w:val="24"/>
          <w:szCs w:val="24"/>
          <w:vertAlign w:val="subscript"/>
          <w:lang w:val="en-GB" w:eastAsia="de-DE"/>
        </w:rPr>
        <w:t>pa</w:t>
      </w:r>
      <w:proofErr w:type="spellEnd"/>
      <w:r w:rsidRPr="006C1598">
        <w:rPr>
          <w:rFonts w:eastAsia="Times New Roman" w:cs="Times New Roman"/>
          <w:color w:val="auto"/>
          <w:sz w:val="24"/>
          <w:szCs w:val="24"/>
          <w:lang w:val="en-GB" w:eastAsia="de-DE"/>
        </w:rPr>
        <w:t xml:space="preserve"> were estimated by empirical approach and assumed equal to the last year assessment.</w:t>
      </w:r>
    </w:p>
    <w:p w:rsidRPr="006C1598" w:rsidR="00F72176" w:rsidP="00F72176" w:rsidRDefault="00F72176" w14:paraId="5C699219" w14:textId="77777777">
      <w:pPr>
        <w:pStyle w:val="Paragrafoelenco"/>
        <w:pBdr>
          <w:top w:val="none" w:color="auto" w:sz="0" w:space="0"/>
          <w:left w:val="none" w:color="auto" w:sz="0" w:space="0"/>
          <w:bottom w:val="none" w:color="auto" w:sz="0" w:space="0"/>
          <w:right w:val="none" w:color="auto" w:sz="0" w:space="0"/>
          <w:bar w:val="none" w:color="auto" w:sz="0"/>
        </w:pBdr>
        <w:jc w:val="both"/>
        <w:rPr>
          <w:rFonts w:eastAsia="Times New Roman" w:cs="Times New Roman"/>
          <w:color w:val="auto"/>
          <w:sz w:val="24"/>
          <w:szCs w:val="24"/>
          <w:lang w:val="en-GB" w:eastAsia="de-DE"/>
        </w:rPr>
      </w:pPr>
    </w:p>
    <w:p w:rsidR="00BC3515" w:rsidP="00997D30" w:rsidRDefault="00BC3515" w14:paraId="7509960E" w14:textId="05E61CA9">
      <w:pPr>
        <w:pStyle w:val="Text1"/>
        <w:ind w:left="0"/>
        <w:rPr>
          <w:rFonts w:ascii="Calibri" w:hAnsi="Calibri"/>
          <w:color w:val="000000"/>
          <w:lang w:val="en-US"/>
        </w:rPr>
      </w:pPr>
      <w:r>
        <w:rPr>
          <w:rFonts w:ascii="Calibri" w:hAnsi="Calibri"/>
          <w:color w:val="000000"/>
          <w:lang w:val="en-US"/>
        </w:rPr>
        <w:t xml:space="preserve">All the modifications applied during this year assessment, basically do not produce relevant differences compared to the 2015 assessment. The reason of this is because the most important difference is given by the use of different ALKs from acoustic surveys, that is not particularly underlined by the results of the SAM model because the weight for the </w:t>
      </w:r>
      <w:proofErr w:type="spellStart"/>
      <w:r>
        <w:rPr>
          <w:rFonts w:ascii="Calibri" w:hAnsi="Calibri"/>
          <w:color w:val="000000"/>
          <w:lang w:val="en-US"/>
        </w:rPr>
        <w:t>echosurvey</w:t>
      </w:r>
      <w:proofErr w:type="spellEnd"/>
      <w:r>
        <w:rPr>
          <w:rFonts w:ascii="Calibri" w:hAnsi="Calibri"/>
          <w:color w:val="000000"/>
          <w:lang w:val="en-US"/>
        </w:rPr>
        <w:t xml:space="preserve"> data is quite low. However, the use of different ALKs is not recommended, thus it is suggested to find an agreement among all the readers in order to avoid discrepancies in the stock assessment procedure and obtain a more robust evaluation. </w:t>
      </w:r>
      <w:r w:rsidR="006E236C">
        <w:rPr>
          <w:rFonts w:ascii="Calibri" w:hAnsi="Calibri"/>
          <w:color w:val="000000"/>
          <w:lang w:val="en-US"/>
        </w:rPr>
        <w:t xml:space="preserve">In the previous assessment, not accurate estimates of abundance at age for the East echo survey were used, thus in the present assessment these were substituted by more accurate data, that is the total biomass for the years from 2003 to 2012. </w:t>
      </w:r>
    </w:p>
    <w:p w:rsidRPr="00AB4A68" w:rsidR="00BC3515" w:rsidP="003064FD" w:rsidRDefault="00BC3515" w14:paraId="0BCE8CE0" w14:textId="5E55DAFE">
      <w:pPr>
        <w:pStyle w:val="Nessunaspaziatura"/>
        <w:jc w:val="both"/>
        <w:rPr>
          <w:rFonts w:ascii="Calibri" w:hAnsi="Calibri"/>
          <w:sz w:val="24"/>
          <w:szCs w:val="24"/>
          <w:lang w:val="en-US"/>
        </w:rPr>
      </w:pPr>
      <w:r w:rsidRPr="00AB4A68">
        <w:rPr>
          <w:rFonts w:ascii="Calibri" w:hAnsi="Calibri"/>
          <w:sz w:val="24"/>
          <w:szCs w:val="24"/>
          <w:lang w:val="en-US"/>
        </w:rPr>
        <w:t xml:space="preserve">The stock assessment of anchovy in GSA 17 and 18 was </w:t>
      </w:r>
      <w:r>
        <w:rPr>
          <w:rFonts w:ascii="Calibri" w:hAnsi="Calibri"/>
          <w:sz w:val="24"/>
          <w:szCs w:val="24"/>
          <w:lang w:val="en-US"/>
        </w:rPr>
        <w:t>prepared</w:t>
      </w:r>
      <w:r w:rsidRPr="00AB4A68">
        <w:rPr>
          <w:rFonts w:ascii="Calibri" w:hAnsi="Calibri"/>
          <w:sz w:val="24"/>
          <w:szCs w:val="24"/>
          <w:lang w:val="en-US"/>
        </w:rPr>
        <w:t xml:space="preserve"> during the STEC</w:t>
      </w:r>
      <w:r>
        <w:rPr>
          <w:rFonts w:ascii="Calibri" w:hAnsi="Calibri"/>
          <w:sz w:val="24"/>
          <w:szCs w:val="24"/>
          <w:lang w:val="en-US"/>
        </w:rPr>
        <w:t>F</w:t>
      </w:r>
      <w:r w:rsidRPr="00AB4A68">
        <w:rPr>
          <w:rFonts w:ascii="Calibri" w:hAnsi="Calibri"/>
          <w:sz w:val="24"/>
          <w:szCs w:val="24"/>
          <w:lang w:val="en-US"/>
        </w:rPr>
        <w:t xml:space="preserve"> EWG 17</w:t>
      </w:r>
      <w:r>
        <w:rPr>
          <w:rFonts w:ascii="Calibri" w:hAnsi="Calibri"/>
          <w:sz w:val="24"/>
          <w:szCs w:val="24"/>
          <w:lang w:val="en-US"/>
        </w:rPr>
        <w:t>-</w:t>
      </w:r>
      <w:r w:rsidRPr="00AB4A68">
        <w:rPr>
          <w:rFonts w:ascii="Calibri" w:hAnsi="Calibri"/>
          <w:sz w:val="24"/>
          <w:szCs w:val="24"/>
          <w:lang w:val="en-US"/>
        </w:rPr>
        <w:t xml:space="preserve">09. It is important to mention that the same dataset was used for the two assessments. However, during the STECF it was agreed to use a maturity 0 for age </w:t>
      </w:r>
      <w:r>
        <w:rPr>
          <w:rFonts w:ascii="Calibri" w:hAnsi="Calibri"/>
          <w:sz w:val="24"/>
          <w:szCs w:val="24"/>
          <w:lang w:val="en-US"/>
        </w:rPr>
        <w:t xml:space="preserve">group </w:t>
      </w:r>
      <w:r w:rsidRPr="00AB4A68">
        <w:rPr>
          <w:rFonts w:ascii="Calibri" w:hAnsi="Calibri"/>
          <w:sz w:val="24"/>
          <w:szCs w:val="24"/>
          <w:lang w:val="en-US"/>
        </w:rPr>
        <w:t>0 in order to have a better estimates of the spawning stock biomass, since age 0 individuals usually do not contribute to their own spawning.</w:t>
      </w:r>
    </w:p>
    <w:p w:rsidR="00BC3515" w:rsidP="003064FD" w:rsidRDefault="00BC3515" w14:paraId="0DFF3589" w14:textId="77777777">
      <w:pPr>
        <w:pStyle w:val="Nessunaspaziatura"/>
        <w:jc w:val="both"/>
        <w:rPr>
          <w:rFonts w:ascii="Calibri" w:hAnsi="Calibri"/>
          <w:sz w:val="24"/>
          <w:szCs w:val="24"/>
          <w:lang w:val="en-GB"/>
        </w:rPr>
      </w:pPr>
      <w:r w:rsidRPr="00D84BC0">
        <w:rPr>
          <w:rFonts w:ascii="Calibri" w:hAnsi="Calibri"/>
          <w:sz w:val="24"/>
          <w:szCs w:val="24"/>
          <w:lang w:val="en-GB"/>
        </w:rPr>
        <w:t xml:space="preserve">During the GFCM WG, the point about the maturity at age of anchovy was </w:t>
      </w:r>
      <w:r w:rsidRPr="004A263C">
        <w:rPr>
          <w:rFonts w:ascii="Calibri" w:hAnsi="Calibri"/>
          <w:sz w:val="24"/>
          <w:szCs w:val="24"/>
          <w:lang w:val="en-GB"/>
        </w:rPr>
        <w:t xml:space="preserve">discussed a lot. </w:t>
      </w:r>
      <w:r>
        <w:rPr>
          <w:rFonts w:ascii="Calibri" w:hAnsi="Calibri"/>
          <w:sz w:val="24"/>
          <w:szCs w:val="24"/>
          <w:lang w:val="en-GB"/>
        </w:rPr>
        <w:t>During the discussion it was underlined that this point is strictly correlated with the definition of the birthday used in ALK. At the present the stock assessment of anchovy is based on a calendar year, but the age reading (ALK) is derived considering the 1</w:t>
      </w:r>
      <w:r w:rsidRPr="00D84BC0">
        <w:rPr>
          <w:rFonts w:ascii="Calibri" w:hAnsi="Calibri"/>
          <w:sz w:val="24"/>
          <w:szCs w:val="24"/>
          <w:vertAlign w:val="superscript"/>
          <w:lang w:val="en-GB"/>
        </w:rPr>
        <w:t>st</w:t>
      </w:r>
      <w:r>
        <w:rPr>
          <w:rFonts w:ascii="Calibri" w:hAnsi="Calibri"/>
          <w:sz w:val="24"/>
          <w:szCs w:val="24"/>
          <w:lang w:val="en-GB"/>
        </w:rPr>
        <w:t xml:space="preserve"> of June as birth date; in this case, there will be a lot of age 0 in each year and some of them are mature, thus the value of 0.5 is reasonable. A proportion of 0 mature individuals for age 0, it is acceptable only if the ALK will consider the date of the 1</w:t>
      </w:r>
      <w:r w:rsidRPr="00D84BC0">
        <w:rPr>
          <w:rFonts w:ascii="Calibri" w:hAnsi="Calibri"/>
          <w:sz w:val="24"/>
          <w:szCs w:val="24"/>
          <w:vertAlign w:val="superscript"/>
          <w:lang w:val="en-GB"/>
        </w:rPr>
        <w:t>st</w:t>
      </w:r>
      <w:r>
        <w:rPr>
          <w:rFonts w:ascii="Calibri" w:hAnsi="Calibri"/>
          <w:sz w:val="24"/>
          <w:szCs w:val="24"/>
          <w:lang w:val="en-GB"/>
        </w:rPr>
        <w:t xml:space="preserve"> January as the birth date for anchovy because in this case the mature individuals of age 0 will be really few. </w:t>
      </w:r>
    </w:p>
    <w:p w:rsidRPr="00247DA5" w:rsidR="00BC3515" w:rsidP="007E7490" w:rsidRDefault="00BC3515" w14:paraId="7EE79423" w14:textId="20EF894C">
      <w:pPr>
        <w:pStyle w:val="Nessunaspaziatura"/>
        <w:jc w:val="both"/>
        <w:rPr>
          <w:lang w:val="en-GB"/>
        </w:rPr>
      </w:pPr>
      <w:r>
        <w:rPr>
          <w:rFonts w:ascii="Calibri" w:hAnsi="Calibri"/>
          <w:sz w:val="24"/>
          <w:szCs w:val="24"/>
          <w:lang w:val="en-GB"/>
        </w:rPr>
        <w:t>Considering this, the revision the aging procedure becomes an urgent point, that have to consider the fact that the stock assessment is based on a calendar year and thus the respective ALK has to combine the biological birth date (1</w:t>
      </w:r>
      <w:r w:rsidRPr="00D84BC0">
        <w:rPr>
          <w:rFonts w:ascii="Calibri" w:hAnsi="Calibri"/>
          <w:sz w:val="24"/>
          <w:szCs w:val="24"/>
          <w:vertAlign w:val="superscript"/>
          <w:lang w:val="en-GB"/>
        </w:rPr>
        <w:t>st</w:t>
      </w:r>
      <w:r>
        <w:rPr>
          <w:rFonts w:ascii="Calibri" w:hAnsi="Calibri"/>
          <w:sz w:val="24"/>
          <w:szCs w:val="24"/>
          <w:lang w:val="en-GB"/>
        </w:rPr>
        <w:t xml:space="preserve"> of June) with the calendar year.</w:t>
      </w:r>
    </w:p>
    <w:p w:rsidR="00BC3515" w:rsidP="006C1598" w:rsidRDefault="00BC3515" w14:paraId="152AFD9A" w14:textId="69C3A4B8">
      <w:pPr>
        <w:pStyle w:val="Text1"/>
        <w:ind w:left="0"/>
        <w:rPr>
          <w:rFonts w:ascii="Calibri" w:hAnsi="Calibri"/>
          <w:color w:val="000000"/>
          <w:lang w:val="en-US"/>
        </w:rPr>
      </w:pPr>
      <w:r>
        <w:rPr>
          <w:rFonts w:ascii="Calibri" w:hAnsi="Calibri"/>
          <w:color w:val="000000"/>
          <w:lang w:val="en-US"/>
        </w:rPr>
        <w:t>Figure 9.</w:t>
      </w:r>
      <w:r w:rsidR="007E7490">
        <w:rPr>
          <w:rFonts w:ascii="Calibri" w:hAnsi="Calibri"/>
          <w:color w:val="000000"/>
          <w:lang w:val="en-US"/>
        </w:rPr>
        <w:t xml:space="preserve">5 </w:t>
      </w:r>
      <w:r>
        <w:rPr>
          <w:rFonts w:ascii="Calibri" w:hAnsi="Calibri"/>
          <w:color w:val="000000"/>
          <w:lang w:val="en-US"/>
        </w:rPr>
        <w:t>summarizes all the runs carried out during the WGSASP. The results of the different assessments are really similar, except for the ANE_EWG_1709 run. This run represents the stock assessment accepted at the STECF EWG 17-09 including the value of 0 as a proportion of mature individuals for the age class 0, this implicates an underestimation of the spawning stock biomass. About the fishing mortality the trend is quite similar, all the runs underline a decreasing trend: the STECF EWG runs show a higher mortality probably due to the effect of a smaller SSB, whereas the differences between the GFCM runs can be explained by the changes included in this year assessment (see the beginning of this paragraph). However, the outcome of the different runs reveal that t</w:t>
      </w:r>
      <w:r w:rsidRPr="006F6642">
        <w:rPr>
          <w:rFonts w:ascii="Calibri" w:hAnsi="Calibri"/>
          <w:color w:val="000000"/>
          <w:lang w:val="en-US"/>
        </w:rPr>
        <w:t>he stock is overexploited and in overexploitation.</w:t>
      </w:r>
    </w:p>
    <w:p w:rsidR="00BC3515" w:rsidP="006C1598" w:rsidRDefault="00BC3515" w14:paraId="2D4FAC3A" w14:textId="77777777">
      <w:pPr>
        <w:pStyle w:val="Text1"/>
        <w:ind w:left="0"/>
        <w:rPr>
          <w:rFonts w:ascii="Calibri" w:hAnsi="Calibri"/>
          <w:color w:val="000000"/>
          <w:lang w:val="en-US"/>
        </w:rPr>
      </w:pPr>
    </w:p>
    <w:p w:rsidR="00BC3515" w:rsidP="00A3361F" w:rsidRDefault="003536F2" w14:paraId="648EF826" w14:textId="77777777">
      <w:pPr>
        <w:pStyle w:val="Text1"/>
        <w:ind w:left="0"/>
        <w:jc w:val="center"/>
        <w:rPr>
          <w:rFonts w:ascii="Calibri" w:hAnsi="Calibri"/>
          <w:color w:val="000000"/>
          <w:lang w:val="en-US"/>
        </w:rPr>
      </w:pPr>
      <w:r>
        <w:rPr>
          <w:rFonts w:ascii="Calibri" w:hAnsi="Calibri"/>
          <w:noProof/>
          <w:color w:val="000000"/>
          <w:lang w:val="it-IT" w:eastAsia="it-IT"/>
        </w:rPr>
        <w:lastRenderedPageBreak/>
        <w:drawing>
          <wp:inline distT="0" distB="0" distL="0" distR="0" wp14:anchorId="0CB75509" wp14:editId="704600B3">
            <wp:extent cx="4276725" cy="3209925"/>
            <wp:effectExtent l="0" t="0" r="9525" b="9525"/>
            <wp:docPr id="24"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rsidRPr="00A3361F" w:rsidR="00BC3515" w:rsidP="00A3361F" w:rsidRDefault="00BC3515" w14:paraId="5BD2A3CB" w14:textId="2231A26C">
      <w:pPr>
        <w:pStyle w:val="Text1"/>
        <w:ind w:left="0"/>
        <w:rPr>
          <w:rFonts w:ascii="Calibri" w:hAnsi="Calibri"/>
          <w:i/>
          <w:color w:val="000000"/>
          <w:lang w:val="en-US"/>
        </w:rPr>
      </w:pPr>
      <w:r w:rsidRPr="00A3361F">
        <w:rPr>
          <w:rFonts w:ascii="Calibri" w:hAnsi="Calibri"/>
          <w:i/>
          <w:color w:val="000000"/>
          <w:lang w:val="en-US"/>
        </w:rPr>
        <w:t>Figure 9.</w:t>
      </w:r>
      <w:r w:rsidR="007E7490">
        <w:rPr>
          <w:rFonts w:ascii="Calibri" w:hAnsi="Calibri"/>
          <w:i/>
          <w:color w:val="000000"/>
          <w:lang w:val="en-US"/>
        </w:rPr>
        <w:t>5</w:t>
      </w:r>
      <w:r w:rsidRPr="00A3361F" w:rsidR="007E7490">
        <w:rPr>
          <w:rFonts w:ascii="Calibri" w:hAnsi="Calibri"/>
          <w:i/>
          <w:color w:val="000000"/>
          <w:lang w:val="en-US"/>
        </w:rPr>
        <w:t xml:space="preserve"> </w:t>
      </w:r>
      <w:r w:rsidRPr="00A3361F">
        <w:rPr>
          <w:rFonts w:ascii="Calibri" w:hAnsi="Calibri"/>
          <w:i/>
          <w:color w:val="000000"/>
          <w:lang w:val="en-US"/>
        </w:rPr>
        <w:t>– Comparisons of all the runs carried out during the WGSASP: green line represents the run accepted at STECF EWG 1709 (ANE_EWG_1709), the red line is the ANE_EWG_1709 run but including 0.5 as a proportion of mature individuals for age class 0, the blue line shows the results of the last year assessment (ANE_GFCM_2016) and the purple line represents the stock assessment accepted this year (ANE_GFCM_2017).</w:t>
      </w:r>
    </w:p>
    <w:p w:rsidR="00BC3515" w:rsidP="00A3361F" w:rsidRDefault="00BC3515" w14:paraId="3AE2825B" w14:textId="77777777">
      <w:pPr>
        <w:pStyle w:val="Text1"/>
        <w:ind w:left="0"/>
        <w:jc w:val="center"/>
        <w:rPr>
          <w:rFonts w:ascii="Calibri" w:hAnsi="Calibri"/>
          <w:color w:val="000000"/>
          <w:lang w:val="en-US"/>
        </w:rPr>
      </w:pPr>
    </w:p>
    <w:p w:rsidRPr="00234CEE" w:rsidR="00BC3515" w:rsidP="00234CEE" w:rsidRDefault="00BC3515" w14:paraId="1EAFAE35" w14:textId="77777777">
      <w:pPr>
        <w:pStyle w:val="Text1"/>
        <w:ind w:left="360"/>
        <w:jc w:val="center"/>
        <w:rPr>
          <w:rFonts w:ascii="Calibri" w:hAnsi="Calibri"/>
          <w:lang w:val="en-US"/>
        </w:rPr>
      </w:pPr>
    </w:p>
    <w:p w:rsidR="00BC3515" w:rsidP="0030092B" w:rsidRDefault="00BC3515" w14:paraId="54BAF63A"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p>
    <w:p w:rsidR="00BC3515" w:rsidP="0030092B" w:rsidRDefault="00BC3515" w14:paraId="2384FA25"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p>
    <w:p w:rsidR="00BC3515" w:rsidP="00E4658F" w:rsidRDefault="00BC3515" w14:paraId="3F7D2692"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p>
    <w:p w:rsidR="00BC3515" w:rsidP="00E4658F" w:rsidRDefault="00BC3515" w14:paraId="3F3D93AB"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p>
    <w:p w:rsidRPr="00E4658F" w:rsidR="00BC3515" w:rsidP="00E4658F" w:rsidRDefault="00BC3515" w14:paraId="3856DECA"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lang w:val="en-GB"/>
        </w:rPr>
      </w:pPr>
      <w:r>
        <w:rPr>
          <w:rFonts w:ascii="Calibri" w:hAnsi="Calibri"/>
          <w:lang w:val="en-GB"/>
        </w:rPr>
        <w:t xml:space="preserve">  </w:t>
      </w:r>
    </w:p>
    <w:p w:rsidR="00BC3515" w:rsidP="00E4658F" w:rsidRDefault="00BC3515" w14:paraId="77ADB2C9" w14:textId="77777777">
      <w:pPr>
        <w:pStyle w:val="BodyA"/>
        <w:pBdr>
          <w:top w:val="none" w:color="auto" w:sz="0" w:space="0"/>
          <w:left w:val="none" w:color="auto" w:sz="0" w:space="0"/>
          <w:bottom w:val="none" w:color="auto" w:sz="0" w:space="0"/>
          <w:right w:val="none" w:color="auto" w:sz="0" w:space="0"/>
          <w:bar w:val="none" w:color="auto" w:sz="0"/>
        </w:pBdr>
        <w:jc w:val="both"/>
      </w:pPr>
      <w:r w:rsidRPr="00E4658F">
        <w:rPr>
          <w:rStyle w:val="None"/>
          <w:rFonts w:ascii="Arial Unicode MS"/>
          <w:lang w:val="en-GB"/>
        </w:rPr>
        <w:br w:type="page"/>
      </w:r>
    </w:p>
    <w:p w:rsidR="00BC3515" w:rsidP="00C5707D" w:rsidRDefault="00BC3515" w14:paraId="5DB0CD31" w14:textId="77777777">
      <w:pPr>
        <w:pStyle w:val="Heading"/>
        <w:numPr>
          <w:ilvl w:val="0"/>
          <w:numId w:val="37"/>
        </w:numPr>
        <w:pBdr>
          <w:top w:val="none" w:color="auto" w:sz="0" w:space="0"/>
          <w:left w:val="none" w:color="auto" w:sz="0" w:space="0"/>
          <w:bottom w:val="none" w:color="auto" w:sz="0" w:space="0"/>
          <w:right w:val="none" w:color="auto" w:sz="0" w:space="0"/>
          <w:bar w:val="none" w:color="auto" w:sz="0"/>
        </w:pBdr>
        <w:rPr>
          <w:rStyle w:val="None"/>
          <w:rFonts w:ascii="Calibri" w:hAnsi="Calibri" w:cs="Arial Unicode MS"/>
          <w:b w:val="0"/>
          <w:bCs w:val="0"/>
          <w:kern w:val="0"/>
          <w:sz w:val="22"/>
          <w:szCs w:val="22"/>
        </w:rPr>
      </w:pPr>
      <w:bookmarkStart w:name="_Toc31" w:id="35"/>
      <w:r>
        <w:rPr>
          <w:rStyle w:val="None"/>
          <w:rFonts w:ascii="Calibri" w:hAnsi="Calibri"/>
        </w:rPr>
        <w:lastRenderedPageBreak/>
        <w:t>Stock Simulations</w:t>
      </w:r>
      <w:bookmarkEnd w:id="35"/>
    </w:p>
    <w:p w:rsidR="00BC3515" w:rsidRDefault="00BC3515" w14:paraId="62BCBA86" w14:textId="77777777">
      <w:pPr>
        <w:pStyle w:val="Textbody"/>
        <w:pBdr>
          <w:top w:val="none" w:color="auto" w:sz="0" w:space="0"/>
          <w:left w:val="none" w:color="auto" w:sz="0" w:space="0"/>
          <w:bottom w:val="none" w:color="auto" w:sz="0" w:space="0"/>
          <w:right w:val="none" w:color="auto" w:sz="0" w:space="0"/>
          <w:bar w:val="none" w:color="auto" w:sz="0"/>
        </w:pBdr>
        <w:jc w:val="both"/>
        <w:rPr>
          <w:rFonts w:ascii="Calibri" w:hAnsi="Calibri" w:cs="Calibri"/>
        </w:rPr>
      </w:pPr>
    </w:p>
    <w:p w:rsidR="00BC3515" w:rsidP="00C5707D" w:rsidRDefault="00BC3515" w14:paraId="7D4C8BD4" w14:textId="77777777">
      <w:pPr>
        <w:pStyle w:val="Titolo2"/>
        <w:numPr>
          <w:ilvl w:val="1"/>
          <w:numId w:val="38"/>
        </w:numPr>
        <w:pBdr>
          <w:top w:val="none" w:color="auto" w:sz="0" w:space="0"/>
          <w:left w:val="none" w:color="auto" w:sz="0" w:space="0"/>
          <w:bottom w:val="none" w:color="auto" w:sz="0" w:space="0"/>
          <w:right w:val="none" w:color="auto" w:sz="0" w:space="0"/>
          <w:bar w:val="none" w:color="auto" w:sz="0"/>
        </w:pBdr>
        <w:rPr>
          <w:rStyle w:val="None"/>
          <w:rFonts w:cs="Arial Unicode MS"/>
          <w:b w:val="0"/>
          <w:bCs w:val="0"/>
          <w:i w:val="0"/>
          <w:iCs w:val="0"/>
          <w:sz w:val="24"/>
          <w:szCs w:val="24"/>
        </w:rPr>
      </w:pPr>
      <w:bookmarkStart w:name="_Toc32" w:id="36"/>
      <w:r>
        <w:rPr>
          <w:rStyle w:val="None"/>
          <w:rFonts w:ascii="Calibri" w:hAnsi="Calibri"/>
          <w:i w:val="0"/>
          <w:iCs w:val="0"/>
        </w:rPr>
        <w:t>Short term predictions</w:t>
      </w:r>
      <w:bookmarkEnd w:id="36"/>
    </w:p>
    <w:p w:rsidR="00BC3515" w:rsidRDefault="00BC3515" w14:paraId="7C9D4C75" w14:textId="77777777">
      <w:pPr>
        <w:pStyle w:val="Textbody"/>
        <w:pBdr>
          <w:top w:val="none" w:color="auto" w:sz="0" w:space="0"/>
          <w:left w:val="none" w:color="auto" w:sz="0" w:space="0"/>
          <w:bottom w:val="none" w:color="auto" w:sz="0" w:space="0"/>
          <w:right w:val="none" w:color="auto" w:sz="0" w:space="0"/>
          <w:bar w:val="none" w:color="auto" w:sz="0"/>
        </w:pBdr>
      </w:pPr>
      <w:r>
        <w:t>N/A</w:t>
      </w:r>
    </w:p>
    <w:p w:rsidR="00BC3515" w:rsidP="00C5707D" w:rsidRDefault="00BC3515" w14:paraId="398B1BDE" w14:textId="77777777">
      <w:pPr>
        <w:pStyle w:val="Titolo2"/>
        <w:numPr>
          <w:ilvl w:val="1"/>
          <w:numId w:val="38"/>
        </w:numPr>
        <w:pBdr>
          <w:top w:val="none" w:color="auto" w:sz="0" w:space="0"/>
          <w:left w:val="none" w:color="auto" w:sz="0" w:space="0"/>
          <w:bottom w:val="none" w:color="auto" w:sz="0" w:space="0"/>
          <w:right w:val="none" w:color="auto" w:sz="0" w:space="0"/>
          <w:bar w:val="none" w:color="auto" w:sz="0"/>
        </w:pBdr>
        <w:rPr>
          <w:rStyle w:val="None"/>
          <w:rFonts w:cs="Arial Unicode MS"/>
          <w:b w:val="0"/>
          <w:bCs w:val="0"/>
          <w:i w:val="0"/>
          <w:iCs w:val="0"/>
          <w:sz w:val="24"/>
          <w:szCs w:val="24"/>
        </w:rPr>
      </w:pPr>
      <w:bookmarkStart w:name="_Toc33" w:id="37"/>
      <w:r>
        <w:rPr>
          <w:rStyle w:val="None"/>
          <w:rFonts w:ascii="Calibri" w:hAnsi="Calibri"/>
          <w:i w:val="0"/>
          <w:iCs w:val="0"/>
        </w:rPr>
        <w:t>Medium term predictions</w:t>
      </w:r>
      <w:bookmarkEnd w:id="37"/>
    </w:p>
    <w:p w:rsidR="00BC3515" w:rsidP="00C5707D" w:rsidRDefault="00BC3515" w14:paraId="28B8D4C3" w14:textId="77777777">
      <w:pPr>
        <w:pStyle w:val="Titolo2"/>
        <w:numPr>
          <w:ilvl w:val="1"/>
          <w:numId w:val="38"/>
        </w:numPr>
        <w:pBdr>
          <w:top w:val="none" w:color="auto" w:sz="0" w:space="0"/>
          <w:left w:val="none" w:color="auto" w:sz="0" w:space="0"/>
          <w:bottom w:val="none" w:color="auto" w:sz="0" w:space="0"/>
          <w:right w:val="none" w:color="auto" w:sz="0" w:space="0"/>
          <w:bar w:val="none" w:color="auto" w:sz="0"/>
        </w:pBdr>
        <w:rPr>
          <w:rStyle w:val="None"/>
        </w:rPr>
      </w:pPr>
      <w:bookmarkStart w:name="_Toc34" w:id="38"/>
      <w:r>
        <w:rPr>
          <w:rStyle w:val="None"/>
          <w:rFonts w:ascii="Calibri" w:hAnsi="Calibri"/>
          <w:i w:val="0"/>
          <w:iCs w:val="0"/>
        </w:rPr>
        <w:t>Long term predictions</w:t>
      </w:r>
      <w:bookmarkEnd w:id="38"/>
    </w:p>
    <w:p w:rsidR="00BC3515" w:rsidRDefault="00BC3515" w14:paraId="55C710C2" w14:textId="77777777">
      <w:pPr>
        <w:pStyle w:val="Heading"/>
        <w:pBdr>
          <w:top w:val="none" w:color="auto" w:sz="0" w:space="0"/>
          <w:left w:val="none" w:color="auto" w:sz="0" w:space="0"/>
          <w:bottom w:val="none" w:color="auto" w:sz="0" w:space="0"/>
          <w:right w:val="none" w:color="auto" w:sz="0" w:space="0"/>
          <w:bar w:val="none" w:color="auto" w:sz="0"/>
        </w:pBdr>
      </w:pPr>
      <w:r>
        <w:rPr>
          <w:rStyle w:val="None"/>
          <w:rFonts w:ascii="Arial Unicode MS" w:cs="Arial Unicode MS"/>
          <w:b w:val="0"/>
          <w:bCs w:val="0"/>
        </w:rPr>
        <w:br w:type="page"/>
      </w:r>
    </w:p>
    <w:p w:rsidR="00BC3515" w:rsidP="00C5707D" w:rsidRDefault="00BC3515" w14:paraId="50DACD19" w14:textId="77777777">
      <w:pPr>
        <w:pStyle w:val="Heading"/>
        <w:pBdr>
          <w:top w:val="none" w:color="auto" w:sz="0" w:space="0"/>
          <w:left w:val="none" w:color="auto" w:sz="0" w:space="0"/>
          <w:bottom w:val="none" w:color="auto" w:sz="0" w:space="0"/>
          <w:right w:val="none" w:color="auto" w:sz="0" w:space="0"/>
          <w:bar w:val="none" w:color="auto" w:sz="0"/>
        </w:pBdr>
        <w:rPr>
          <w:rStyle w:val="None"/>
        </w:rPr>
      </w:pPr>
      <w:bookmarkStart w:name="_Toc35" w:id="39"/>
      <w:r>
        <w:rPr>
          <w:rStyle w:val="None"/>
          <w:rFonts w:ascii="Calibri" w:hAnsi="Calibri"/>
        </w:rPr>
        <w:lastRenderedPageBreak/>
        <w:t>14. Draft scientific advice</w:t>
      </w:r>
      <w:bookmarkEnd w:id="39"/>
    </w:p>
    <w:p w:rsidR="00BC3515" w:rsidRDefault="00BC3515" w14:paraId="74FB2420" w14:textId="77777777">
      <w:pPr>
        <w:pStyle w:val="BodyA"/>
        <w:pBdr>
          <w:top w:val="none" w:color="auto" w:sz="0" w:space="0"/>
          <w:left w:val="none" w:color="auto" w:sz="0" w:space="0"/>
          <w:bottom w:val="none" w:color="auto" w:sz="0" w:space="0"/>
          <w:right w:val="none" w:color="auto" w:sz="0" w:space="0"/>
          <w:bar w:val="none" w:color="auto" w:sz="0"/>
        </w:pBdr>
        <w:rPr>
          <w:rStyle w:val="None"/>
          <w:rFonts w:ascii="Arial" w:hAnsi="Arial" w:cs="Arial"/>
          <w:b/>
          <w:bCs/>
          <w:kern w:val="3"/>
          <w:sz w:val="28"/>
          <w:szCs w:val="28"/>
        </w:rPr>
      </w:pPr>
      <w:r>
        <w:rPr>
          <w:rStyle w:val="None"/>
          <w:b/>
          <w:bCs/>
          <w:color w:val="0000FF"/>
          <w:sz w:val="28"/>
          <w:szCs w:val="28"/>
          <w:u w:color="0000FF"/>
        </w:rPr>
        <w:t xml:space="preserve"> (Examples in blue)</w:t>
      </w:r>
    </w:p>
    <w:tbl>
      <w:tblPr>
        <w:tblW w:w="9242"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left w:w="0" w:type="dxa"/>
          <w:right w:w="0" w:type="dxa"/>
        </w:tblCellMar>
        <w:tblLook w:val="00A0" w:firstRow="1" w:lastRow="0" w:firstColumn="1" w:lastColumn="0" w:noHBand="0" w:noVBand="0"/>
      </w:tblPr>
      <w:tblGrid>
        <w:gridCol w:w="1412"/>
        <w:gridCol w:w="1217"/>
        <w:gridCol w:w="1441"/>
        <w:gridCol w:w="1324"/>
        <w:gridCol w:w="1585"/>
        <w:gridCol w:w="1093"/>
        <w:gridCol w:w="1170"/>
      </w:tblGrid>
      <w:tr w:rsidR="00BC3515" w:rsidTr="00342B79" w14:paraId="05CE4FD1" w14:textId="77777777">
        <w:trPr>
          <w:trHeight w:val="1710"/>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61A5DCFA"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 xml:space="preserve">Based on </w:t>
            </w:r>
          </w:p>
        </w:tc>
        <w:tc>
          <w:tcPr>
            <w:tcW w:w="1217"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331B5EAE"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Indicator</w:t>
            </w:r>
          </w:p>
        </w:tc>
        <w:tc>
          <w:tcPr>
            <w:tcW w:w="1441"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3C0BF65A" w14:textId="77777777">
            <w:pPr>
              <w:pStyle w:val="BodyA"/>
              <w:pBdr>
                <w:top w:val="none" w:color="auto" w:sz="0" w:space="0"/>
                <w:left w:val="none" w:color="auto" w:sz="0" w:space="0"/>
                <w:bottom w:val="none" w:color="auto" w:sz="0" w:space="0"/>
                <w:right w:val="none" w:color="auto" w:sz="0" w:space="0"/>
                <w:bar w:val="none" w:color="auto" w:sz="0"/>
              </w:pBdr>
              <w:rPr>
                <w:rStyle w:val="None"/>
              </w:rPr>
            </w:pPr>
            <w:r w:rsidRPr="00342B79">
              <w:rPr>
                <w:rStyle w:val="None"/>
                <w:b/>
                <w:bCs/>
              </w:rPr>
              <w:t>Analytical reference point</w:t>
            </w:r>
          </w:p>
          <w:p w:rsidR="00BC3515" w:rsidRDefault="00BC3515" w14:paraId="31F6BCED"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(name and value)</w:t>
            </w:r>
          </w:p>
        </w:tc>
        <w:tc>
          <w:tcPr>
            <w:tcW w:w="1324"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61BAAEF5" w14:textId="77777777">
            <w:pPr>
              <w:pStyle w:val="BodyA"/>
              <w:pBdr>
                <w:top w:val="none" w:color="auto" w:sz="0" w:space="0"/>
                <w:left w:val="none" w:color="auto" w:sz="0" w:space="0"/>
                <w:bottom w:val="none" w:color="auto" w:sz="0" w:space="0"/>
                <w:right w:val="none" w:color="auto" w:sz="0" w:space="0"/>
                <w:bar w:val="none" w:color="auto" w:sz="0"/>
              </w:pBdr>
              <w:rPr>
                <w:rStyle w:val="None"/>
              </w:rPr>
            </w:pPr>
            <w:r w:rsidRPr="00342B79">
              <w:rPr>
                <w:rStyle w:val="None"/>
                <w:b/>
                <w:bCs/>
              </w:rPr>
              <w:t>Current value from the analysis</w:t>
            </w:r>
          </w:p>
          <w:p w:rsidR="00BC3515" w:rsidRDefault="00BC3515" w14:paraId="51D6C532"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(name and value)</w:t>
            </w:r>
          </w:p>
        </w:tc>
        <w:tc>
          <w:tcPr>
            <w:tcW w:w="1585"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3757E0FD" w14:textId="77777777">
            <w:pPr>
              <w:pStyle w:val="BodyA"/>
              <w:pBdr>
                <w:top w:val="none" w:color="auto" w:sz="0" w:space="0"/>
                <w:left w:val="none" w:color="auto" w:sz="0" w:space="0"/>
                <w:bottom w:val="none" w:color="auto" w:sz="0" w:space="0"/>
                <w:right w:val="none" w:color="auto" w:sz="0" w:space="0"/>
                <w:bar w:val="none" w:color="auto" w:sz="0"/>
              </w:pBdr>
              <w:rPr>
                <w:rStyle w:val="None"/>
              </w:rPr>
            </w:pPr>
            <w:r w:rsidRPr="00342B79">
              <w:rPr>
                <w:rStyle w:val="None"/>
                <w:b/>
                <w:bCs/>
              </w:rPr>
              <w:t>Empirical reference value</w:t>
            </w:r>
          </w:p>
          <w:p w:rsidR="00BC3515" w:rsidRDefault="00BC3515" w14:paraId="415F0AE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(name and value)</w:t>
            </w:r>
          </w:p>
        </w:tc>
        <w:tc>
          <w:tcPr>
            <w:tcW w:w="1093"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7630F95B" w14:textId="77777777">
            <w:pPr>
              <w:pStyle w:val="BodyA"/>
              <w:pBdr>
                <w:top w:val="none" w:color="auto" w:sz="0" w:space="0"/>
                <w:left w:val="none" w:color="auto" w:sz="0" w:space="0"/>
                <w:bottom w:val="none" w:color="auto" w:sz="0" w:space="0"/>
                <w:right w:val="none" w:color="auto" w:sz="0" w:space="0"/>
                <w:bar w:val="none" w:color="auto" w:sz="0"/>
              </w:pBdr>
              <w:rPr>
                <w:rStyle w:val="None"/>
              </w:rPr>
            </w:pPr>
            <w:r w:rsidRPr="00342B79">
              <w:rPr>
                <w:rStyle w:val="None"/>
                <w:b/>
                <w:bCs/>
              </w:rPr>
              <w:t>Trend</w:t>
            </w:r>
          </w:p>
          <w:p w:rsidR="00BC3515" w:rsidRDefault="00BC3515" w14:paraId="4FDB0AEC" w14:textId="467B7CA9">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(time period)</w:t>
            </w:r>
          </w:p>
        </w:tc>
        <w:tc>
          <w:tcPr>
            <w:tcW w:w="1170"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213EEB1C"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Status</w:t>
            </w:r>
          </w:p>
        </w:tc>
      </w:tr>
      <w:tr w:rsidR="00BC3515" w:rsidTr="00342B79" w14:paraId="4477C0B3" w14:textId="77777777">
        <w:trPr>
          <w:trHeight w:val="579"/>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56D8B2B5"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Fishing mortality</w:t>
            </w: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524CA2EB" w14:textId="77777777">
            <w:pPr>
              <w:pStyle w:val="BodyA"/>
              <w:pBdr>
                <w:top w:val="none" w:color="auto" w:sz="0" w:space="0"/>
                <w:left w:val="none" w:color="auto" w:sz="0" w:space="0"/>
                <w:bottom w:val="none" w:color="auto" w:sz="0" w:space="0"/>
                <w:right w:val="none" w:color="auto" w:sz="0" w:space="0"/>
                <w:bar w:val="none" w:color="auto" w:sz="0"/>
              </w:pBdr>
            </w:pPr>
            <w:r>
              <w:rPr>
                <w:rStyle w:val="None"/>
              </w:rPr>
              <w:t xml:space="preserve">Fishing mortality </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31FBF" w:rsidRDefault="00BC3515" w14:paraId="6112F10E" w14:textId="77777777">
            <w:pPr>
              <w:pStyle w:val="BodyA"/>
              <w:pBdr>
                <w:top w:val="none" w:color="auto" w:sz="0" w:space="0"/>
                <w:left w:val="none" w:color="auto" w:sz="0" w:space="0"/>
                <w:bottom w:val="none" w:color="auto" w:sz="0" w:space="0"/>
                <w:right w:val="none" w:color="auto" w:sz="0" w:space="0"/>
                <w:bar w:val="none" w:color="auto" w:sz="0"/>
              </w:pBdr>
            </w:pPr>
            <w:proofErr w:type="spellStart"/>
            <w:r w:rsidRPr="00342B79">
              <w:rPr>
                <w:rStyle w:val="None"/>
                <w:color w:val="0000FF"/>
                <w:u w:color="0000FF"/>
              </w:rPr>
              <w:t>F</w:t>
            </w:r>
            <w:r w:rsidRPr="00342B79">
              <w:rPr>
                <w:rStyle w:val="None"/>
                <w:color w:val="0000FF"/>
                <w:u w:color="0000FF"/>
                <w:vertAlign w:val="subscript"/>
              </w:rPr>
              <w:t>msy</w:t>
            </w:r>
            <w:proofErr w:type="spellEnd"/>
            <w:r w:rsidRPr="00342B79">
              <w:rPr>
                <w:rStyle w:val="None"/>
                <w:color w:val="0000FF"/>
                <w:u w:color="0000FF"/>
              </w:rPr>
              <w:t>= 0.64</w:t>
            </w: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331FBF" w:rsidRDefault="00BC3515" w14:paraId="2EB67E34" w14:textId="77777777">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color w:val="0000FF"/>
                <w:sz w:val="22"/>
                <w:szCs w:val="22"/>
                <w:u w:color="0000FF"/>
              </w:rPr>
              <w:t>F</w:t>
            </w:r>
            <w:r w:rsidRPr="00342B79">
              <w:rPr>
                <w:rStyle w:val="None"/>
                <w:rFonts w:ascii="Calibri" w:hAnsi="Calibri"/>
                <w:color w:val="0000FF"/>
                <w:sz w:val="22"/>
                <w:szCs w:val="22"/>
                <w:u w:color="0000FF"/>
                <w:vertAlign w:val="subscript"/>
              </w:rPr>
              <w:t>cur</w:t>
            </w:r>
            <w:proofErr w:type="spellEnd"/>
            <w:r w:rsidRPr="00342B79">
              <w:rPr>
                <w:rStyle w:val="None"/>
                <w:rFonts w:ascii="Calibri" w:hAnsi="Calibri"/>
                <w:color w:val="0000FF"/>
                <w:sz w:val="22"/>
                <w:szCs w:val="22"/>
                <w:u w:color="0000FF"/>
              </w:rPr>
              <w:t xml:space="preserve"> = 1.43</w:t>
            </w: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A145BBF"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6A107378" w14:textId="0002E74D">
            <w:pPr>
              <w:pStyle w:val="BodyA"/>
              <w:pBdr>
                <w:top w:val="none" w:color="auto" w:sz="0" w:space="0"/>
                <w:left w:val="none" w:color="auto" w:sz="0" w:space="0"/>
                <w:bottom w:val="none" w:color="auto" w:sz="0" w:space="0"/>
                <w:right w:val="none" w:color="auto" w:sz="0" w:space="0"/>
                <w:bar w:val="none" w:color="auto" w:sz="0"/>
              </w:pBdr>
            </w:pPr>
            <w:r>
              <w:rPr>
                <w:rStyle w:val="None"/>
                <w:color w:val="0000FF"/>
                <w:u w:color="0000FF"/>
              </w:rPr>
              <w:t>I</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P="00476F03" w:rsidRDefault="00BC3515" w14:paraId="142AAE92" w14:textId="3F06DA5B">
            <w:pPr>
              <w:pStyle w:val="BodyA"/>
              <w:pBdr>
                <w:top w:val="none" w:color="auto" w:sz="0" w:space="0"/>
                <w:left w:val="none" w:color="auto" w:sz="0" w:space="0"/>
                <w:bottom w:val="none" w:color="auto" w:sz="0" w:space="0"/>
                <w:right w:val="none" w:color="auto" w:sz="0" w:space="0"/>
                <w:bar w:val="none" w:color="auto" w:sz="0"/>
              </w:pBdr>
            </w:pPr>
            <w:r w:rsidRPr="00342B79">
              <w:rPr>
                <w:rStyle w:val="None"/>
                <w:color w:val="0000FF"/>
                <w:u w:color="0000FF"/>
              </w:rPr>
              <w:t>IO</w:t>
            </w:r>
            <w:r w:rsidR="00476F03">
              <w:rPr>
                <w:rStyle w:val="None"/>
                <w:color w:val="0000FF"/>
                <w:u w:color="0000FF"/>
                <w:vertAlign w:val="subscript"/>
              </w:rPr>
              <w:t>H</w:t>
            </w:r>
          </w:p>
        </w:tc>
      </w:tr>
      <w:tr w:rsidR="00BC3515" w:rsidTr="00342B79" w14:paraId="7C9AE9EC" w14:textId="77777777">
        <w:trPr>
          <w:trHeight w:val="579"/>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1286C91" w14:textId="77777777">
            <w:pPr>
              <w:pBdr>
                <w:top w:val="none" w:color="auto" w:sz="0" w:space="0"/>
                <w:left w:val="none" w:color="auto" w:sz="0" w:space="0"/>
                <w:bottom w:val="none" w:color="auto" w:sz="0" w:space="0"/>
                <w:right w:val="none" w:color="auto" w:sz="0" w:space="0"/>
                <w:bar w:val="none" w:color="auto" w:sz="0"/>
              </w:pBdr>
            </w:pP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6D9D2D6" w14:textId="77777777">
            <w:pPr>
              <w:pStyle w:val="BodyA"/>
              <w:pBdr>
                <w:top w:val="none" w:color="auto" w:sz="0" w:space="0"/>
                <w:left w:val="none" w:color="auto" w:sz="0" w:space="0"/>
                <w:bottom w:val="none" w:color="auto" w:sz="0" w:space="0"/>
                <w:right w:val="none" w:color="auto" w:sz="0" w:space="0"/>
                <w:bar w:val="none" w:color="auto" w:sz="0"/>
              </w:pBdr>
            </w:pPr>
            <w:r>
              <w:rPr>
                <w:rStyle w:val="None"/>
              </w:rPr>
              <w:t>Fishing effort</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D7A459E" w14:textId="77777777">
            <w:pPr>
              <w:pBdr>
                <w:top w:val="none" w:color="auto" w:sz="0" w:space="0"/>
                <w:left w:val="none" w:color="auto" w:sz="0" w:space="0"/>
                <w:bottom w:val="none" w:color="auto" w:sz="0" w:space="0"/>
                <w:right w:val="none" w:color="auto" w:sz="0" w:space="0"/>
                <w:bar w:val="none" w:color="auto" w:sz="0"/>
              </w:pBdr>
            </w:pP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6CD8B20" w14:textId="77777777">
            <w:pPr>
              <w:pBdr>
                <w:top w:val="none" w:color="auto" w:sz="0" w:space="0"/>
                <w:left w:val="none" w:color="auto" w:sz="0" w:space="0"/>
                <w:bottom w:val="none" w:color="auto" w:sz="0" w:space="0"/>
                <w:right w:val="none" w:color="auto" w:sz="0" w:space="0"/>
                <w:bar w:val="none" w:color="auto" w:sz="0"/>
              </w:pBdr>
            </w:pP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565F2477"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1B06BAE8" w14:textId="05989BA6">
            <w:pPr>
              <w:pStyle w:val="BodyA"/>
              <w:pBdr>
                <w:top w:val="none" w:color="auto" w:sz="0" w:space="0"/>
                <w:left w:val="none" w:color="auto" w:sz="0" w:space="0"/>
                <w:bottom w:val="none" w:color="auto" w:sz="0" w:space="0"/>
                <w:right w:val="none" w:color="auto" w:sz="0" w:space="0"/>
                <w:bar w:val="none" w:color="auto" w:sz="0"/>
              </w:pBdr>
            </w:pP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6C3D094E"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87B3DB4" w14:textId="77777777">
        <w:trPr>
          <w:trHeight w:val="300"/>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5E0CF4D9" w14:textId="77777777">
            <w:pPr>
              <w:pBdr>
                <w:top w:val="none" w:color="auto" w:sz="0" w:space="0"/>
                <w:left w:val="none" w:color="auto" w:sz="0" w:space="0"/>
                <w:bottom w:val="none" w:color="auto" w:sz="0" w:space="0"/>
                <w:right w:val="none" w:color="auto" w:sz="0" w:space="0"/>
                <w:bar w:val="none" w:color="auto" w:sz="0"/>
              </w:pBdr>
            </w:pP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321A1B40" w14:textId="77777777">
            <w:pPr>
              <w:pStyle w:val="BodyA"/>
              <w:pBdr>
                <w:top w:val="none" w:color="auto" w:sz="0" w:space="0"/>
                <w:left w:val="none" w:color="auto" w:sz="0" w:space="0"/>
                <w:bottom w:val="none" w:color="auto" w:sz="0" w:space="0"/>
                <w:right w:val="none" w:color="auto" w:sz="0" w:space="0"/>
                <w:bar w:val="none" w:color="auto" w:sz="0"/>
              </w:pBdr>
            </w:pPr>
            <w:r>
              <w:rPr>
                <w:rStyle w:val="None"/>
              </w:rPr>
              <w:t>Catch</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E9427BD" w14:textId="77777777">
            <w:pPr>
              <w:pBdr>
                <w:top w:val="none" w:color="auto" w:sz="0" w:space="0"/>
                <w:left w:val="none" w:color="auto" w:sz="0" w:space="0"/>
                <w:bottom w:val="none" w:color="auto" w:sz="0" w:space="0"/>
                <w:right w:val="none" w:color="auto" w:sz="0" w:space="0"/>
                <w:bar w:val="none" w:color="auto" w:sz="0"/>
              </w:pBdr>
            </w:pP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04C54E10" w14:textId="77777777">
            <w:pPr>
              <w:pBdr>
                <w:top w:val="none" w:color="auto" w:sz="0" w:space="0"/>
                <w:left w:val="none" w:color="auto" w:sz="0" w:space="0"/>
                <w:bottom w:val="none" w:color="auto" w:sz="0" w:space="0"/>
                <w:right w:val="none" w:color="auto" w:sz="0" w:space="0"/>
                <w:bar w:val="none" w:color="auto" w:sz="0"/>
              </w:pBdr>
            </w:pP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0506B78"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837A226" w14:textId="77777777">
            <w:pPr>
              <w:pBdr>
                <w:top w:val="none" w:color="auto" w:sz="0" w:space="0"/>
                <w:left w:val="none" w:color="auto" w:sz="0" w:space="0"/>
                <w:bottom w:val="none" w:color="auto" w:sz="0" w:space="0"/>
                <w:right w:val="none" w:color="auto" w:sz="0" w:space="0"/>
                <w:bar w:val="none" w:color="auto" w:sz="0"/>
              </w:pBdr>
            </w:pPr>
            <w:r>
              <w:t>D</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1954778E"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7D052411" w14:textId="77777777">
        <w:trPr>
          <w:trHeight w:val="325"/>
          <w:jc w:val="center"/>
        </w:trPr>
        <w:tc>
          <w:tcPr>
            <w:tcW w:w="1412"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0AFB084C" w14:textId="77777777">
            <w:pPr>
              <w:pBdr>
                <w:top w:val="none" w:color="auto" w:sz="0" w:space="0"/>
                <w:left w:val="none" w:color="auto" w:sz="0" w:space="0"/>
                <w:bottom w:val="none" w:color="auto" w:sz="0" w:space="0"/>
                <w:right w:val="none" w:color="auto" w:sz="0" w:space="0"/>
                <w:bar w:val="none" w:color="auto" w:sz="0"/>
              </w:pBdr>
            </w:pPr>
          </w:p>
        </w:tc>
        <w:tc>
          <w:tcPr>
            <w:tcW w:w="1217"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5B7A0048" w14:textId="77777777">
            <w:pPr>
              <w:pBdr>
                <w:top w:val="none" w:color="auto" w:sz="0" w:space="0"/>
                <w:left w:val="none" w:color="auto" w:sz="0" w:space="0"/>
                <w:bottom w:val="none" w:color="auto" w:sz="0" w:space="0"/>
                <w:right w:val="none" w:color="auto" w:sz="0" w:space="0"/>
                <w:bar w:val="none" w:color="auto" w:sz="0"/>
              </w:pBdr>
            </w:pPr>
          </w:p>
        </w:tc>
        <w:tc>
          <w:tcPr>
            <w:tcW w:w="1441"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7269BE98" w14:textId="77777777">
            <w:pPr>
              <w:pBdr>
                <w:top w:val="none" w:color="auto" w:sz="0" w:space="0"/>
                <w:left w:val="none" w:color="auto" w:sz="0" w:space="0"/>
                <w:bottom w:val="none" w:color="auto" w:sz="0" w:space="0"/>
                <w:right w:val="none" w:color="auto" w:sz="0" w:space="0"/>
                <w:bar w:val="none" w:color="auto" w:sz="0"/>
              </w:pBdr>
            </w:pPr>
          </w:p>
        </w:tc>
        <w:tc>
          <w:tcPr>
            <w:tcW w:w="1324"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5DC1B165" w14:textId="77777777">
            <w:pPr>
              <w:pBdr>
                <w:top w:val="none" w:color="auto" w:sz="0" w:space="0"/>
                <w:left w:val="none" w:color="auto" w:sz="0" w:space="0"/>
                <w:bottom w:val="none" w:color="auto" w:sz="0" w:space="0"/>
                <w:right w:val="none" w:color="auto" w:sz="0" w:space="0"/>
                <w:bar w:val="none" w:color="auto" w:sz="0"/>
              </w:pBdr>
            </w:pPr>
          </w:p>
        </w:tc>
        <w:tc>
          <w:tcPr>
            <w:tcW w:w="1585"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6ABF6A59"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4C5FBF6F" w14:textId="77777777">
            <w:pPr>
              <w:pBdr>
                <w:top w:val="none" w:color="auto" w:sz="0" w:space="0"/>
                <w:left w:val="none" w:color="auto" w:sz="0" w:space="0"/>
                <w:bottom w:val="none" w:color="auto" w:sz="0" w:space="0"/>
                <w:right w:val="none" w:color="auto" w:sz="0" w:space="0"/>
                <w:bar w:val="none" w:color="auto" w:sz="0"/>
              </w:pBdr>
            </w:pPr>
          </w:p>
        </w:tc>
        <w:tc>
          <w:tcPr>
            <w:tcW w:w="1170" w:type="dxa"/>
            <w:tcBorders>
              <w:top w:val="single" w:color="000000" w:sz="4" w:space="0"/>
              <w:left w:val="single" w:color="000000" w:sz="4" w:space="0"/>
              <w:bottom w:val="single" w:color="000000" w:sz="24" w:space="0"/>
              <w:right w:val="single" w:color="000000" w:sz="4" w:space="0"/>
            </w:tcBorders>
            <w:tcMar>
              <w:top w:w="80" w:type="dxa"/>
              <w:left w:w="80" w:type="dxa"/>
              <w:bottom w:w="80" w:type="dxa"/>
              <w:right w:w="80" w:type="dxa"/>
            </w:tcMar>
          </w:tcPr>
          <w:p w:rsidR="00BC3515" w:rsidRDefault="00BC3515" w14:paraId="103FDCC5"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59B86D20" w14:textId="77777777">
        <w:trPr>
          <w:trHeight w:val="654"/>
          <w:jc w:val="center"/>
        </w:trPr>
        <w:tc>
          <w:tcPr>
            <w:tcW w:w="1412" w:type="dxa"/>
            <w:tcBorders>
              <w:top w:val="single" w:color="000000" w:sz="2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49458A59"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Stock abundance</w:t>
            </w:r>
          </w:p>
        </w:tc>
        <w:tc>
          <w:tcPr>
            <w:tcW w:w="1217"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0BD96103" w14:textId="77777777">
            <w:pPr>
              <w:pStyle w:val="BodyA"/>
              <w:pBdr>
                <w:top w:val="none" w:color="auto" w:sz="0" w:space="0"/>
                <w:left w:val="none" w:color="auto" w:sz="0" w:space="0"/>
                <w:bottom w:val="none" w:color="auto" w:sz="0" w:space="0"/>
                <w:right w:val="none" w:color="auto" w:sz="0" w:space="0"/>
                <w:bar w:val="none" w:color="auto" w:sz="0"/>
              </w:pBdr>
            </w:pPr>
            <w:r>
              <w:rPr>
                <w:rStyle w:val="None"/>
              </w:rPr>
              <w:t>Biomass</w:t>
            </w:r>
          </w:p>
        </w:tc>
        <w:tc>
          <w:tcPr>
            <w:tcW w:w="1441"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D6B5A0D" w14:textId="77777777">
            <w:pPr>
              <w:pBdr>
                <w:top w:val="none" w:color="auto" w:sz="0" w:space="0"/>
                <w:left w:val="none" w:color="auto" w:sz="0" w:space="0"/>
                <w:bottom w:val="none" w:color="auto" w:sz="0" w:space="0"/>
                <w:right w:val="none" w:color="auto" w:sz="0" w:space="0"/>
                <w:bar w:val="none" w:color="auto" w:sz="0"/>
              </w:pBdr>
            </w:pPr>
          </w:p>
        </w:tc>
        <w:tc>
          <w:tcPr>
            <w:tcW w:w="1324"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0A6A73C7" w14:textId="77777777">
            <w:pPr>
              <w:pBdr>
                <w:top w:val="none" w:color="auto" w:sz="0" w:space="0"/>
                <w:left w:val="none" w:color="auto" w:sz="0" w:space="0"/>
                <w:bottom w:val="none" w:color="auto" w:sz="0" w:space="0"/>
                <w:right w:val="none" w:color="auto" w:sz="0" w:space="0"/>
                <w:bar w:val="none" w:color="auto" w:sz="0"/>
              </w:pBdr>
            </w:pPr>
          </w:p>
        </w:tc>
        <w:tc>
          <w:tcPr>
            <w:tcW w:w="1585"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30E83E9C"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58B6ABAE" w14:textId="77777777">
            <w:pPr>
              <w:pBdr>
                <w:top w:val="none" w:color="auto" w:sz="0" w:space="0"/>
                <w:left w:val="none" w:color="auto" w:sz="0" w:space="0"/>
                <w:bottom w:val="none" w:color="auto" w:sz="0" w:space="0"/>
                <w:right w:val="none" w:color="auto" w:sz="0" w:space="0"/>
                <w:bar w:val="none" w:color="auto" w:sz="0"/>
              </w:pBdr>
            </w:pPr>
          </w:p>
        </w:tc>
        <w:tc>
          <w:tcPr>
            <w:tcW w:w="1170" w:type="dxa"/>
            <w:tcBorders>
              <w:top w:val="single" w:color="000000" w:sz="2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72E51736" w14:textId="29337793">
            <w:pPr>
              <w:pStyle w:val="BodyA"/>
              <w:pBdr>
                <w:top w:val="none" w:color="auto" w:sz="0" w:space="0"/>
                <w:left w:val="none" w:color="auto" w:sz="0" w:space="0"/>
                <w:bottom w:val="none" w:color="auto" w:sz="0" w:space="0"/>
                <w:right w:val="none" w:color="auto" w:sz="0" w:space="0"/>
                <w:bar w:val="none" w:color="auto" w:sz="0"/>
              </w:pBdr>
            </w:pPr>
          </w:p>
        </w:tc>
      </w:tr>
      <w:tr w:rsidR="00BC3515" w:rsidTr="00342B79" w14:paraId="0B694988" w14:textId="77777777">
        <w:trPr>
          <w:trHeight w:val="530"/>
          <w:jc w:val="center"/>
        </w:trPr>
        <w:tc>
          <w:tcPr>
            <w:tcW w:w="1412"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133F3DDE" w14:textId="77777777">
            <w:pPr>
              <w:pBdr>
                <w:top w:val="none" w:color="auto" w:sz="0" w:space="0"/>
                <w:left w:val="none" w:color="auto" w:sz="0" w:space="0"/>
                <w:bottom w:val="none" w:color="auto" w:sz="0" w:space="0"/>
                <w:right w:val="none" w:color="auto" w:sz="0" w:space="0"/>
                <w:bar w:val="none" w:color="auto" w:sz="0"/>
              </w:pBdr>
            </w:pP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7C352DEF" w14:textId="77777777">
            <w:pPr>
              <w:pStyle w:val="BodyA"/>
              <w:pBdr>
                <w:top w:val="none" w:color="auto" w:sz="0" w:space="0"/>
                <w:left w:val="none" w:color="auto" w:sz="0" w:space="0"/>
                <w:bottom w:val="none" w:color="auto" w:sz="0" w:space="0"/>
                <w:right w:val="none" w:color="auto" w:sz="0" w:space="0"/>
                <w:bar w:val="none" w:color="auto" w:sz="0"/>
              </w:pBdr>
            </w:pPr>
            <w:r>
              <w:rPr>
                <w:rStyle w:val="None"/>
              </w:rPr>
              <w:t>SSB</w:t>
            </w: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Pr="00342B79" w:rsidR="00BC3515" w:rsidRDefault="00BC3515" w14:paraId="1F30242F" w14:textId="77777777">
            <w:pPr>
              <w:pBdr>
                <w:top w:val="none" w:color="auto" w:sz="0" w:space="0"/>
                <w:left w:val="none" w:color="auto" w:sz="0" w:space="0"/>
                <w:bottom w:val="none" w:color="auto" w:sz="0" w:space="0"/>
                <w:right w:val="none" w:color="auto" w:sz="0" w:space="0"/>
                <w:bar w:val="none" w:color="auto" w:sz="0"/>
              </w:pBdr>
              <w:rPr>
                <w:rStyle w:val="None"/>
                <w:rFonts w:ascii="Calibri" w:hAnsi="Calibri"/>
              </w:rPr>
            </w:pPr>
            <w:proofErr w:type="spellStart"/>
            <w:r w:rsidRPr="00342B79">
              <w:rPr>
                <w:rStyle w:val="None"/>
                <w:rFonts w:ascii="Calibri" w:hAnsi="Calibri"/>
                <w:color w:val="0000FF"/>
                <w:sz w:val="22"/>
                <w:szCs w:val="22"/>
                <w:u w:color="0000FF"/>
              </w:rPr>
              <w:t>B</w:t>
            </w:r>
            <w:r w:rsidRPr="00342B79">
              <w:rPr>
                <w:rStyle w:val="None"/>
                <w:rFonts w:ascii="Calibri" w:hAnsi="Calibri"/>
                <w:color w:val="0000FF"/>
                <w:sz w:val="22"/>
                <w:szCs w:val="22"/>
                <w:u w:color="0000FF"/>
                <w:vertAlign w:val="subscript"/>
              </w:rPr>
              <w:t>lim</w:t>
            </w:r>
            <w:proofErr w:type="spellEnd"/>
            <w:r w:rsidRPr="00342B79">
              <w:rPr>
                <w:rStyle w:val="None"/>
                <w:rFonts w:ascii="Calibri" w:hAnsi="Calibri"/>
                <w:color w:val="0000FF"/>
                <w:sz w:val="22"/>
                <w:szCs w:val="22"/>
                <w:u w:color="0000FF"/>
              </w:rPr>
              <w:t>=45936</w:t>
            </w:r>
          </w:p>
          <w:p w:rsidR="00BC3515" w:rsidRDefault="00BC3515" w14:paraId="14E8EA61" w14:textId="77777777">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color w:val="0000FF"/>
                <w:sz w:val="22"/>
                <w:szCs w:val="22"/>
                <w:u w:color="0000FF"/>
              </w:rPr>
              <w:t>B</w:t>
            </w:r>
            <w:r w:rsidRPr="00342B79">
              <w:rPr>
                <w:rStyle w:val="None"/>
                <w:rFonts w:ascii="Calibri" w:hAnsi="Calibri"/>
                <w:color w:val="0000FF"/>
                <w:sz w:val="22"/>
                <w:szCs w:val="22"/>
                <w:u w:color="0000FF"/>
                <w:vertAlign w:val="subscript"/>
              </w:rPr>
              <w:t>pa</w:t>
            </w:r>
            <w:proofErr w:type="spellEnd"/>
            <w:r w:rsidRPr="00342B79">
              <w:rPr>
                <w:rStyle w:val="None"/>
                <w:rFonts w:ascii="Calibri" w:hAnsi="Calibri"/>
                <w:color w:val="0000FF"/>
                <w:sz w:val="22"/>
                <w:szCs w:val="22"/>
                <w:u w:color="0000FF"/>
              </w:rPr>
              <w:t>=91872</w:t>
            </w: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67453C5" w14:textId="77777777">
            <w:pPr>
              <w:pBdr>
                <w:top w:val="none" w:color="auto" w:sz="0" w:space="0"/>
                <w:left w:val="none" w:color="auto" w:sz="0" w:space="0"/>
                <w:bottom w:val="none" w:color="auto" w:sz="0" w:space="0"/>
                <w:right w:val="none" w:color="auto" w:sz="0" w:space="0"/>
                <w:bar w:val="none" w:color="auto" w:sz="0"/>
              </w:pBdr>
            </w:pPr>
            <w:proofErr w:type="spellStart"/>
            <w:r w:rsidRPr="00342B79">
              <w:rPr>
                <w:rStyle w:val="None"/>
                <w:rFonts w:ascii="Calibri" w:hAnsi="Calibri"/>
                <w:color w:val="0000FF"/>
                <w:sz w:val="22"/>
                <w:szCs w:val="22"/>
                <w:u w:color="0000FF"/>
              </w:rPr>
              <w:t>B</w:t>
            </w:r>
            <w:r w:rsidRPr="00342B79">
              <w:rPr>
                <w:rStyle w:val="None"/>
                <w:rFonts w:ascii="Calibri" w:hAnsi="Calibri"/>
                <w:color w:val="0000FF"/>
                <w:sz w:val="22"/>
                <w:szCs w:val="22"/>
                <w:u w:color="0000FF"/>
                <w:vertAlign w:val="subscript"/>
              </w:rPr>
              <w:t>cur</w:t>
            </w:r>
            <w:proofErr w:type="spellEnd"/>
            <w:r w:rsidRPr="00342B79">
              <w:rPr>
                <w:rStyle w:val="None"/>
                <w:rFonts w:ascii="Calibri" w:hAnsi="Calibri"/>
                <w:color w:val="0000FF"/>
                <w:sz w:val="22"/>
                <w:szCs w:val="22"/>
                <w:u w:color="0000FF"/>
              </w:rPr>
              <w:t>=</w:t>
            </w:r>
            <w:r>
              <w:t xml:space="preserve"> </w:t>
            </w:r>
            <w:r w:rsidRPr="00342B79">
              <w:rPr>
                <w:rStyle w:val="None"/>
                <w:rFonts w:ascii="Calibri" w:hAnsi="Calibri"/>
                <w:color w:val="0000FF"/>
                <w:sz w:val="22"/>
                <w:szCs w:val="22"/>
                <w:u w:color="0000FF"/>
              </w:rPr>
              <w:t>57,469</w:t>
            </w: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77BE7FCF"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623A20D5" w14:textId="77777777">
            <w:pPr>
              <w:pBdr>
                <w:top w:val="none" w:color="auto" w:sz="0" w:space="0"/>
                <w:left w:val="none" w:color="auto" w:sz="0" w:space="0"/>
                <w:bottom w:val="none" w:color="auto" w:sz="0" w:space="0"/>
                <w:right w:val="none" w:color="auto" w:sz="0" w:space="0"/>
                <w:bar w:val="none" w:color="auto" w:sz="0"/>
              </w:pBdr>
            </w:pP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476F03" w14:paraId="6B0A764D" w14:textId="116E3790">
            <w:pPr>
              <w:pBdr>
                <w:top w:val="none" w:color="auto" w:sz="0" w:space="0"/>
                <w:left w:val="none" w:color="auto" w:sz="0" w:space="0"/>
                <w:bottom w:val="none" w:color="auto" w:sz="0" w:space="0"/>
                <w:right w:val="none" w:color="auto" w:sz="0" w:space="0"/>
                <w:bar w:val="none" w:color="auto" w:sz="0"/>
              </w:pBdr>
            </w:pPr>
            <w:r w:rsidRPr="00342B79">
              <w:rPr>
                <w:rStyle w:val="None"/>
                <w:color w:val="0000FF"/>
                <w:u w:color="0000FF"/>
              </w:rPr>
              <w:t>O</w:t>
            </w:r>
            <w:r w:rsidRPr="00342B79">
              <w:rPr>
                <w:rStyle w:val="None"/>
                <w:color w:val="0000FF"/>
                <w:u w:color="0000FF"/>
                <w:vertAlign w:val="subscript"/>
              </w:rPr>
              <w:t>L</w:t>
            </w:r>
          </w:p>
        </w:tc>
      </w:tr>
      <w:tr w:rsidR="00BC3515" w:rsidTr="00342B79" w14:paraId="5F9A3700" w14:textId="77777777">
        <w:trPr>
          <w:trHeight w:val="300"/>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C6D9F1"/>
            <w:tcMar>
              <w:top w:w="80" w:type="dxa"/>
              <w:left w:w="80" w:type="dxa"/>
              <w:bottom w:w="80" w:type="dxa"/>
              <w:right w:w="80" w:type="dxa"/>
            </w:tcMar>
          </w:tcPr>
          <w:p w:rsidR="00BC3515" w:rsidRDefault="00BC3515" w14:paraId="6136AD10"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Recruitment</w:t>
            </w:r>
          </w:p>
        </w:tc>
        <w:tc>
          <w:tcPr>
            <w:tcW w:w="1217"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099A23AB" w14:textId="77777777">
            <w:pPr>
              <w:pBdr>
                <w:top w:val="none" w:color="auto" w:sz="0" w:space="0"/>
                <w:left w:val="none" w:color="auto" w:sz="0" w:space="0"/>
                <w:bottom w:val="none" w:color="auto" w:sz="0" w:space="0"/>
                <w:right w:val="none" w:color="auto" w:sz="0" w:space="0"/>
                <w:bar w:val="none" w:color="auto" w:sz="0"/>
              </w:pBdr>
            </w:pPr>
          </w:p>
        </w:tc>
        <w:tc>
          <w:tcPr>
            <w:tcW w:w="1441"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79571D53" w14:textId="77777777">
            <w:pPr>
              <w:pBdr>
                <w:top w:val="none" w:color="auto" w:sz="0" w:space="0"/>
                <w:left w:val="none" w:color="auto" w:sz="0" w:space="0"/>
                <w:bottom w:val="none" w:color="auto" w:sz="0" w:space="0"/>
                <w:right w:val="none" w:color="auto" w:sz="0" w:space="0"/>
                <w:bar w:val="none" w:color="auto" w:sz="0"/>
              </w:pBdr>
            </w:pPr>
          </w:p>
        </w:tc>
        <w:tc>
          <w:tcPr>
            <w:tcW w:w="1324"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1E0D00ED" w14:textId="77777777">
            <w:pPr>
              <w:pBdr>
                <w:top w:val="none" w:color="auto" w:sz="0" w:space="0"/>
                <w:left w:val="none" w:color="auto" w:sz="0" w:space="0"/>
                <w:bottom w:val="none" w:color="auto" w:sz="0" w:space="0"/>
                <w:right w:val="none" w:color="auto" w:sz="0" w:space="0"/>
                <w:bar w:val="none" w:color="auto" w:sz="0"/>
              </w:pBdr>
            </w:pPr>
          </w:p>
        </w:tc>
        <w:tc>
          <w:tcPr>
            <w:tcW w:w="1585"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73E93CAA" w14:textId="77777777">
            <w:pPr>
              <w:pBdr>
                <w:top w:val="none" w:color="auto" w:sz="0" w:space="0"/>
                <w:left w:val="none" w:color="auto" w:sz="0" w:space="0"/>
                <w:bottom w:val="none" w:color="auto" w:sz="0" w:space="0"/>
                <w:right w:val="none" w:color="auto" w:sz="0" w:space="0"/>
                <w:bar w:val="none" w:color="auto" w:sz="0"/>
              </w:pBdr>
            </w:pPr>
          </w:p>
        </w:tc>
        <w:tc>
          <w:tcPr>
            <w:tcW w:w="1093"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55C94B47" w14:textId="77777777">
            <w:pPr>
              <w:pStyle w:val="BodyA"/>
              <w:pBdr>
                <w:top w:val="none" w:color="auto" w:sz="0" w:space="0"/>
                <w:left w:val="none" w:color="auto" w:sz="0" w:space="0"/>
                <w:bottom w:val="none" w:color="auto" w:sz="0" w:space="0"/>
                <w:right w:val="none" w:color="auto" w:sz="0" w:space="0"/>
                <w:bar w:val="none" w:color="auto" w:sz="0"/>
              </w:pBdr>
            </w:pPr>
            <w:r>
              <w:rPr>
                <w:rStyle w:val="None"/>
              </w:rPr>
              <w:t>D</w:t>
            </w:r>
          </w:p>
        </w:tc>
        <w:tc>
          <w:tcPr>
            <w:tcW w:w="1170" w:type="dxa"/>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2659D702" w14:textId="77777777">
            <w:pPr>
              <w:pBdr>
                <w:top w:val="none" w:color="auto" w:sz="0" w:space="0"/>
                <w:left w:val="none" w:color="auto" w:sz="0" w:space="0"/>
                <w:bottom w:val="none" w:color="auto" w:sz="0" w:space="0"/>
                <w:right w:val="none" w:color="auto" w:sz="0" w:space="0"/>
                <w:bar w:val="none" w:color="auto" w:sz="0"/>
              </w:pBdr>
            </w:pPr>
          </w:p>
        </w:tc>
      </w:tr>
      <w:tr w:rsidR="00BC3515" w:rsidTr="00342B79" w14:paraId="3CE49ED8" w14:textId="77777777">
        <w:trPr>
          <w:trHeight w:val="579"/>
          <w:jc w:val="center"/>
        </w:trPr>
        <w:tc>
          <w:tcPr>
            <w:tcW w:w="2629" w:type="dxa"/>
            <w:gridSpan w:val="2"/>
            <w:tcBorders>
              <w:top w:val="single" w:color="000000" w:sz="4" w:space="0"/>
              <w:left w:val="single" w:color="000000" w:sz="4" w:space="0"/>
              <w:bottom w:val="single" w:color="000000" w:sz="4" w:space="0"/>
              <w:right w:val="single" w:color="000000" w:sz="4" w:space="0"/>
            </w:tcBorders>
            <w:shd w:val="clear" w:color="auto" w:fill="B8CCE4"/>
            <w:tcMar>
              <w:top w:w="80" w:type="dxa"/>
              <w:left w:w="80" w:type="dxa"/>
              <w:bottom w:w="80" w:type="dxa"/>
              <w:right w:w="80" w:type="dxa"/>
            </w:tcMar>
          </w:tcPr>
          <w:p w:rsidR="00BC3515" w:rsidRDefault="00BC3515" w14:paraId="3A3CDB95" w14:textId="77777777">
            <w:pPr>
              <w:pStyle w:val="BodyA"/>
              <w:pBdr>
                <w:top w:val="none" w:color="auto" w:sz="0" w:space="0"/>
                <w:left w:val="none" w:color="auto" w:sz="0" w:space="0"/>
                <w:bottom w:val="none" w:color="auto" w:sz="0" w:space="0"/>
                <w:right w:val="none" w:color="auto" w:sz="0" w:space="0"/>
                <w:bar w:val="none" w:color="auto" w:sz="0"/>
              </w:pBdr>
            </w:pPr>
            <w:r w:rsidRPr="00342B79">
              <w:rPr>
                <w:rStyle w:val="None"/>
                <w:b/>
                <w:bCs/>
              </w:rPr>
              <w:t>Final Diagnosis</w:t>
            </w:r>
          </w:p>
        </w:tc>
        <w:tc>
          <w:tcPr>
            <w:tcW w:w="6613" w:type="dxa"/>
            <w:gridSpan w:val="5"/>
            <w:tcBorders>
              <w:top w:val="single" w:color="000000" w:sz="4" w:space="0"/>
              <w:left w:val="single" w:color="000000" w:sz="4" w:space="0"/>
              <w:bottom w:val="single" w:color="000000" w:sz="4" w:space="0"/>
              <w:right w:val="single" w:color="000000" w:sz="4" w:space="0"/>
            </w:tcBorders>
            <w:tcMar>
              <w:top w:w="80" w:type="dxa"/>
              <w:left w:w="80" w:type="dxa"/>
              <w:bottom w:w="80" w:type="dxa"/>
              <w:right w:w="80" w:type="dxa"/>
            </w:tcMar>
          </w:tcPr>
          <w:p w:rsidR="00BC3515" w:rsidRDefault="00BC3515" w14:paraId="4BC0C223" w14:textId="4A7ADCD7">
            <w:pPr>
              <w:pStyle w:val="BodyA"/>
              <w:pBdr>
                <w:top w:val="none" w:color="auto" w:sz="0" w:space="0"/>
                <w:left w:val="none" w:color="auto" w:sz="0" w:space="0"/>
                <w:bottom w:val="none" w:color="auto" w:sz="0" w:space="0"/>
                <w:right w:val="none" w:color="auto" w:sz="0" w:space="0"/>
                <w:bar w:val="none" w:color="auto" w:sz="0"/>
              </w:pBdr>
            </w:pPr>
            <w:r w:rsidRPr="00342B79">
              <w:rPr>
                <w:rStyle w:val="None"/>
                <w:color w:val="0000FF"/>
                <w:u w:color="0000FF"/>
              </w:rPr>
              <w:t>Overexploited and in overexploitation.</w:t>
            </w:r>
          </w:p>
        </w:tc>
      </w:tr>
    </w:tbl>
    <w:p w:rsidR="00BC3515" w:rsidRDefault="00BC3515" w14:paraId="29AE8E0D" w14:textId="77777777">
      <w:pPr>
        <w:pStyle w:val="BodyA"/>
        <w:widowControl w:val="0"/>
        <w:pBdr>
          <w:top w:val="none" w:color="auto" w:sz="0" w:space="0"/>
          <w:left w:val="none" w:color="auto" w:sz="0" w:space="0"/>
          <w:bottom w:val="none" w:color="auto" w:sz="0" w:space="0"/>
          <w:right w:val="none" w:color="auto" w:sz="0" w:space="0"/>
          <w:bar w:val="none" w:color="auto" w:sz="0"/>
        </w:pBdr>
        <w:spacing w:line="240" w:lineRule="auto"/>
        <w:jc w:val="center"/>
        <w:rPr>
          <w:rStyle w:val="None"/>
          <w:rFonts w:ascii="Times New Roman" w:hAnsi="Times New Roman"/>
          <w:sz w:val="24"/>
          <w:szCs w:val="24"/>
        </w:rPr>
      </w:pPr>
    </w:p>
    <w:p w:rsidR="00BC3515" w:rsidRDefault="00BC3515" w14:paraId="288C4A70" w14:textId="77777777">
      <w:pPr>
        <w:pStyle w:val="BodyA"/>
        <w:widowControl w:val="0"/>
        <w:pBdr>
          <w:top w:val="none" w:color="auto" w:sz="0" w:space="0"/>
          <w:left w:val="none" w:color="auto" w:sz="0" w:space="0"/>
          <w:bottom w:val="none" w:color="auto" w:sz="0" w:space="0"/>
          <w:right w:val="none" w:color="auto" w:sz="0" w:space="0"/>
          <w:bar w:val="none" w:color="auto" w:sz="0"/>
        </w:pBdr>
        <w:spacing w:line="240" w:lineRule="auto"/>
        <w:jc w:val="center"/>
        <w:rPr>
          <w:rStyle w:val="None"/>
        </w:rPr>
      </w:pPr>
    </w:p>
    <w:p w:rsidR="00BC3515" w:rsidRDefault="00BC3515" w14:paraId="291069A1"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proofErr w:type="spellStart"/>
      <w:r>
        <w:rPr>
          <w:rStyle w:val="None"/>
          <w:sz w:val="24"/>
          <w:szCs w:val="24"/>
        </w:rPr>
        <w:t>F</w:t>
      </w:r>
      <w:r>
        <w:rPr>
          <w:rStyle w:val="None"/>
          <w:sz w:val="24"/>
          <w:szCs w:val="24"/>
          <w:vertAlign w:val="subscript"/>
        </w:rPr>
        <w:t>current</w:t>
      </w:r>
      <w:proofErr w:type="spellEnd"/>
      <w:r>
        <w:rPr>
          <w:rStyle w:val="None"/>
          <w:sz w:val="24"/>
          <w:szCs w:val="24"/>
        </w:rPr>
        <w:t xml:space="preserve"> is above F</w:t>
      </w:r>
      <w:r>
        <w:rPr>
          <w:rStyle w:val="None"/>
          <w:sz w:val="24"/>
          <w:szCs w:val="24"/>
          <w:vertAlign w:val="subscript"/>
        </w:rPr>
        <w:t>MSY</w:t>
      </w:r>
      <w:r>
        <w:rPr>
          <w:rStyle w:val="None"/>
          <w:sz w:val="24"/>
          <w:szCs w:val="24"/>
        </w:rPr>
        <w:t xml:space="preserve"> and </w:t>
      </w:r>
      <w:proofErr w:type="spellStart"/>
      <w:r>
        <w:rPr>
          <w:rStyle w:val="None"/>
          <w:sz w:val="24"/>
          <w:szCs w:val="24"/>
        </w:rPr>
        <w:t>B</w:t>
      </w:r>
      <w:r>
        <w:rPr>
          <w:rStyle w:val="None"/>
          <w:sz w:val="24"/>
          <w:szCs w:val="24"/>
          <w:vertAlign w:val="subscript"/>
        </w:rPr>
        <w:t>current</w:t>
      </w:r>
      <w:proofErr w:type="spellEnd"/>
      <w:r>
        <w:rPr>
          <w:rStyle w:val="None"/>
          <w:sz w:val="24"/>
          <w:szCs w:val="24"/>
        </w:rPr>
        <w:t xml:space="preserve"> is close to </w:t>
      </w:r>
      <w:proofErr w:type="spellStart"/>
      <w:r>
        <w:rPr>
          <w:rStyle w:val="None"/>
          <w:sz w:val="24"/>
          <w:szCs w:val="24"/>
        </w:rPr>
        <w:t>B</w:t>
      </w:r>
      <w:r w:rsidRPr="00331FBF">
        <w:rPr>
          <w:rStyle w:val="None"/>
          <w:sz w:val="24"/>
          <w:szCs w:val="24"/>
          <w:vertAlign w:val="subscript"/>
        </w:rPr>
        <w:t>lim</w:t>
      </w:r>
      <w:proofErr w:type="spellEnd"/>
      <w:r>
        <w:rPr>
          <w:rStyle w:val="None"/>
          <w:sz w:val="24"/>
          <w:szCs w:val="24"/>
        </w:rPr>
        <w:t>. Therefore, the stock is to be considered in overexploitation and overexploited.</w:t>
      </w:r>
    </w:p>
    <w:p w:rsidR="00BC3515" w:rsidRDefault="00BC3515" w14:paraId="75B10F24" w14:textId="77777777">
      <w:pPr>
        <w:pStyle w:val="BodyA"/>
        <w:pBdr>
          <w:top w:val="none" w:color="auto" w:sz="0" w:space="0"/>
          <w:left w:val="none" w:color="auto" w:sz="0" w:space="0"/>
          <w:bottom w:val="none" w:color="auto" w:sz="0" w:space="0"/>
          <w:right w:val="none" w:color="auto" w:sz="0" w:space="0"/>
          <w:bar w:val="none" w:color="auto" w:sz="0"/>
        </w:pBdr>
      </w:pPr>
      <w:r>
        <w:rPr>
          <w:rStyle w:val="None"/>
          <w:rFonts w:ascii="Arial Unicode MS"/>
          <w:sz w:val="24"/>
          <w:szCs w:val="24"/>
        </w:rPr>
        <w:br w:type="page"/>
      </w:r>
    </w:p>
    <w:p w:rsidR="00BC3515" w:rsidP="00C5707D" w:rsidRDefault="00BC3515" w14:paraId="249EC720" w14:textId="77777777">
      <w:pPr>
        <w:pStyle w:val="Titolo2"/>
        <w:numPr>
          <w:ilvl w:val="1"/>
          <w:numId w:val="26"/>
        </w:numPr>
        <w:pBdr>
          <w:top w:val="none" w:color="auto" w:sz="0" w:space="0"/>
          <w:left w:val="none" w:color="auto" w:sz="0" w:space="0"/>
          <w:bottom w:val="none" w:color="auto" w:sz="0" w:space="0"/>
          <w:right w:val="none" w:color="auto" w:sz="0" w:space="0"/>
          <w:bar w:val="none" w:color="auto" w:sz="0"/>
        </w:pBdr>
      </w:pPr>
      <w:bookmarkStart w:name="_Toc36" w:id="40"/>
      <w:r>
        <w:rPr>
          <w:rStyle w:val="None"/>
        </w:rPr>
        <w:lastRenderedPageBreak/>
        <w:t>Explanation of codes</w:t>
      </w:r>
      <w:bookmarkEnd w:id="40"/>
    </w:p>
    <w:p w:rsidR="00BC3515" w:rsidRDefault="00BC3515" w14:paraId="7A49D197" w14:textId="77777777">
      <w:pPr>
        <w:pStyle w:val="BodyA"/>
        <w:pBdr>
          <w:top w:val="none" w:color="auto" w:sz="0" w:space="0"/>
          <w:left w:val="none" w:color="auto" w:sz="0" w:space="0"/>
          <w:bottom w:val="none" w:color="auto" w:sz="0" w:space="0"/>
          <w:right w:val="none" w:color="auto" w:sz="0" w:space="0"/>
          <w:bar w:val="none" w:color="auto" w:sz="0"/>
        </w:pBdr>
        <w:rPr>
          <w:b/>
          <w:bCs/>
          <w:sz w:val="24"/>
          <w:szCs w:val="24"/>
        </w:rPr>
      </w:pPr>
    </w:p>
    <w:p w:rsidR="00BC3515" w:rsidRDefault="00BC3515" w14:paraId="7CFA8C2E" w14:textId="77777777">
      <w:pPr>
        <w:pStyle w:val="BodyA"/>
        <w:pBdr>
          <w:top w:val="none" w:color="auto" w:sz="0" w:space="0"/>
          <w:left w:val="none" w:color="auto" w:sz="0" w:space="0"/>
          <w:bottom w:val="none" w:color="auto" w:sz="0" w:space="0"/>
          <w:right w:val="none" w:color="auto" w:sz="0" w:space="0"/>
          <w:bar w:val="none" w:color="auto" w:sz="0"/>
        </w:pBdr>
        <w:rPr>
          <w:rStyle w:val="None"/>
        </w:rPr>
      </w:pPr>
      <w:r>
        <w:rPr>
          <w:rStyle w:val="None"/>
          <w:b/>
          <w:bCs/>
          <w:sz w:val="24"/>
          <w:szCs w:val="24"/>
        </w:rPr>
        <w:t>Trend categories</w:t>
      </w:r>
    </w:p>
    <w:p w:rsidR="00BC3515" w:rsidP="00C5707D" w:rsidRDefault="00BC3515" w14:paraId="32E0CA81" w14:textId="77777777">
      <w:pPr>
        <w:pStyle w:val="BodyA"/>
        <w:numPr>
          <w:ilvl w:val="0"/>
          <w:numId w:val="28"/>
        </w:numPr>
        <w:pBdr>
          <w:top w:val="none" w:color="auto" w:sz="0" w:space="0"/>
          <w:left w:val="none" w:color="auto" w:sz="0" w:space="0"/>
          <w:bottom w:val="none" w:color="auto" w:sz="0" w:space="0"/>
          <w:right w:val="none" w:color="auto" w:sz="0" w:space="0"/>
          <w:bar w:val="none" w:color="auto" w:sz="0"/>
        </w:pBdr>
        <w:spacing w:after="0" w:line="240" w:lineRule="auto"/>
        <w:rPr>
          <w:rStyle w:val="None"/>
        </w:rPr>
      </w:pPr>
      <w:r>
        <w:rPr>
          <w:rStyle w:val="None"/>
          <w:sz w:val="24"/>
          <w:szCs w:val="24"/>
        </w:rPr>
        <w:t xml:space="preserve">N - No trend </w:t>
      </w:r>
    </w:p>
    <w:p w:rsidR="00BC3515" w:rsidP="00C5707D" w:rsidRDefault="00BC3515" w14:paraId="74C59233" w14:textId="77777777">
      <w:pPr>
        <w:pStyle w:val="BodyA"/>
        <w:numPr>
          <w:ilvl w:val="0"/>
          <w:numId w:val="28"/>
        </w:numPr>
        <w:pBdr>
          <w:top w:val="none" w:color="auto" w:sz="0" w:space="0"/>
          <w:left w:val="none" w:color="auto" w:sz="0" w:space="0"/>
          <w:bottom w:val="none" w:color="auto" w:sz="0" w:space="0"/>
          <w:right w:val="none" w:color="auto" w:sz="0" w:space="0"/>
          <w:bar w:val="none" w:color="auto" w:sz="0"/>
        </w:pBdr>
        <w:spacing w:after="0" w:line="240" w:lineRule="auto"/>
        <w:rPr>
          <w:rStyle w:val="None"/>
        </w:rPr>
      </w:pPr>
      <w:r>
        <w:rPr>
          <w:rStyle w:val="None"/>
          <w:sz w:val="24"/>
          <w:szCs w:val="24"/>
        </w:rPr>
        <w:t xml:space="preserve">I - Increasing </w:t>
      </w:r>
      <w:r>
        <w:rPr>
          <w:rStyle w:val="None"/>
          <w:sz w:val="24"/>
          <w:szCs w:val="24"/>
        </w:rPr>
        <w:tab/>
      </w:r>
    </w:p>
    <w:p w:rsidR="00BC3515" w:rsidP="00C5707D" w:rsidRDefault="00BC3515" w14:paraId="5A86987A" w14:textId="77777777">
      <w:pPr>
        <w:pStyle w:val="BodyA"/>
        <w:numPr>
          <w:ilvl w:val="0"/>
          <w:numId w:val="28"/>
        </w:numPr>
        <w:pBdr>
          <w:top w:val="none" w:color="auto" w:sz="0" w:space="0"/>
          <w:left w:val="none" w:color="auto" w:sz="0" w:space="0"/>
          <w:bottom w:val="none" w:color="auto" w:sz="0" w:space="0"/>
          <w:right w:val="none" w:color="auto" w:sz="0" w:space="0"/>
          <w:bar w:val="none" w:color="auto" w:sz="0"/>
        </w:pBdr>
        <w:spacing w:after="0" w:line="240" w:lineRule="auto"/>
        <w:rPr>
          <w:rStyle w:val="None"/>
        </w:rPr>
      </w:pPr>
      <w:r>
        <w:rPr>
          <w:rStyle w:val="None"/>
          <w:sz w:val="24"/>
          <w:szCs w:val="24"/>
        </w:rPr>
        <w:t xml:space="preserve">D – Decreasing  </w:t>
      </w:r>
    </w:p>
    <w:p w:rsidR="00BC3515" w:rsidP="00C5707D" w:rsidRDefault="00BC3515" w14:paraId="78945429" w14:textId="77777777">
      <w:pPr>
        <w:pStyle w:val="BodyA"/>
        <w:numPr>
          <w:ilvl w:val="0"/>
          <w:numId w:val="28"/>
        </w:numPr>
        <w:pBdr>
          <w:top w:val="none" w:color="auto" w:sz="0" w:space="0"/>
          <w:left w:val="none" w:color="auto" w:sz="0" w:space="0"/>
          <w:bottom w:val="none" w:color="auto" w:sz="0" w:space="0"/>
          <w:right w:val="none" w:color="auto" w:sz="0" w:space="0"/>
          <w:bar w:val="none" w:color="auto" w:sz="0"/>
        </w:pBdr>
        <w:spacing w:after="0" w:line="240" w:lineRule="auto"/>
        <w:rPr>
          <w:rStyle w:val="None"/>
        </w:rPr>
      </w:pPr>
      <w:r>
        <w:rPr>
          <w:rStyle w:val="None"/>
          <w:sz w:val="24"/>
          <w:szCs w:val="24"/>
        </w:rPr>
        <w:t>C - Cyclic</w:t>
      </w:r>
    </w:p>
    <w:p w:rsidR="00BC3515" w:rsidRDefault="00BC3515" w14:paraId="6D6DB2E9" w14:textId="77777777">
      <w:pPr>
        <w:pStyle w:val="BodyA"/>
        <w:pBdr>
          <w:top w:val="none" w:color="auto" w:sz="0" w:space="0"/>
          <w:left w:val="none" w:color="auto" w:sz="0" w:space="0"/>
          <w:bottom w:val="none" w:color="auto" w:sz="0" w:space="0"/>
          <w:right w:val="none" w:color="auto" w:sz="0" w:space="0"/>
          <w:bar w:val="none" w:color="auto" w:sz="0"/>
        </w:pBdr>
        <w:jc w:val="both"/>
        <w:rPr>
          <w:b/>
          <w:bCs/>
          <w:sz w:val="24"/>
          <w:szCs w:val="24"/>
        </w:rPr>
      </w:pPr>
    </w:p>
    <w:p w:rsidR="00BC3515" w:rsidRDefault="00BC3515" w14:paraId="247584F7"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r>
        <w:rPr>
          <w:rStyle w:val="None"/>
          <w:b/>
          <w:bCs/>
          <w:sz w:val="24"/>
          <w:szCs w:val="24"/>
          <w:lang w:val="sv-SE"/>
        </w:rPr>
        <w:t xml:space="preserve">Stock Status </w:t>
      </w:r>
    </w:p>
    <w:p w:rsidR="00BC3515" w:rsidRDefault="00BC3515" w14:paraId="4B7AB5FF"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r>
        <w:rPr>
          <w:rStyle w:val="None"/>
          <w:b/>
          <w:bCs/>
          <w:sz w:val="24"/>
          <w:szCs w:val="24"/>
        </w:rPr>
        <w:t xml:space="preserve">Based on Fishing mortality related indicators </w:t>
      </w:r>
    </w:p>
    <w:p w:rsidR="00BC3515" w:rsidP="00C5707D" w:rsidRDefault="00BC3515" w14:paraId="3DA4CF4E" w14:textId="77777777">
      <w:pPr>
        <w:pStyle w:val="BodyA"/>
        <w:numPr>
          <w:ilvl w:val="0"/>
          <w:numId w:val="30"/>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N - Not known or uncertain</w:t>
      </w:r>
      <w:r>
        <w:rPr>
          <w:rStyle w:val="None"/>
          <w:sz w:val="24"/>
          <w:szCs w:val="24"/>
        </w:rPr>
        <w:t xml:space="preserve"> – Not much information is available to make a judgment;</w:t>
      </w:r>
    </w:p>
    <w:p w:rsidR="00BC3515" w:rsidP="00C5707D" w:rsidRDefault="00BC3515" w14:paraId="76B1AABD" w14:textId="77777777">
      <w:pPr>
        <w:pStyle w:val="BodyA"/>
        <w:numPr>
          <w:ilvl w:val="0"/>
          <w:numId w:val="30"/>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U - undeveloped or new fishery</w:t>
      </w:r>
      <w:r>
        <w:rPr>
          <w:rStyle w:val="None"/>
          <w:sz w:val="24"/>
          <w:szCs w:val="24"/>
        </w:rPr>
        <w:t xml:space="preserve"> - Believed to have a significant potential for expansion in total production;</w:t>
      </w:r>
    </w:p>
    <w:p w:rsidR="00BC3515" w:rsidP="00C5707D" w:rsidRDefault="00BC3515" w14:paraId="18F018D6" w14:textId="77777777">
      <w:pPr>
        <w:pStyle w:val="BodyA"/>
        <w:numPr>
          <w:ilvl w:val="0"/>
          <w:numId w:val="30"/>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sidRPr="003C11F0">
        <w:rPr>
          <w:rStyle w:val="None"/>
          <w:b/>
          <w:bCs/>
          <w:sz w:val="24"/>
          <w:szCs w:val="24"/>
          <w:lang w:val="en-GB"/>
        </w:rPr>
        <w:t>S - Sustainable exploitation</w:t>
      </w:r>
      <w:r>
        <w:rPr>
          <w:rStyle w:val="None"/>
          <w:sz w:val="24"/>
          <w:szCs w:val="24"/>
        </w:rPr>
        <w:t>- fishing mortality or effort below an agreed fishing mortality or effort based Reference Point;</w:t>
      </w:r>
    </w:p>
    <w:p w:rsidR="00BC3515" w:rsidP="00C5707D" w:rsidRDefault="00BC3515" w14:paraId="4DF58D1A" w14:textId="77777777">
      <w:pPr>
        <w:pStyle w:val="BodyA"/>
        <w:numPr>
          <w:ilvl w:val="0"/>
          <w:numId w:val="30"/>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sidRPr="00941778">
        <w:rPr>
          <w:rStyle w:val="None"/>
          <w:b/>
          <w:bCs/>
          <w:sz w:val="24"/>
          <w:szCs w:val="24"/>
        </w:rPr>
        <w:t xml:space="preserve">IO </w:t>
      </w:r>
      <w:r>
        <w:rPr>
          <w:rStyle w:val="None"/>
          <w:b/>
          <w:bCs/>
          <w:sz w:val="24"/>
          <w:szCs w:val="24"/>
        </w:rPr>
        <w:t>–In Overfishing status</w:t>
      </w:r>
      <w:r>
        <w:rPr>
          <w:rStyle w:val="None"/>
          <w:sz w:val="24"/>
          <w:szCs w:val="24"/>
        </w:rPr>
        <w:t>– fishing mortality or effort above the value of the  agreed fishing mortality or effort based  Reference Point. An agreed range of overfishing levels is provided;</w:t>
      </w:r>
    </w:p>
    <w:p w:rsidR="00BC3515" w:rsidRDefault="00BC3515" w14:paraId="60330399" w14:textId="77777777">
      <w:pPr>
        <w:pStyle w:val="BodyA"/>
        <w:pBdr>
          <w:top w:val="none" w:color="auto" w:sz="0" w:space="0"/>
          <w:left w:val="none" w:color="auto" w:sz="0" w:space="0"/>
          <w:bottom w:val="none" w:color="auto" w:sz="0" w:space="0"/>
          <w:right w:val="none" w:color="auto" w:sz="0" w:space="0"/>
          <w:bar w:val="none" w:color="auto" w:sz="0"/>
        </w:pBdr>
        <w:spacing w:after="0" w:line="240" w:lineRule="auto"/>
        <w:ind w:left="360"/>
        <w:jc w:val="both"/>
        <w:rPr>
          <w:sz w:val="24"/>
          <w:szCs w:val="24"/>
        </w:rPr>
      </w:pPr>
    </w:p>
    <w:p w:rsidR="00BC3515" w:rsidRDefault="00BC3515" w14:paraId="201DE6AA" w14:textId="77777777">
      <w:pPr>
        <w:pStyle w:val="BodyA"/>
        <w:pBdr>
          <w:top w:val="none" w:color="auto" w:sz="0" w:space="0"/>
          <w:left w:val="none" w:color="auto" w:sz="0" w:space="0"/>
          <w:bottom w:val="none" w:color="auto" w:sz="0" w:space="0"/>
          <w:right w:val="none" w:color="auto" w:sz="0" w:space="0"/>
          <w:bar w:val="none" w:color="auto" w:sz="0"/>
        </w:pBdr>
        <w:ind w:left="1440"/>
        <w:rPr>
          <w:rStyle w:val="None"/>
        </w:rPr>
      </w:pPr>
      <w:r>
        <w:rPr>
          <w:rStyle w:val="None"/>
          <w:b/>
          <w:bCs/>
          <w:sz w:val="24"/>
          <w:szCs w:val="24"/>
        </w:rPr>
        <w:t>Range of Overfishing levels based on fishery reference points</w:t>
      </w:r>
    </w:p>
    <w:p w:rsidR="00BC3515" w:rsidRDefault="00BC3515" w14:paraId="3626D8AE" w14:textId="77777777">
      <w:pPr>
        <w:pStyle w:val="BodyA"/>
        <w:pBdr>
          <w:top w:val="none" w:color="auto" w:sz="0" w:space="0"/>
          <w:left w:val="none" w:color="auto" w:sz="0" w:space="0"/>
          <w:bottom w:val="none" w:color="auto" w:sz="0" w:space="0"/>
          <w:right w:val="none" w:color="auto" w:sz="0" w:space="0"/>
          <w:bar w:val="none" w:color="auto" w:sz="0"/>
        </w:pBdr>
        <w:ind w:left="1440"/>
        <w:rPr>
          <w:rStyle w:val="None"/>
        </w:rPr>
      </w:pPr>
      <w:r>
        <w:rPr>
          <w:rStyle w:val="None"/>
          <w:sz w:val="24"/>
          <w:szCs w:val="24"/>
        </w:rPr>
        <w:t>In order to assess the level of overfishing status when F</w:t>
      </w:r>
      <w:r>
        <w:rPr>
          <w:rStyle w:val="None"/>
          <w:sz w:val="24"/>
          <w:szCs w:val="24"/>
          <w:vertAlign w:val="subscript"/>
        </w:rPr>
        <w:t xml:space="preserve">0.1 </w:t>
      </w:r>
      <w:r>
        <w:rPr>
          <w:rStyle w:val="None"/>
          <w:sz w:val="24"/>
          <w:szCs w:val="24"/>
        </w:rPr>
        <w:t>from a Y/R model is used as LRP, the following operational approach is proposed:</w:t>
      </w:r>
    </w:p>
    <w:p w:rsidR="00BC3515" w:rsidP="00C5707D" w:rsidRDefault="00BC3515" w14:paraId="0B536BA6"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US"/>
        </w:rPr>
      </w:pPr>
      <w:r>
        <w:rPr>
          <w:rStyle w:val="None"/>
          <w:lang w:val="en-US"/>
        </w:rPr>
        <w:t>If Fc*/F</w:t>
      </w:r>
      <w:r>
        <w:rPr>
          <w:rStyle w:val="None"/>
          <w:vertAlign w:val="subscript"/>
          <w:lang w:val="en-US"/>
        </w:rPr>
        <w:t xml:space="preserve">0.1 </w:t>
      </w:r>
      <w:r>
        <w:rPr>
          <w:rStyle w:val="None"/>
          <w:lang w:val="en-US"/>
        </w:rPr>
        <w:t xml:space="preserve">is below or equal to 1.33 the stock is in </w:t>
      </w:r>
      <w:r>
        <w:rPr>
          <w:rStyle w:val="None"/>
          <w:b/>
          <w:bCs/>
          <w:lang w:val="en-US"/>
        </w:rPr>
        <w:t>(O</w:t>
      </w:r>
      <w:r>
        <w:rPr>
          <w:rStyle w:val="None"/>
          <w:b/>
          <w:bCs/>
          <w:vertAlign w:val="subscript"/>
          <w:lang w:val="en-US"/>
        </w:rPr>
        <w:t>L</w:t>
      </w:r>
      <w:r>
        <w:rPr>
          <w:rStyle w:val="None"/>
          <w:b/>
          <w:bCs/>
          <w:lang w:val="en-US"/>
        </w:rPr>
        <w:t xml:space="preserve">): Low overfishing </w:t>
      </w:r>
    </w:p>
    <w:p w:rsidRPr="003C11F0" w:rsidR="00BC3515" w:rsidP="00C5707D" w:rsidRDefault="00BC3515" w14:paraId="1A556A04"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GB"/>
        </w:rPr>
      </w:pPr>
      <w:r>
        <w:rPr>
          <w:rStyle w:val="None"/>
          <w:lang w:val="en-US"/>
        </w:rPr>
        <w:t>If the Fc/F</w:t>
      </w:r>
      <w:r>
        <w:rPr>
          <w:rStyle w:val="None"/>
          <w:vertAlign w:val="subscript"/>
          <w:lang w:val="en-US"/>
        </w:rPr>
        <w:t xml:space="preserve">0.1 </w:t>
      </w:r>
      <w:r>
        <w:rPr>
          <w:rStyle w:val="None"/>
          <w:lang w:val="en-US"/>
        </w:rPr>
        <w:t xml:space="preserve">is between 1.33 and 1.66 the stock is in </w:t>
      </w:r>
      <w:r>
        <w:rPr>
          <w:rStyle w:val="None"/>
          <w:b/>
          <w:bCs/>
          <w:lang w:val="en-US"/>
        </w:rPr>
        <w:t>(O</w:t>
      </w:r>
      <w:r>
        <w:rPr>
          <w:rStyle w:val="None"/>
          <w:b/>
          <w:bCs/>
          <w:vertAlign w:val="subscript"/>
          <w:lang w:val="en-US"/>
        </w:rPr>
        <w:t>I</w:t>
      </w:r>
      <w:r>
        <w:rPr>
          <w:rStyle w:val="None"/>
          <w:b/>
          <w:bCs/>
          <w:lang w:val="en-US"/>
        </w:rPr>
        <w:t>): Intermediate overfishing</w:t>
      </w:r>
    </w:p>
    <w:p w:rsidRPr="003C11F0" w:rsidR="00BC3515" w:rsidP="00C5707D" w:rsidRDefault="00BC3515" w14:paraId="59D0E375"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GB"/>
        </w:rPr>
      </w:pPr>
      <w:r>
        <w:rPr>
          <w:rStyle w:val="None"/>
          <w:lang w:val="en-US"/>
        </w:rPr>
        <w:t>If the Fc/F</w:t>
      </w:r>
      <w:r>
        <w:rPr>
          <w:rStyle w:val="None"/>
          <w:vertAlign w:val="subscript"/>
          <w:lang w:val="en-US"/>
        </w:rPr>
        <w:t xml:space="preserve">0.1 </w:t>
      </w:r>
      <w:r>
        <w:rPr>
          <w:rStyle w:val="None"/>
          <w:lang w:val="en-US"/>
        </w:rPr>
        <w:t xml:space="preserve">is equal or above to 1.66 the stock is in </w:t>
      </w:r>
      <w:r>
        <w:rPr>
          <w:rStyle w:val="None"/>
          <w:b/>
          <w:bCs/>
          <w:lang w:val="en-US"/>
        </w:rPr>
        <w:t>(O</w:t>
      </w:r>
      <w:r>
        <w:rPr>
          <w:rStyle w:val="None"/>
          <w:b/>
          <w:bCs/>
          <w:vertAlign w:val="subscript"/>
          <w:lang w:val="en-US"/>
        </w:rPr>
        <w:t>H</w:t>
      </w:r>
      <w:r>
        <w:rPr>
          <w:rStyle w:val="None"/>
          <w:b/>
          <w:bCs/>
          <w:lang w:val="en-US"/>
        </w:rPr>
        <w:t xml:space="preserve">): High overfishing </w:t>
      </w:r>
    </w:p>
    <w:p w:rsidR="00BC3515" w:rsidRDefault="00BC3515" w14:paraId="3DB2EEB3" w14:textId="77777777">
      <w:pPr>
        <w:pStyle w:val="Paragrafoelenco"/>
        <w:pBdr>
          <w:top w:val="none" w:color="auto" w:sz="0" w:space="0"/>
          <w:left w:val="none" w:color="auto" w:sz="0" w:space="0"/>
          <w:bottom w:val="none" w:color="auto" w:sz="0" w:space="0"/>
          <w:right w:val="none" w:color="auto" w:sz="0" w:space="0"/>
          <w:bar w:val="none" w:color="auto" w:sz="0"/>
        </w:pBdr>
        <w:ind w:left="2160"/>
        <w:rPr>
          <w:b/>
          <w:bCs/>
          <w:lang w:val="en-US"/>
        </w:rPr>
      </w:pPr>
    </w:p>
    <w:p w:rsidRPr="003C11F0" w:rsidR="00BC3515" w:rsidRDefault="00BC3515" w14:paraId="147C11C9" w14:textId="77777777">
      <w:pPr>
        <w:pStyle w:val="BodyA"/>
        <w:pBdr>
          <w:top w:val="none" w:color="auto" w:sz="0" w:space="0"/>
          <w:left w:val="none" w:color="auto" w:sz="0" w:space="0"/>
          <w:bottom w:val="none" w:color="auto" w:sz="0" w:space="0"/>
          <w:right w:val="none" w:color="auto" w:sz="0" w:space="0"/>
          <w:bar w:val="none" w:color="auto" w:sz="0"/>
        </w:pBdr>
        <w:ind w:left="1440"/>
        <w:rPr>
          <w:rStyle w:val="None"/>
          <w:lang w:val="en-GB"/>
        </w:rPr>
      </w:pPr>
      <w:r>
        <w:rPr>
          <w:rStyle w:val="None"/>
          <w:sz w:val="24"/>
          <w:szCs w:val="24"/>
        </w:rPr>
        <w:t xml:space="preserve">*Fc is current level of F </w:t>
      </w:r>
    </w:p>
    <w:p w:rsidR="00BC3515" w:rsidP="00C5707D" w:rsidRDefault="00BC3515" w14:paraId="76C30DCE" w14:textId="77777777">
      <w:pPr>
        <w:pStyle w:val="BodyA"/>
        <w:numPr>
          <w:ilvl w:val="0"/>
          <w:numId w:val="33"/>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C- Collapsed</w:t>
      </w:r>
      <w:r>
        <w:rPr>
          <w:rStyle w:val="None"/>
          <w:sz w:val="24"/>
          <w:szCs w:val="24"/>
        </w:rPr>
        <w:t>- no or very few catches;</w:t>
      </w:r>
    </w:p>
    <w:p w:rsidR="00BC3515" w:rsidRDefault="00BC3515" w14:paraId="33F5841C" w14:textId="77777777">
      <w:pPr>
        <w:pStyle w:val="BodyA"/>
        <w:pBdr>
          <w:top w:val="none" w:color="auto" w:sz="0" w:space="0"/>
          <w:left w:val="none" w:color="auto" w:sz="0" w:space="0"/>
          <w:bottom w:val="none" w:color="auto" w:sz="0" w:space="0"/>
          <w:right w:val="none" w:color="auto" w:sz="0" w:space="0"/>
          <w:bar w:val="none" w:color="auto" w:sz="0"/>
        </w:pBdr>
        <w:jc w:val="both"/>
        <w:rPr>
          <w:b/>
          <w:bCs/>
          <w:sz w:val="24"/>
          <w:szCs w:val="24"/>
        </w:rPr>
      </w:pPr>
    </w:p>
    <w:p w:rsidR="00BC3515" w:rsidRDefault="00BC3515" w14:paraId="6CD9EBC7"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r>
        <w:rPr>
          <w:rStyle w:val="None"/>
          <w:b/>
          <w:bCs/>
          <w:sz w:val="24"/>
          <w:szCs w:val="24"/>
        </w:rPr>
        <w:t>Based on Stock related indicators</w:t>
      </w:r>
    </w:p>
    <w:p w:rsidR="00BC3515" w:rsidP="00C5707D" w:rsidRDefault="00BC3515" w14:paraId="7F3727AD" w14:textId="77777777">
      <w:pPr>
        <w:pStyle w:val="BodyA"/>
        <w:numPr>
          <w:ilvl w:val="0"/>
          <w:numId w:val="35"/>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N - Not known or uncertain:</w:t>
      </w:r>
      <w:r>
        <w:rPr>
          <w:rStyle w:val="None"/>
          <w:sz w:val="24"/>
          <w:szCs w:val="24"/>
        </w:rPr>
        <w:t xml:space="preserve"> Not much information is available to make a judgment</w:t>
      </w:r>
    </w:p>
    <w:p w:rsidR="00BC3515" w:rsidP="00C5707D" w:rsidRDefault="00BC3515" w14:paraId="01FA17C1" w14:textId="77777777">
      <w:pPr>
        <w:pStyle w:val="BodyA"/>
        <w:numPr>
          <w:ilvl w:val="0"/>
          <w:numId w:val="35"/>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 xml:space="preserve">S - Sustainably exploited: </w:t>
      </w:r>
      <w:r>
        <w:rPr>
          <w:rStyle w:val="None"/>
          <w:sz w:val="24"/>
          <w:szCs w:val="24"/>
        </w:rPr>
        <w:t>Standing stock above an agreed biomass based Reference Point;</w:t>
      </w:r>
    </w:p>
    <w:p w:rsidR="00BC3515" w:rsidP="00C5707D" w:rsidRDefault="00BC3515" w14:paraId="726DFCFC" w14:textId="77777777">
      <w:pPr>
        <w:pStyle w:val="BodyA"/>
        <w:numPr>
          <w:ilvl w:val="0"/>
          <w:numId w:val="35"/>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O - Overexploited</w:t>
      </w:r>
      <w:r>
        <w:rPr>
          <w:rStyle w:val="None"/>
          <w:sz w:val="24"/>
          <w:szCs w:val="24"/>
        </w:rPr>
        <w:t>: Standing stock below the value of the agreed biomass based Reference Point. An agreed range of overexploited status is provided;</w:t>
      </w:r>
    </w:p>
    <w:p w:rsidR="00BC3515" w:rsidRDefault="00BC3515" w14:paraId="008F4065" w14:textId="77777777">
      <w:pPr>
        <w:pStyle w:val="BodyA"/>
        <w:pBdr>
          <w:top w:val="none" w:color="auto" w:sz="0" w:space="0"/>
          <w:left w:val="none" w:color="auto" w:sz="0" w:space="0"/>
          <w:bottom w:val="none" w:color="auto" w:sz="0" w:space="0"/>
          <w:right w:val="none" w:color="auto" w:sz="0" w:space="0"/>
          <w:bar w:val="none" w:color="auto" w:sz="0"/>
        </w:pBdr>
        <w:rPr>
          <w:b/>
          <w:bCs/>
          <w:sz w:val="24"/>
          <w:szCs w:val="24"/>
        </w:rPr>
      </w:pPr>
    </w:p>
    <w:p w:rsidR="00BC3515" w:rsidRDefault="00BC3515" w14:paraId="12A61C04" w14:textId="77777777">
      <w:pPr>
        <w:pStyle w:val="BodyA"/>
        <w:pBdr>
          <w:top w:val="none" w:color="auto" w:sz="0" w:space="0"/>
          <w:left w:val="none" w:color="auto" w:sz="0" w:space="0"/>
          <w:bottom w:val="none" w:color="auto" w:sz="0" w:space="0"/>
          <w:right w:val="none" w:color="auto" w:sz="0" w:space="0"/>
          <w:bar w:val="none" w:color="auto" w:sz="0"/>
        </w:pBdr>
        <w:ind w:left="1440"/>
        <w:rPr>
          <w:rStyle w:val="None"/>
        </w:rPr>
      </w:pPr>
      <w:r>
        <w:rPr>
          <w:rStyle w:val="None"/>
          <w:b/>
          <w:bCs/>
          <w:sz w:val="24"/>
          <w:szCs w:val="24"/>
        </w:rPr>
        <w:t xml:space="preserve">Empirical Reference framework for the relative level of stock biomass index </w:t>
      </w:r>
    </w:p>
    <w:p w:rsidR="00BC3515" w:rsidP="00C5707D" w:rsidRDefault="00BC3515" w14:paraId="098D7736"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US"/>
        </w:rPr>
      </w:pPr>
      <w:r>
        <w:rPr>
          <w:rStyle w:val="None"/>
          <w:b/>
          <w:bCs/>
          <w:lang w:val="en-US"/>
        </w:rPr>
        <w:t xml:space="preserve">Relative low biomass:  </w:t>
      </w:r>
      <w:r>
        <w:rPr>
          <w:rStyle w:val="None"/>
          <w:lang w:val="en-US"/>
        </w:rPr>
        <w:t>Values lower than or equal to 33</w:t>
      </w:r>
      <w:r>
        <w:rPr>
          <w:rStyle w:val="None"/>
          <w:vertAlign w:val="superscript"/>
          <w:lang w:val="en-US"/>
        </w:rPr>
        <w:t>rd</w:t>
      </w:r>
      <w:r>
        <w:rPr>
          <w:rStyle w:val="None"/>
          <w:lang w:val="en-US"/>
        </w:rPr>
        <w:t xml:space="preserve"> percentile of biomass index in the time series</w:t>
      </w:r>
      <w:r>
        <w:rPr>
          <w:rStyle w:val="None"/>
          <w:b/>
          <w:bCs/>
          <w:lang w:val="en-US"/>
        </w:rPr>
        <w:t xml:space="preserve"> (O</w:t>
      </w:r>
      <w:r>
        <w:rPr>
          <w:rStyle w:val="None"/>
          <w:b/>
          <w:bCs/>
          <w:vertAlign w:val="subscript"/>
          <w:lang w:val="en-US"/>
        </w:rPr>
        <w:t>L</w:t>
      </w:r>
      <w:r>
        <w:rPr>
          <w:rStyle w:val="None"/>
          <w:b/>
          <w:bCs/>
          <w:lang w:val="en-US"/>
        </w:rPr>
        <w:t>)</w:t>
      </w:r>
    </w:p>
    <w:p w:rsidRPr="003C11F0" w:rsidR="00BC3515" w:rsidP="00C5707D" w:rsidRDefault="00BC3515" w14:paraId="1323029D"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GB"/>
        </w:rPr>
      </w:pPr>
      <w:r>
        <w:rPr>
          <w:rStyle w:val="None"/>
          <w:b/>
          <w:bCs/>
          <w:lang w:val="en-US"/>
        </w:rPr>
        <w:lastRenderedPageBreak/>
        <w:t xml:space="preserve">Relative intermediate biomass: </w:t>
      </w:r>
      <w:r>
        <w:rPr>
          <w:rStyle w:val="None"/>
          <w:lang w:val="en-US"/>
        </w:rPr>
        <w:t>Values falling within this limit and  66</w:t>
      </w:r>
      <w:r>
        <w:rPr>
          <w:rStyle w:val="None"/>
          <w:vertAlign w:val="superscript"/>
          <w:lang w:val="en-US"/>
        </w:rPr>
        <w:t>th</w:t>
      </w:r>
      <w:r>
        <w:rPr>
          <w:rStyle w:val="None"/>
          <w:lang w:val="en-US"/>
        </w:rPr>
        <w:t xml:space="preserve"> percentile</w:t>
      </w:r>
      <w:r>
        <w:rPr>
          <w:rStyle w:val="None"/>
          <w:b/>
          <w:bCs/>
          <w:lang w:val="en-US"/>
        </w:rPr>
        <w:t xml:space="preserve"> (O</w:t>
      </w:r>
      <w:r>
        <w:rPr>
          <w:rStyle w:val="None"/>
          <w:b/>
          <w:bCs/>
          <w:vertAlign w:val="subscript"/>
          <w:lang w:val="en-US"/>
        </w:rPr>
        <w:t>I</w:t>
      </w:r>
      <w:r>
        <w:rPr>
          <w:rStyle w:val="None"/>
          <w:b/>
          <w:bCs/>
          <w:lang w:val="en-US"/>
        </w:rPr>
        <w:t>)</w:t>
      </w:r>
    </w:p>
    <w:p w:rsidRPr="003C11F0" w:rsidR="00BC3515" w:rsidP="00C5707D" w:rsidRDefault="00BC3515" w14:paraId="4127EE68" w14:textId="77777777">
      <w:pPr>
        <w:pStyle w:val="Paragrafoelenco"/>
        <w:numPr>
          <w:ilvl w:val="0"/>
          <w:numId w:val="32"/>
        </w:numPr>
        <w:pBdr>
          <w:top w:val="none" w:color="auto" w:sz="0" w:space="0"/>
          <w:left w:val="none" w:color="auto" w:sz="0" w:space="0"/>
          <w:bottom w:val="none" w:color="auto" w:sz="0" w:space="0"/>
          <w:right w:val="none" w:color="auto" w:sz="0" w:space="0"/>
          <w:bar w:val="none" w:color="auto" w:sz="0"/>
        </w:pBdr>
        <w:rPr>
          <w:rStyle w:val="None"/>
          <w:lang w:val="en-GB"/>
        </w:rPr>
      </w:pPr>
      <w:r>
        <w:rPr>
          <w:rStyle w:val="None"/>
          <w:b/>
          <w:bCs/>
          <w:lang w:val="en-US"/>
        </w:rPr>
        <w:t xml:space="preserve">Relative high biomass: </w:t>
      </w:r>
      <w:r>
        <w:rPr>
          <w:rStyle w:val="None"/>
          <w:lang w:val="en-US"/>
        </w:rPr>
        <w:t>Values higher than the 66</w:t>
      </w:r>
      <w:r>
        <w:rPr>
          <w:rStyle w:val="None"/>
          <w:vertAlign w:val="superscript"/>
          <w:lang w:val="en-US"/>
        </w:rPr>
        <w:t>th</w:t>
      </w:r>
      <w:r>
        <w:rPr>
          <w:rStyle w:val="None"/>
          <w:lang w:val="en-US"/>
        </w:rPr>
        <w:t xml:space="preserve"> percentile</w:t>
      </w:r>
      <w:r>
        <w:rPr>
          <w:rStyle w:val="None"/>
          <w:b/>
          <w:bCs/>
          <w:lang w:val="en-US"/>
        </w:rPr>
        <w:t xml:space="preserve"> (O</w:t>
      </w:r>
      <w:r>
        <w:rPr>
          <w:rStyle w:val="None"/>
          <w:b/>
          <w:bCs/>
          <w:vertAlign w:val="subscript"/>
          <w:lang w:val="en-US"/>
        </w:rPr>
        <w:t>H</w:t>
      </w:r>
      <w:r>
        <w:rPr>
          <w:rStyle w:val="None"/>
          <w:b/>
          <w:bCs/>
          <w:lang w:val="en-US"/>
        </w:rPr>
        <w:t>)</w:t>
      </w:r>
    </w:p>
    <w:p w:rsidR="00BC3515" w:rsidRDefault="00BC3515" w14:paraId="33F1D1CE" w14:textId="77777777">
      <w:pPr>
        <w:pStyle w:val="BodyA"/>
        <w:pBdr>
          <w:top w:val="none" w:color="auto" w:sz="0" w:space="0"/>
          <w:left w:val="none" w:color="auto" w:sz="0" w:space="0"/>
          <w:bottom w:val="none" w:color="auto" w:sz="0" w:space="0"/>
          <w:right w:val="none" w:color="auto" w:sz="0" w:space="0"/>
          <w:bar w:val="none" w:color="auto" w:sz="0"/>
        </w:pBdr>
        <w:rPr>
          <w:b/>
          <w:bCs/>
          <w:sz w:val="24"/>
          <w:szCs w:val="24"/>
        </w:rPr>
      </w:pPr>
    </w:p>
    <w:p w:rsidR="00BC3515" w:rsidP="00C5707D" w:rsidRDefault="00BC3515" w14:paraId="5F0A88AD" w14:textId="77777777">
      <w:pPr>
        <w:pStyle w:val="BodyA"/>
        <w:numPr>
          <w:ilvl w:val="0"/>
          <w:numId w:val="36"/>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D – Depleted</w:t>
      </w:r>
      <w:r>
        <w:rPr>
          <w:rStyle w:val="None"/>
          <w:sz w:val="24"/>
          <w:szCs w:val="24"/>
        </w:rPr>
        <w:t xml:space="preserve">:  Standing stock is at lowest historical levels, irrespective of the amount of fishing effort exerted; </w:t>
      </w:r>
    </w:p>
    <w:p w:rsidR="00BC3515" w:rsidP="00C5707D" w:rsidRDefault="00BC3515" w14:paraId="322A4192" w14:textId="77777777">
      <w:pPr>
        <w:pStyle w:val="BodyA"/>
        <w:numPr>
          <w:ilvl w:val="0"/>
          <w:numId w:val="35"/>
        </w:numPr>
        <w:pBdr>
          <w:top w:val="none" w:color="auto" w:sz="0" w:space="0"/>
          <w:left w:val="none" w:color="auto" w:sz="0" w:space="0"/>
          <w:bottom w:val="none" w:color="auto" w:sz="0" w:space="0"/>
          <w:right w:val="none" w:color="auto" w:sz="0" w:space="0"/>
          <w:bar w:val="none" w:color="auto" w:sz="0"/>
        </w:pBdr>
        <w:spacing w:after="0" w:line="240" w:lineRule="auto"/>
        <w:jc w:val="both"/>
        <w:rPr>
          <w:rStyle w:val="None"/>
        </w:rPr>
      </w:pPr>
      <w:r>
        <w:rPr>
          <w:rStyle w:val="None"/>
          <w:b/>
          <w:bCs/>
          <w:sz w:val="24"/>
          <w:szCs w:val="24"/>
        </w:rPr>
        <w:t>R –Recovering:</w:t>
      </w:r>
      <w:r>
        <w:rPr>
          <w:rStyle w:val="None"/>
          <w:sz w:val="24"/>
          <w:szCs w:val="24"/>
        </w:rPr>
        <w:t xml:space="preserve">  Biomass are increasing after having been depleted from a previous period;</w:t>
      </w:r>
    </w:p>
    <w:p w:rsidR="00BC3515" w:rsidRDefault="00BC3515" w14:paraId="1A224706" w14:textId="77777777">
      <w:pPr>
        <w:pStyle w:val="BodyA"/>
        <w:pBdr>
          <w:top w:val="none" w:color="auto" w:sz="0" w:space="0"/>
          <w:left w:val="none" w:color="auto" w:sz="0" w:space="0"/>
          <w:bottom w:val="none" w:color="auto" w:sz="0" w:space="0"/>
          <w:right w:val="none" w:color="auto" w:sz="0" w:space="0"/>
          <w:bar w:val="none" w:color="auto" w:sz="0"/>
        </w:pBdr>
        <w:jc w:val="both"/>
        <w:rPr>
          <w:b/>
          <w:bCs/>
          <w:i/>
          <w:iCs/>
        </w:rPr>
      </w:pPr>
    </w:p>
    <w:p w:rsidR="00BC3515" w:rsidRDefault="00BC3515" w14:paraId="300B6182"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r>
        <w:rPr>
          <w:rStyle w:val="None"/>
          <w:b/>
          <w:bCs/>
          <w:i/>
          <w:iCs/>
          <w:sz w:val="24"/>
          <w:szCs w:val="24"/>
        </w:rPr>
        <w:t>Agreed definitions as per SAC Glossary</w:t>
      </w:r>
    </w:p>
    <w:p w:rsidR="00BC3515" w:rsidRDefault="00BC3515" w14:paraId="3FA89823" w14:textId="77777777">
      <w:pPr>
        <w:pStyle w:val="BodyA"/>
        <w:pBdr>
          <w:top w:val="none" w:color="auto" w:sz="0" w:space="0"/>
          <w:left w:val="none" w:color="auto" w:sz="0" w:space="0"/>
          <w:bottom w:val="none" w:color="auto" w:sz="0" w:space="0"/>
          <w:right w:val="none" w:color="auto" w:sz="0" w:space="0"/>
          <w:bar w:val="none" w:color="auto" w:sz="0"/>
        </w:pBdr>
        <w:jc w:val="both"/>
        <w:rPr>
          <w:rStyle w:val="None"/>
        </w:rPr>
      </w:pPr>
      <w:r>
        <w:rPr>
          <w:rStyle w:val="None"/>
          <w:b/>
          <w:bCs/>
          <w:i/>
          <w:iCs/>
          <w:sz w:val="24"/>
          <w:szCs w:val="24"/>
        </w:rPr>
        <w:t>Overfished (or overexploited)</w:t>
      </w:r>
      <w:r>
        <w:rPr>
          <w:rStyle w:val="None"/>
          <w:sz w:val="24"/>
          <w:szCs w:val="24"/>
        </w:rPr>
        <w:t xml:space="preserve"> - </w:t>
      </w:r>
      <w:r>
        <w:rPr>
          <w:rStyle w:val="None"/>
          <w:i/>
          <w:iCs/>
          <w:sz w:val="24"/>
          <w:szCs w:val="24"/>
        </w:rPr>
        <w:t xml:space="preserve">A stock is considered to be overfished when its abundance is below an agreed biomass based reference target point, like B0.1 or BMSY. To apply this denomination, it should be assumed that the current state of the stock (in biomass) arises from the application of excessive fishing pressure in previous years. This classification is independent of the current level of fishing mortality. </w:t>
      </w:r>
    </w:p>
    <w:p w:rsidR="00BC3515" w:rsidRDefault="00BC3515" w14:paraId="41E13D5F" w14:textId="77777777">
      <w:pPr>
        <w:pStyle w:val="BodyA"/>
        <w:pBdr>
          <w:top w:val="none" w:color="auto" w:sz="0" w:space="0"/>
          <w:left w:val="none" w:color="auto" w:sz="0" w:space="0"/>
          <w:bottom w:val="none" w:color="auto" w:sz="0" w:space="0"/>
          <w:right w:val="none" w:color="auto" w:sz="0" w:space="0"/>
          <w:bar w:val="none" w:color="auto" w:sz="0"/>
        </w:pBdr>
        <w:jc w:val="both"/>
        <w:rPr>
          <w:rStyle w:val="None"/>
          <w:i/>
          <w:iCs/>
          <w:sz w:val="24"/>
          <w:szCs w:val="24"/>
        </w:rPr>
      </w:pPr>
      <w:r>
        <w:rPr>
          <w:rStyle w:val="None"/>
          <w:b/>
          <w:bCs/>
          <w:i/>
          <w:iCs/>
          <w:sz w:val="24"/>
          <w:szCs w:val="24"/>
        </w:rPr>
        <w:t>Stock subjected to overfishing (or overexploitation)</w:t>
      </w:r>
      <w:r>
        <w:rPr>
          <w:rStyle w:val="None"/>
          <w:i/>
          <w:iCs/>
          <w:sz w:val="24"/>
          <w:szCs w:val="24"/>
        </w:rPr>
        <w:t xml:space="preserve"> - A stock is subjected to overfishing if the fishing mortality applied to it exceeds the one it can sustainably stand, for a longer period. In other words, the current fishing mortality exceeds the fishing mortality that, if applied during a long period, under stable conditions, would lead the stock abundance to the reference point of the target abundance (either in terms of biomass or numbers).</w:t>
      </w:r>
    </w:p>
    <w:p w:rsidR="00BC3515" w:rsidP="00343C7B" w:rsidRDefault="00BC3515" w14:paraId="78FC4A5D" w14:textId="77777777">
      <w:pPr>
        <w:pBdr>
          <w:top w:val="none" w:color="auto" w:sz="0" w:space="0"/>
          <w:left w:val="none" w:color="auto" w:sz="0" w:space="0"/>
          <w:bottom w:val="none" w:color="auto" w:sz="0" w:space="0"/>
          <w:right w:val="none" w:color="auto" w:sz="0" w:space="0"/>
          <w:bar w:val="none" w:color="auto" w:sz="0"/>
        </w:pBdr>
      </w:pPr>
    </w:p>
    <w:sectPr w:rsidR="00BC3515" w:rsidSect="00605B26">
      <w:headerReference w:type="default" r:id="rId33"/>
      <w:footerReference w:type="default" r:id="rId34"/>
      <w:headerReference w:type="first" r:id="rId35"/>
      <w:footerReference w:type="first" r:id="rId36"/>
      <w:pgSz w:w="11900" w:h="16840" w:orient="portrait"/>
      <w:pgMar w:top="1417" w:right="1134" w:bottom="1134" w:left="1134"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E25" w:rsidRDefault="00CD5E25" w14:paraId="56194C5F" w14:textId="77777777">
      <w:pPr>
        <w:pBdr>
          <w:top w:val="none" w:color="auto" w:sz="0" w:space="0"/>
          <w:left w:val="none" w:color="auto" w:sz="0" w:space="0"/>
          <w:bottom w:val="none" w:color="auto" w:sz="0" w:space="0"/>
          <w:right w:val="none" w:color="auto" w:sz="0" w:space="0"/>
          <w:bar w:val="none" w:color="auto" w:sz="0"/>
        </w:pBdr>
      </w:pPr>
      <w:r>
        <w:separator/>
      </w:r>
    </w:p>
  </w:endnote>
  <w:endnote w:type="continuationSeparator" w:id="0">
    <w:p w:rsidR="00CD5E25" w:rsidRDefault="00CD5E25" w14:paraId="741F9903" w14:textId="77777777">
      <w:pPr>
        <w:pBdr>
          <w:top w:val="none" w:color="auto" w:sz="0" w:space="0"/>
          <w:left w:val="none" w:color="auto" w:sz="0" w:space="0"/>
          <w:bottom w:val="none" w:color="auto" w:sz="0" w:space="0"/>
          <w:right w:val="none" w:color="auto" w:sz="0" w:space="0"/>
          <w:bar w:val="none" w:color="auto" w:sz="0"/>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176" w:rsidRDefault="00F72176" w14:paraId="6F6194DE" w14:textId="1A0504AE">
    <w:pPr>
      <w:pStyle w:val="Pidipagina"/>
      <w:pBdr>
        <w:top w:val="none" w:color="auto" w:sz="0" w:space="0"/>
        <w:left w:val="none" w:color="auto" w:sz="0" w:space="0"/>
        <w:bottom w:val="none" w:color="auto" w:sz="0" w:space="0"/>
        <w:right w:val="none" w:color="auto" w:sz="0" w:space="0"/>
        <w:bar w:val="none" w:color="auto" w:sz="0"/>
      </w:pBdr>
      <w:jc w:val="center"/>
    </w:pPr>
    <w:r>
      <w:fldChar w:fldCharType="begin"/>
    </w:r>
    <w:r>
      <w:instrText xml:space="preserve"> PAGE </w:instrText>
    </w:r>
    <w:r>
      <w:fldChar w:fldCharType="separate"/>
    </w:r>
    <w:r w:rsidR="00247DA5">
      <w:rPr>
        <w:noProof/>
      </w:rPr>
      <w:t>19</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176" w:rsidRDefault="00F72176" w14:paraId="3D6FEC41" w14:textId="77777777">
    <w:pPr>
      <w:pStyle w:val="HeaderFooter"/>
      <w:pBdr>
        <w:top w:val="none" w:color="auto" w:sz="0" w:space="0"/>
        <w:left w:val="none" w:color="auto" w:sz="0" w:space="0"/>
        <w:bottom w:val="none" w:color="auto" w:sz="0" w:space="0"/>
        <w:right w:val="none" w:color="auto" w:sz="0" w:space="0"/>
        <w:bar w:val="none" w:color="auto" w:sz="0"/>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E25" w:rsidRDefault="00CD5E25" w14:paraId="0E572478" w14:textId="77777777">
      <w:pPr>
        <w:pBdr>
          <w:top w:val="none" w:color="auto" w:sz="0" w:space="0"/>
          <w:left w:val="none" w:color="auto" w:sz="0" w:space="0"/>
          <w:bottom w:val="none" w:color="auto" w:sz="0" w:space="0"/>
          <w:right w:val="none" w:color="auto" w:sz="0" w:space="0"/>
          <w:bar w:val="none" w:color="auto" w:sz="0"/>
        </w:pBdr>
      </w:pPr>
      <w:r>
        <w:separator/>
      </w:r>
    </w:p>
  </w:footnote>
  <w:footnote w:type="continuationSeparator" w:id="0">
    <w:p w:rsidR="00CD5E25" w:rsidRDefault="00CD5E25" w14:paraId="77427A4D" w14:textId="77777777">
      <w:pPr>
        <w:pBdr>
          <w:top w:val="none" w:color="auto" w:sz="0" w:space="0"/>
          <w:left w:val="none" w:color="auto" w:sz="0" w:space="0"/>
          <w:bottom w:val="none" w:color="auto" w:sz="0" w:space="0"/>
          <w:right w:val="none" w:color="auto" w:sz="0" w:space="0"/>
          <w:bar w:val="none" w:color="auto" w:sz="0"/>
        </w:pBd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176" w:rsidRDefault="00F72176" w14:paraId="4AFBEF28" w14:textId="77777777">
    <w:pPr>
      <w:pStyle w:val="HeaderFooter"/>
      <w:pBdr>
        <w:top w:val="none" w:color="auto" w:sz="0" w:space="0"/>
        <w:left w:val="none" w:color="auto" w:sz="0" w:space="0"/>
        <w:bottom w:val="none" w:color="auto" w:sz="0" w:space="0"/>
        <w:right w:val="none" w:color="auto" w:sz="0" w:space="0"/>
        <w:bar w:val="none" w:color="auto" w:sz="0"/>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176" w:rsidRDefault="00F72176" w14:paraId="41C4B2A7" w14:textId="77777777">
    <w:pPr>
      <w:pStyle w:val="HeaderFooter"/>
      <w:pBdr>
        <w:top w:val="none" w:color="auto" w:sz="0" w:space="0"/>
        <w:left w:val="none" w:color="auto" w:sz="0" w:space="0"/>
        <w:bottom w:val="none" w:color="auto" w:sz="0" w:space="0"/>
        <w:right w:val="none" w:color="auto" w:sz="0" w:space="0"/>
        <w:bar w:val="none" w:color="auto" w:sz="0"/>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7398"/>
    <w:multiLevelType w:val="hybridMultilevel"/>
    <w:tmpl w:val="5B02B138"/>
    <w:numStyleLink w:val="ImportedStyle6"/>
  </w:abstractNum>
  <w:abstractNum w:abstractNumId="1" w15:restartNumberingAfterBreak="0">
    <w:nsid w:val="09A6581E"/>
    <w:multiLevelType w:val="multilevel"/>
    <w:tmpl w:val="7FB4B52E"/>
    <w:lvl w:ilvl="0">
      <w:start w:val="1"/>
      <w:numFmt w:val="decimal"/>
      <w:lvlText w:val="%1."/>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1">
      <w:start w:val="1"/>
      <w:numFmt w:val="decimal"/>
      <w:lvlText w:val="%1.%2."/>
      <w:lvlJc w:val="left"/>
      <w:pPr>
        <w:ind w:left="992" w:hanging="708"/>
      </w:pPr>
      <w:rPr>
        <w:rFonts w:hint="default" w:hAnsi="Arial Unicode MS" w:cs="Times New Roman"/>
        <w:b/>
        <w:bCs/>
        <w:caps w:val="0"/>
        <w:smallCaps w:val="0"/>
        <w:strike w:val="0"/>
        <w:dstrike w:val="0"/>
        <w:color w:val="000000"/>
        <w:spacing w:val="0"/>
        <w:w w:val="100"/>
        <w:kern w:val="0"/>
        <w:position w:val="0"/>
        <w:vertAlign w:val="baseline"/>
      </w:rPr>
    </w:lvl>
    <w:lvl w:ilvl="2">
      <w:start w:val="1"/>
      <w:numFmt w:val="decimal"/>
      <w:lvlText w:val="%1.%2.%3."/>
      <w:lvlJc w:val="left"/>
      <w:pPr>
        <w:ind w:left="1134" w:hanging="708"/>
      </w:pPr>
      <w:rPr>
        <w:rFonts w:hint="default" w:hAnsi="Arial Unicode MS" w:cs="Times New Roman"/>
        <w:b/>
        <w:bCs/>
        <w:caps w:val="0"/>
        <w:smallCaps w:val="0"/>
        <w:strike w:val="0"/>
        <w:dstrike w:val="0"/>
        <w:color w:val="000000"/>
        <w:spacing w:val="0"/>
        <w:w w:val="100"/>
        <w:kern w:val="0"/>
        <w:position w:val="0"/>
        <w:vertAlign w:val="baseline"/>
      </w:rPr>
    </w:lvl>
    <w:lvl w:ilvl="3">
      <w:start w:val="1"/>
      <w:numFmt w:val="decimal"/>
      <w:lvlText w:val="%1.%2.%3.%4."/>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4">
      <w:start w:val="1"/>
      <w:numFmt w:val="decimal"/>
      <w:lvlText w:val="%1.%2.%3.%4.%5."/>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5">
      <w:start w:val="1"/>
      <w:numFmt w:val="decimal"/>
      <w:lvlText w:val="%1.%2.%3.%4.%5.%6."/>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6">
      <w:start w:val="1"/>
      <w:numFmt w:val="decimal"/>
      <w:lvlText w:val="%1.%2.%3.%4.%5.%6.%7."/>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7">
      <w:start w:val="1"/>
      <w:numFmt w:val="decimal"/>
      <w:lvlText w:val="%1.%2.%3.%4.%5.%6.%7.%8."/>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8">
      <w:start w:val="1"/>
      <w:numFmt w:val="decimal"/>
      <w:lvlText w:val="%1.%2.%3.%4.%5.%6.%7.%8.%9."/>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abstractNum>
  <w:abstractNum w:abstractNumId="2" w15:restartNumberingAfterBreak="0">
    <w:nsid w:val="0E8C3D99"/>
    <w:multiLevelType w:val="hybridMultilevel"/>
    <w:tmpl w:val="2A6273E2"/>
    <w:numStyleLink w:val="ImportedStyle30"/>
  </w:abstractNum>
  <w:abstractNum w:abstractNumId="3" w15:restartNumberingAfterBreak="0">
    <w:nsid w:val="12236A37"/>
    <w:multiLevelType w:val="multilevel"/>
    <w:tmpl w:val="C15A1C40"/>
    <w:lvl w:ilvl="0">
      <w:start w:val="1"/>
      <w:numFmt w:val="decimal"/>
      <w:lvlText w:val="%1."/>
      <w:lvlJc w:val="left"/>
      <w:pPr>
        <w:ind w:left="540" w:hanging="540"/>
      </w:pPr>
      <w:rPr>
        <w:rFonts w:hAnsi="Arial Unicode MS" w:cs="Times New Roman"/>
        <w:caps w:val="0"/>
        <w:smallCaps w:val="0"/>
        <w:strike w:val="0"/>
        <w:dstrike w:val="0"/>
        <w:color w:val="000000"/>
        <w:spacing w:val="0"/>
        <w:w w:val="100"/>
        <w:kern w:val="0"/>
        <w:position w:val="0"/>
        <w:vertAlign w:val="baseline"/>
      </w:rPr>
    </w:lvl>
    <w:lvl w:ilvl="1">
      <w:start w:val="1"/>
      <w:numFmt w:val="decimal"/>
      <w:lvlText w:val="%1.%2."/>
      <w:lvlJc w:val="left"/>
      <w:pPr>
        <w:ind w:left="540" w:hanging="540"/>
      </w:pPr>
      <w:rPr>
        <w:rFonts w:hAnsi="Arial Unicode MS" w:cs="Times New Roman"/>
        <w:caps w:val="0"/>
        <w:smallCaps w:val="0"/>
        <w:strike w:val="0"/>
        <w:dstrike w:val="0"/>
        <w:color w:val="000000"/>
        <w:spacing w:val="0"/>
        <w:w w:val="100"/>
        <w:kern w:val="0"/>
        <w:position w:val="0"/>
        <w:vertAlign w:val="baseline"/>
      </w:rPr>
    </w:lvl>
    <w:lvl w:ilvl="2">
      <w:start w:val="1"/>
      <w:numFmt w:val="decimal"/>
      <w:lvlText w:val="%3."/>
      <w:lvlJc w:val="left"/>
      <w:pPr>
        <w:ind w:left="617" w:hanging="617"/>
      </w:pPr>
      <w:rPr>
        <w:rFonts w:hAnsi="Arial Unicode MS" w:cs="Times New Roman"/>
        <w:caps w:val="0"/>
        <w:smallCaps w:val="0"/>
        <w:strike w:val="0"/>
        <w:dstrike w:val="0"/>
        <w:color w:val="000000"/>
        <w:spacing w:val="0"/>
        <w:w w:val="100"/>
        <w:kern w:val="0"/>
        <w:position w:val="0"/>
        <w:vertAlign w:val="baseline"/>
      </w:rPr>
    </w:lvl>
    <w:lvl w:ilvl="3">
      <w:start w:val="1"/>
      <w:numFmt w:val="decimal"/>
      <w:lvlText w:val="%3.%4."/>
      <w:lvlJc w:val="left"/>
      <w:pPr>
        <w:ind w:left="617" w:hanging="617"/>
      </w:pPr>
      <w:rPr>
        <w:rFonts w:hAnsi="Arial Unicode MS" w:cs="Times New Roman"/>
        <w:caps w:val="0"/>
        <w:smallCaps w:val="0"/>
        <w:strike w:val="0"/>
        <w:dstrike w:val="0"/>
        <w:color w:val="000000"/>
        <w:spacing w:val="0"/>
        <w:w w:val="100"/>
        <w:kern w:val="0"/>
        <w:position w:val="0"/>
        <w:vertAlign w:val="baseline"/>
      </w:rPr>
    </w:lvl>
    <w:lvl w:ilvl="4">
      <w:start w:val="1"/>
      <w:numFmt w:val="decimal"/>
      <w:lvlText w:val="%3.%4.%5."/>
      <w:lvlJc w:val="left"/>
      <w:pPr>
        <w:ind w:left="926" w:hanging="926"/>
      </w:pPr>
      <w:rPr>
        <w:rFonts w:hAnsi="Arial Unicode MS" w:cs="Times New Roman"/>
        <w:caps w:val="0"/>
        <w:smallCaps w:val="0"/>
        <w:strike w:val="0"/>
        <w:dstrike w:val="0"/>
        <w:color w:val="000000"/>
        <w:spacing w:val="0"/>
        <w:w w:val="100"/>
        <w:kern w:val="0"/>
        <w:position w:val="0"/>
        <w:vertAlign w:val="baseline"/>
      </w:rPr>
    </w:lvl>
    <w:lvl w:ilvl="5">
      <w:start w:val="1"/>
      <w:numFmt w:val="decimal"/>
      <w:lvlText w:val="%3.%4.%5.%6."/>
      <w:lvlJc w:val="left"/>
      <w:pPr>
        <w:ind w:left="926" w:hanging="926"/>
      </w:pPr>
      <w:rPr>
        <w:rFonts w:hAnsi="Arial Unicode MS" w:cs="Times New Roman"/>
        <w:caps w:val="0"/>
        <w:smallCaps w:val="0"/>
        <w:strike w:val="0"/>
        <w:dstrike w:val="0"/>
        <w:color w:val="000000"/>
        <w:spacing w:val="0"/>
        <w:w w:val="100"/>
        <w:kern w:val="0"/>
        <w:position w:val="0"/>
        <w:vertAlign w:val="baseline"/>
      </w:rPr>
    </w:lvl>
    <w:lvl w:ilvl="6">
      <w:start w:val="1"/>
      <w:numFmt w:val="decimal"/>
      <w:lvlText w:val="%3.%4.%5.%6.%7."/>
      <w:lvlJc w:val="left"/>
      <w:pPr>
        <w:ind w:left="1234" w:hanging="1234"/>
      </w:pPr>
      <w:rPr>
        <w:rFonts w:hAnsi="Arial Unicode MS" w:cs="Times New Roman"/>
        <w:caps w:val="0"/>
        <w:smallCaps w:val="0"/>
        <w:strike w:val="0"/>
        <w:dstrike w:val="0"/>
        <w:color w:val="000000"/>
        <w:spacing w:val="0"/>
        <w:w w:val="100"/>
        <w:kern w:val="0"/>
        <w:position w:val="0"/>
        <w:vertAlign w:val="baseline"/>
      </w:rPr>
    </w:lvl>
    <w:lvl w:ilvl="7">
      <w:start w:val="1"/>
      <w:numFmt w:val="decimal"/>
      <w:lvlText w:val="%3.%4.%5.%6.%7.%8."/>
      <w:lvlJc w:val="left"/>
      <w:pPr>
        <w:ind w:left="1234" w:hanging="1234"/>
      </w:pPr>
      <w:rPr>
        <w:rFonts w:hAnsi="Arial Unicode MS" w:cs="Times New Roman"/>
        <w:caps w:val="0"/>
        <w:smallCaps w:val="0"/>
        <w:strike w:val="0"/>
        <w:dstrike w:val="0"/>
        <w:color w:val="000000"/>
        <w:spacing w:val="0"/>
        <w:w w:val="100"/>
        <w:kern w:val="0"/>
        <w:position w:val="0"/>
        <w:vertAlign w:val="baseline"/>
      </w:rPr>
    </w:lvl>
    <w:lvl w:ilvl="8">
      <w:start w:val="1"/>
      <w:numFmt w:val="decimal"/>
      <w:lvlText w:val="%3.%4.%5.%6.%7.%8.%9."/>
      <w:lvlJc w:val="left"/>
      <w:pPr>
        <w:ind w:left="1543" w:hanging="1543"/>
      </w:pPr>
      <w:rPr>
        <w:rFonts w:hAnsi="Arial Unicode MS" w:cs="Times New Roman"/>
        <w:caps w:val="0"/>
        <w:smallCaps w:val="0"/>
        <w:strike w:val="0"/>
        <w:dstrike w:val="0"/>
        <w:color w:val="000000"/>
        <w:spacing w:val="0"/>
        <w:w w:val="100"/>
        <w:kern w:val="0"/>
        <w:position w:val="0"/>
        <w:vertAlign w:val="baseline"/>
      </w:rPr>
    </w:lvl>
  </w:abstractNum>
  <w:abstractNum w:abstractNumId="4" w15:restartNumberingAfterBreak="0">
    <w:nsid w:val="18E25DDE"/>
    <w:multiLevelType w:val="multilevel"/>
    <w:tmpl w:val="06822516"/>
    <w:lvl w:ilvl="0">
      <w:start w:val="1"/>
      <w:numFmt w:val="decimal"/>
      <w:lvlText w:val="%1."/>
      <w:lvlJc w:val="left"/>
      <w:pPr>
        <w:ind w:left="630" w:hanging="630"/>
      </w:pPr>
      <w:rPr>
        <w:rFonts w:hint="default" w:hAnsi="Arial Unicode MS" w:cs="Times New Roman"/>
        <w:b/>
        <w:bCs/>
        <w:i/>
        <w:iCs/>
        <w:caps w:val="0"/>
        <w:smallCaps w:val="0"/>
        <w:strike w:val="0"/>
        <w:dstrike w:val="0"/>
        <w:color w:val="000000"/>
        <w:spacing w:val="0"/>
        <w:w w:val="100"/>
        <w:kern w:val="0"/>
        <w:position w:val="0"/>
        <w:vertAlign w:val="baseline"/>
      </w:rPr>
    </w:lvl>
    <w:lvl w:ilvl="1">
      <w:start w:val="11"/>
      <w:numFmt w:val="decimal"/>
      <w:lvlText w:val="%2."/>
      <w:lvlJc w:val="left"/>
      <w:pPr>
        <w:ind w:left="540" w:hanging="540"/>
      </w:pPr>
      <w:rPr>
        <w:rFonts w:hint="default" w:hAnsi="Arial Unicode MS" w:cs="Times New Roman"/>
        <w:b/>
        <w:bCs/>
        <w:caps w:val="0"/>
        <w:smallCaps w:val="0"/>
        <w:strike w:val="0"/>
        <w:dstrike w:val="0"/>
        <w:color w:val="000000"/>
        <w:spacing w:val="0"/>
        <w:w w:val="100"/>
        <w:kern w:val="0"/>
        <w:position w:val="0"/>
        <w:vertAlign w:val="baseline"/>
      </w:rPr>
    </w:lvl>
    <w:lvl w:ilvl="2">
      <w:start w:val="7"/>
      <w:numFmt w:val="decimal"/>
      <w:lvlText w:val="%2.%3."/>
      <w:lvlJc w:val="left"/>
      <w:pPr>
        <w:ind w:left="720" w:hanging="720"/>
      </w:pPr>
      <w:rPr>
        <w:rFonts w:hint="default" w:hAnsi="Arial Unicode MS" w:cs="Times New Roman"/>
        <w:b/>
        <w:bCs/>
        <w:caps w:val="0"/>
        <w:smallCaps w:val="0"/>
        <w:strike w:val="0"/>
        <w:dstrike w:val="0"/>
        <w:color w:val="000000"/>
        <w:spacing w:val="0"/>
        <w:w w:val="100"/>
        <w:kern w:val="0"/>
        <w:position w:val="0"/>
        <w:vertAlign w:val="baseline"/>
      </w:rPr>
    </w:lvl>
    <w:lvl w:ilvl="3">
      <w:start w:val="1"/>
      <w:numFmt w:val="decimal"/>
      <w:lvlText w:val="%2.%3.%4."/>
      <w:lvlJc w:val="left"/>
      <w:pPr>
        <w:ind w:left="720" w:hanging="720"/>
      </w:pPr>
      <w:rPr>
        <w:rFonts w:hint="default" w:hAnsi="Arial Unicode MS" w:cs="Times New Roman"/>
        <w:b/>
        <w:bCs/>
        <w:caps w:val="0"/>
        <w:smallCaps w:val="0"/>
        <w:strike w:val="0"/>
        <w:dstrike w:val="0"/>
        <w:color w:val="000000"/>
        <w:spacing w:val="0"/>
        <w:w w:val="100"/>
        <w:kern w:val="0"/>
        <w:position w:val="0"/>
        <w:vertAlign w:val="baseline"/>
      </w:rPr>
    </w:lvl>
    <w:lvl w:ilvl="4">
      <w:start w:val="1"/>
      <w:numFmt w:val="decimal"/>
      <w:lvlText w:val="%2.%3.%4.%5."/>
      <w:lvlJc w:val="left"/>
      <w:pPr>
        <w:ind w:left="1080" w:hanging="1080"/>
      </w:pPr>
      <w:rPr>
        <w:rFonts w:hint="default" w:hAnsi="Arial Unicode MS" w:cs="Times New Roman"/>
        <w:b/>
        <w:bCs/>
        <w:caps w:val="0"/>
        <w:smallCaps w:val="0"/>
        <w:strike w:val="0"/>
        <w:dstrike w:val="0"/>
        <w:color w:val="000000"/>
        <w:spacing w:val="0"/>
        <w:w w:val="100"/>
        <w:kern w:val="0"/>
        <w:position w:val="0"/>
        <w:vertAlign w:val="baseline"/>
      </w:rPr>
    </w:lvl>
    <w:lvl w:ilvl="5">
      <w:start w:val="1"/>
      <w:numFmt w:val="decimal"/>
      <w:lvlText w:val="%2.%3.%4.%5.%6."/>
      <w:lvlJc w:val="left"/>
      <w:pPr>
        <w:ind w:left="1080" w:hanging="1080"/>
      </w:pPr>
      <w:rPr>
        <w:rFonts w:hint="default" w:hAnsi="Arial Unicode MS" w:cs="Times New Roman"/>
        <w:b/>
        <w:bCs/>
        <w:caps w:val="0"/>
        <w:smallCaps w:val="0"/>
        <w:strike w:val="0"/>
        <w:dstrike w:val="0"/>
        <w:color w:val="000000"/>
        <w:spacing w:val="0"/>
        <w:w w:val="100"/>
        <w:kern w:val="0"/>
        <w:position w:val="0"/>
        <w:vertAlign w:val="baseline"/>
      </w:rPr>
    </w:lvl>
    <w:lvl w:ilvl="6">
      <w:start w:val="1"/>
      <w:numFmt w:val="decimal"/>
      <w:lvlText w:val="%2.%3.%4.%5.%6.%7."/>
      <w:lvlJc w:val="left"/>
      <w:pPr>
        <w:ind w:left="1440" w:hanging="1440"/>
      </w:pPr>
      <w:rPr>
        <w:rFonts w:hint="default" w:hAnsi="Arial Unicode MS" w:cs="Times New Roman"/>
        <w:b/>
        <w:bCs/>
        <w:caps w:val="0"/>
        <w:smallCaps w:val="0"/>
        <w:strike w:val="0"/>
        <w:dstrike w:val="0"/>
        <w:color w:val="000000"/>
        <w:spacing w:val="0"/>
        <w:w w:val="100"/>
        <w:kern w:val="0"/>
        <w:position w:val="0"/>
        <w:vertAlign w:val="baseline"/>
      </w:rPr>
    </w:lvl>
    <w:lvl w:ilvl="7">
      <w:start w:val="1"/>
      <w:numFmt w:val="decimal"/>
      <w:lvlText w:val="%2.%3.%4.%5.%6.%7.%8."/>
      <w:lvlJc w:val="left"/>
      <w:pPr>
        <w:ind w:left="1440" w:hanging="1440"/>
      </w:pPr>
      <w:rPr>
        <w:rFonts w:hint="default" w:hAnsi="Arial Unicode MS" w:cs="Times New Roman"/>
        <w:b/>
        <w:bCs/>
        <w:caps w:val="0"/>
        <w:smallCaps w:val="0"/>
        <w:strike w:val="0"/>
        <w:dstrike w:val="0"/>
        <w:color w:val="000000"/>
        <w:spacing w:val="0"/>
        <w:w w:val="100"/>
        <w:kern w:val="0"/>
        <w:position w:val="0"/>
        <w:vertAlign w:val="baseline"/>
      </w:rPr>
    </w:lvl>
    <w:lvl w:ilvl="8">
      <w:start w:val="1"/>
      <w:numFmt w:val="decimal"/>
      <w:lvlText w:val="%2.%3.%4.%5.%6.%7.%8.%9."/>
      <w:lvlJc w:val="left"/>
      <w:pPr>
        <w:ind w:left="1800" w:hanging="1800"/>
      </w:pPr>
      <w:rPr>
        <w:rFonts w:hint="default" w:hAnsi="Arial Unicode MS" w:cs="Times New Roman"/>
        <w:b/>
        <w:bCs/>
        <w:caps w:val="0"/>
        <w:smallCaps w:val="0"/>
        <w:strike w:val="0"/>
        <w:dstrike w:val="0"/>
        <w:color w:val="000000"/>
        <w:spacing w:val="0"/>
        <w:w w:val="100"/>
        <w:kern w:val="0"/>
        <w:position w:val="0"/>
        <w:vertAlign w:val="baseline"/>
      </w:rPr>
    </w:lvl>
  </w:abstractNum>
  <w:abstractNum w:abstractNumId="5" w15:restartNumberingAfterBreak="0">
    <w:nsid w:val="1CBF1431"/>
    <w:multiLevelType w:val="multilevel"/>
    <w:tmpl w:val="B590FA58"/>
    <w:lvl w:ilvl="0">
      <w:start w:val="10"/>
      <w:numFmt w:val="decimal"/>
      <w:lvlText w:val="%1."/>
      <w:lvlJc w:val="left"/>
      <w:pPr>
        <w:ind w:left="708" w:hanging="708"/>
      </w:pPr>
      <w:rPr>
        <w:rFonts w:hint="default" w:ascii="Arial" w:hAnsi="Arial" w:cs="Arial"/>
        <w:b/>
        <w:bCs/>
        <w:caps w:val="0"/>
        <w:smallCaps w:val="0"/>
        <w:strike w:val="0"/>
        <w:dstrike w:val="0"/>
        <w:color w:val="000000"/>
        <w:spacing w:val="0"/>
        <w:w w:val="100"/>
        <w:kern w:val="0"/>
        <w:position w:val="0"/>
        <w:sz w:val="28"/>
        <w:szCs w:val="28"/>
        <w:vertAlign w:val="baseline"/>
      </w:rPr>
    </w:lvl>
    <w:lvl w:ilvl="1">
      <w:start w:val="1"/>
      <w:numFmt w:val="decimal"/>
      <w:lvlText w:val="%1.%2."/>
      <w:lvlJc w:val="left"/>
      <w:pPr>
        <w:ind w:left="992" w:hanging="708"/>
      </w:pPr>
      <w:rPr>
        <w:rFonts w:hint="default" w:hAnsi="Arial Unicode MS" w:cs="Times New Roman"/>
        <w:b/>
        <w:bCs/>
        <w:caps w:val="0"/>
        <w:smallCaps w:val="0"/>
        <w:strike w:val="0"/>
        <w:dstrike w:val="0"/>
        <w:color w:val="000000"/>
        <w:spacing w:val="0"/>
        <w:w w:val="100"/>
        <w:kern w:val="0"/>
        <w:position w:val="0"/>
        <w:vertAlign w:val="baseline"/>
      </w:rPr>
    </w:lvl>
    <w:lvl w:ilvl="2">
      <w:start w:val="1"/>
      <w:numFmt w:val="decimal"/>
      <w:lvlText w:val="%1.%2.%3."/>
      <w:lvlJc w:val="left"/>
      <w:pPr>
        <w:ind w:left="1134" w:hanging="708"/>
      </w:pPr>
      <w:rPr>
        <w:rFonts w:hint="default" w:hAnsi="Arial Unicode MS" w:cs="Times New Roman"/>
        <w:b/>
        <w:bCs/>
        <w:caps w:val="0"/>
        <w:smallCaps w:val="0"/>
        <w:strike w:val="0"/>
        <w:dstrike w:val="0"/>
        <w:color w:val="000000"/>
        <w:spacing w:val="0"/>
        <w:w w:val="100"/>
        <w:kern w:val="0"/>
        <w:position w:val="0"/>
        <w:vertAlign w:val="baseline"/>
      </w:rPr>
    </w:lvl>
    <w:lvl w:ilvl="3">
      <w:start w:val="1"/>
      <w:numFmt w:val="decimal"/>
      <w:lvlText w:val="%1.%2.%3.%4."/>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4">
      <w:start w:val="1"/>
      <w:numFmt w:val="decimal"/>
      <w:lvlText w:val="%1.%2.%3.%4.%5."/>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5">
      <w:start w:val="1"/>
      <w:numFmt w:val="decimal"/>
      <w:lvlText w:val="%1.%2.%3.%4.%5.%6."/>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6">
      <w:start w:val="1"/>
      <w:numFmt w:val="decimal"/>
      <w:lvlText w:val="%1.%2.%3.%4.%5.%6.%7."/>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7">
      <w:start w:val="1"/>
      <w:numFmt w:val="decimal"/>
      <w:lvlText w:val="%1.%2.%3.%4.%5.%6.%7.%8."/>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8">
      <w:start w:val="1"/>
      <w:numFmt w:val="decimal"/>
      <w:lvlText w:val="%1.%2.%3.%4.%5.%6.%7.%8.%9."/>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abstractNum>
  <w:abstractNum w:abstractNumId="6" w15:restartNumberingAfterBreak="0">
    <w:nsid w:val="1D7F57EF"/>
    <w:multiLevelType w:val="multilevel"/>
    <w:tmpl w:val="1B3AE6EE"/>
    <w:styleLink w:val="ImportedStyle4"/>
    <w:lvl w:ilvl="0">
      <w:start w:val="1"/>
      <w:numFmt w:val="decimal"/>
      <w:lvlText w:val="%1."/>
      <w:lvlJc w:val="left"/>
      <w:pPr>
        <w:ind w:left="630" w:hanging="630"/>
      </w:pPr>
      <w:rPr>
        <w:rFonts w:hAnsi="Arial Unicode MS" w:cs="Times New Roman"/>
        <w:b/>
        <w:bCs/>
        <w:i/>
        <w:iCs/>
        <w:caps w:val="0"/>
        <w:smallCaps w:val="0"/>
        <w:strike w:val="0"/>
        <w:dstrike w:val="0"/>
        <w:color w:val="000000"/>
        <w:spacing w:val="0"/>
        <w:w w:val="100"/>
        <w:kern w:val="0"/>
        <w:position w:val="0"/>
        <w:vertAlign w:val="baseline"/>
      </w:rPr>
    </w:lvl>
    <w:lvl w:ilvl="1">
      <w:start w:val="1"/>
      <w:numFmt w:val="decimal"/>
      <w:lvlText w:val="%1.%2."/>
      <w:lvlJc w:val="left"/>
      <w:pPr>
        <w:ind w:left="630" w:hanging="630"/>
      </w:pPr>
      <w:rPr>
        <w:rFonts w:hAnsi="Arial Unicode MS" w:cs="Times New Roman"/>
        <w:b/>
        <w:bCs/>
        <w:i/>
        <w:iCs/>
        <w:caps w:val="0"/>
        <w:smallCaps w:val="0"/>
        <w:strike w:val="0"/>
        <w:dstrike w:val="0"/>
        <w:color w:val="000000"/>
        <w:spacing w:val="0"/>
        <w:w w:val="100"/>
        <w:kern w:val="0"/>
        <w:position w:val="0"/>
        <w:vertAlign w:val="baseline"/>
      </w:rPr>
    </w:lvl>
    <w:lvl w:ilvl="2">
      <w:start w:val="1"/>
      <w:numFmt w:val="decimal"/>
      <w:lvlText w:val="%3."/>
      <w:lvlJc w:val="left"/>
      <w:pPr>
        <w:ind w:left="720" w:hanging="720"/>
      </w:pPr>
      <w:rPr>
        <w:rFonts w:hAnsi="Arial Unicode MS" w:cs="Times New Roman"/>
        <w:b/>
        <w:bCs/>
        <w:i/>
        <w:iCs/>
        <w:caps w:val="0"/>
        <w:smallCaps w:val="0"/>
        <w:strike w:val="0"/>
        <w:dstrike w:val="0"/>
        <w:color w:val="000000"/>
        <w:spacing w:val="0"/>
        <w:w w:val="100"/>
        <w:kern w:val="0"/>
        <w:position w:val="0"/>
        <w:vertAlign w:val="baseline"/>
      </w:rPr>
    </w:lvl>
    <w:lvl w:ilvl="3">
      <w:start w:val="1"/>
      <w:numFmt w:val="decimal"/>
      <w:lvlText w:val="%3.%4."/>
      <w:lvlJc w:val="left"/>
      <w:pPr>
        <w:ind w:left="720" w:hanging="720"/>
      </w:pPr>
      <w:rPr>
        <w:rFonts w:hAnsi="Arial Unicode MS" w:cs="Times New Roman"/>
        <w:b/>
        <w:bCs/>
        <w:i/>
        <w:iCs/>
        <w:caps w:val="0"/>
        <w:smallCaps w:val="0"/>
        <w:strike w:val="0"/>
        <w:dstrike w:val="0"/>
        <w:color w:val="000000"/>
        <w:spacing w:val="0"/>
        <w:w w:val="100"/>
        <w:kern w:val="0"/>
        <w:position w:val="0"/>
        <w:vertAlign w:val="baseline"/>
      </w:rPr>
    </w:lvl>
    <w:lvl w:ilvl="4">
      <w:start w:val="1"/>
      <w:numFmt w:val="decimal"/>
      <w:lvlText w:val="%3.%4.%5."/>
      <w:lvlJc w:val="left"/>
      <w:pPr>
        <w:ind w:left="1080" w:hanging="1080"/>
      </w:pPr>
      <w:rPr>
        <w:rFonts w:hAnsi="Arial Unicode MS" w:cs="Times New Roman"/>
        <w:b/>
        <w:bCs/>
        <w:i/>
        <w:iCs/>
        <w:caps w:val="0"/>
        <w:smallCaps w:val="0"/>
        <w:strike w:val="0"/>
        <w:dstrike w:val="0"/>
        <w:color w:val="000000"/>
        <w:spacing w:val="0"/>
        <w:w w:val="100"/>
        <w:kern w:val="0"/>
        <w:position w:val="0"/>
        <w:vertAlign w:val="baseline"/>
      </w:rPr>
    </w:lvl>
    <w:lvl w:ilvl="5">
      <w:start w:val="1"/>
      <w:numFmt w:val="decimal"/>
      <w:lvlText w:val="%3.%4.%5.%6."/>
      <w:lvlJc w:val="left"/>
      <w:pPr>
        <w:ind w:left="1080" w:hanging="1080"/>
      </w:pPr>
      <w:rPr>
        <w:rFonts w:hAnsi="Arial Unicode MS" w:cs="Times New Roman"/>
        <w:b/>
        <w:bCs/>
        <w:i/>
        <w:iCs/>
        <w:caps w:val="0"/>
        <w:smallCaps w:val="0"/>
        <w:strike w:val="0"/>
        <w:dstrike w:val="0"/>
        <w:color w:val="000000"/>
        <w:spacing w:val="0"/>
        <w:w w:val="100"/>
        <w:kern w:val="0"/>
        <w:position w:val="0"/>
        <w:vertAlign w:val="baseline"/>
      </w:rPr>
    </w:lvl>
    <w:lvl w:ilvl="6">
      <w:start w:val="1"/>
      <w:numFmt w:val="decimal"/>
      <w:lvlText w:val="%3.%4.%5.%6.%7."/>
      <w:lvlJc w:val="left"/>
      <w:pPr>
        <w:ind w:left="1440" w:hanging="1440"/>
      </w:pPr>
      <w:rPr>
        <w:rFonts w:hAnsi="Arial Unicode MS" w:cs="Times New Roman"/>
        <w:b/>
        <w:bCs/>
        <w:i/>
        <w:iCs/>
        <w:caps w:val="0"/>
        <w:smallCaps w:val="0"/>
        <w:strike w:val="0"/>
        <w:dstrike w:val="0"/>
        <w:color w:val="000000"/>
        <w:spacing w:val="0"/>
        <w:w w:val="100"/>
        <w:kern w:val="0"/>
        <w:position w:val="0"/>
        <w:vertAlign w:val="baseline"/>
      </w:rPr>
    </w:lvl>
    <w:lvl w:ilvl="7">
      <w:start w:val="1"/>
      <w:numFmt w:val="decimal"/>
      <w:lvlText w:val="%3.%4.%5.%6.%7.%8."/>
      <w:lvlJc w:val="left"/>
      <w:pPr>
        <w:ind w:left="1440" w:hanging="1440"/>
      </w:pPr>
      <w:rPr>
        <w:rFonts w:hAnsi="Arial Unicode MS" w:cs="Times New Roman"/>
        <w:b/>
        <w:bCs/>
        <w:i/>
        <w:iCs/>
        <w:caps w:val="0"/>
        <w:smallCaps w:val="0"/>
        <w:strike w:val="0"/>
        <w:dstrike w:val="0"/>
        <w:color w:val="000000"/>
        <w:spacing w:val="0"/>
        <w:w w:val="100"/>
        <w:kern w:val="0"/>
        <w:position w:val="0"/>
        <w:vertAlign w:val="baseline"/>
      </w:rPr>
    </w:lvl>
    <w:lvl w:ilvl="8">
      <w:start w:val="1"/>
      <w:numFmt w:val="decimal"/>
      <w:lvlText w:val="%3.%4.%5.%6.%7.%8.%9."/>
      <w:lvlJc w:val="left"/>
      <w:pPr>
        <w:ind w:left="1800" w:hanging="1800"/>
      </w:pPr>
      <w:rPr>
        <w:rFonts w:hAnsi="Arial Unicode MS" w:cs="Times New Roman"/>
        <w:b/>
        <w:bCs/>
        <w:i/>
        <w:iCs/>
        <w:caps w:val="0"/>
        <w:smallCaps w:val="0"/>
        <w:strike w:val="0"/>
        <w:dstrike w:val="0"/>
        <w:color w:val="000000"/>
        <w:spacing w:val="0"/>
        <w:w w:val="100"/>
        <w:kern w:val="0"/>
        <w:position w:val="0"/>
        <w:vertAlign w:val="baseline"/>
      </w:rPr>
    </w:lvl>
  </w:abstractNum>
  <w:abstractNum w:abstractNumId="7" w15:restartNumberingAfterBreak="0">
    <w:nsid w:val="1FDC6440"/>
    <w:multiLevelType w:val="hybridMultilevel"/>
    <w:tmpl w:val="81B2F6AE"/>
    <w:styleLink w:val="ImportedStyle40"/>
    <w:lvl w:ilvl="0" w:tplc="F6AE31E2">
      <w:start w:val="1"/>
      <w:numFmt w:val="decimal"/>
      <w:lvlText w:val="%1)"/>
      <w:lvlJc w:val="left"/>
      <w:pPr>
        <w:ind w:left="720" w:hanging="360"/>
      </w:pPr>
      <w:rPr>
        <w:rFonts w:hAnsi="Arial Unicode MS" w:cs="Times New Roman"/>
        <w:caps w:val="0"/>
        <w:smallCaps w:val="0"/>
        <w:strike w:val="0"/>
        <w:dstrike w:val="0"/>
        <w:color w:val="000000"/>
        <w:spacing w:val="0"/>
        <w:w w:val="100"/>
        <w:kern w:val="0"/>
        <w:position w:val="0"/>
        <w:vertAlign w:val="baseline"/>
      </w:rPr>
    </w:lvl>
    <w:lvl w:ilvl="1" w:tplc="19926E96">
      <w:start w:val="1"/>
      <w:numFmt w:val="decimal"/>
      <w:lvlText w:val="%2)"/>
      <w:lvlJc w:val="left"/>
      <w:pPr>
        <w:ind w:left="1440" w:hanging="317"/>
      </w:pPr>
      <w:rPr>
        <w:rFonts w:hAnsi="Arial Unicode MS" w:cs="Times New Roman"/>
        <w:caps w:val="0"/>
        <w:smallCaps w:val="0"/>
        <w:strike w:val="0"/>
        <w:dstrike w:val="0"/>
        <w:color w:val="000000"/>
        <w:spacing w:val="0"/>
        <w:w w:val="100"/>
        <w:kern w:val="0"/>
        <w:position w:val="0"/>
        <w:vertAlign w:val="baseline"/>
      </w:rPr>
    </w:lvl>
    <w:lvl w:ilvl="2" w:tplc="F80CA5B8">
      <w:start w:val="1"/>
      <w:numFmt w:val="lowerRoman"/>
      <w:lvlText w:val="%3."/>
      <w:lvlJc w:val="left"/>
      <w:pPr>
        <w:ind w:left="2160" w:hanging="275"/>
      </w:pPr>
      <w:rPr>
        <w:rFonts w:hAnsi="Arial Unicode MS" w:cs="Times New Roman"/>
        <w:caps w:val="0"/>
        <w:smallCaps w:val="0"/>
        <w:strike w:val="0"/>
        <w:dstrike w:val="0"/>
        <w:color w:val="000000"/>
        <w:spacing w:val="0"/>
        <w:w w:val="100"/>
        <w:kern w:val="0"/>
        <w:position w:val="0"/>
        <w:vertAlign w:val="baseline"/>
      </w:rPr>
    </w:lvl>
    <w:lvl w:ilvl="3" w:tplc="06E4ACE0">
      <w:start w:val="1"/>
      <w:numFmt w:val="decimal"/>
      <w:lvlText w:val="%4."/>
      <w:lvlJc w:val="left"/>
      <w:pPr>
        <w:ind w:left="2880" w:hanging="360"/>
      </w:pPr>
      <w:rPr>
        <w:rFonts w:hAnsi="Arial Unicode MS" w:cs="Times New Roman"/>
        <w:caps w:val="0"/>
        <w:smallCaps w:val="0"/>
        <w:strike w:val="0"/>
        <w:dstrike w:val="0"/>
        <w:color w:val="000000"/>
        <w:spacing w:val="0"/>
        <w:w w:val="100"/>
        <w:kern w:val="0"/>
        <w:position w:val="0"/>
        <w:vertAlign w:val="baseline"/>
      </w:rPr>
    </w:lvl>
    <w:lvl w:ilvl="4" w:tplc="98BAA086">
      <w:start w:val="1"/>
      <w:numFmt w:val="lowerLetter"/>
      <w:lvlText w:val="%5."/>
      <w:lvlJc w:val="left"/>
      <w:pPr>
        <w:ind w:left="3600" w:hanging="360"/>
      </w:pPr>
      <w:rPr>
        <w:rFonts w:hAnsi="Arial Unicode MS" w:cs="Times New Roman"/>
        <w:caps w:val="0"/>
        <w:smallCaps w:val="0"/>
        <w:strike w:val="0"/>
        <w:dstrike w:val="0"/>
        <w:color w:val="000000"/>
        <w:spacing w:val="0"/>
        <w:w w:val="100"/>
        <w:kern w:val="0"/>
        <w:position w:val="0"/>
        <w:vertAlign w:val="baseline"/>
      </w:rPr>
    </w:lvl>
    <w:lvl w:ilvl="5" w:tplc="B2BEDAAA">
      <w:start w:val="1"/>
      <w:numFmt w:val="lowerRoman"/>
      <w:lvlText w:val="%6."/>
      <w:lvlJc w:val="left"/>
      <w:pPr>
        <w:ind w:left="4320" w:hanging="275"/>
      </w:pPr>
      <w:rPr>
        <w:rFonts w:hAnsi="Arial Unicode MS" w:cs="Times New Roman"/>
        <w:caps w:val="0"/>
        <w:smallCaps w:val="0"/>
        <w:strike w:val="0"/>
        <w:dstrike w:val="0"/>
        <w:color w:val="000000"/>
        <w:spacing w:val="0"/>
        <w:w w:val="100"/>
        <w:kern w:val="0"/>
        <w:position w:val="0"/>
        <w:vertAlign w:val="baseline"/>
      </w:rPr>
    </w:lvl>
    <w:lvl w:ilvl="6" w:tplc="59382EB2">
      <w:start w:val="1"/>
      <w:numFmt w:val="decimal"/>
      <w:lvlText w:val="%7."/>
      <w:lvlJc w:val="left"/>
      <w:pPr>
        <w:ind w:left="5040" w:hanging="360"/>
      </w:pPr>
      <w:rPr>
        <w:rFonts w:hAnsi="Arial Unicode MS" w:cs="Times New Roman"/>
        <w:caps w:val="0"/>
        <w:smallCaps w:val="0"/>
        <w:strike w:val="0"/>
        <w:dstrike w:val="0"/>
        <w:color w:val="000000"/>
        <w:spacing w:val="0"/>
        <w:w w:val="100"/>
        <w:kern w:val="0"/>
        <w:position w:val="0"/>
        <w:vertAlign w:val="baseline"/>
      </w:rPr>
    </w:lvl>
    <w:lvl w:ilvl="7" w:tplc="A6DE0CD6">
      <w:start w:val="1"/>
      <w:numFmt w:val="lowerLetter"/>
      <w:lvlText w:val="%8."/>
      <w:lvlJc w:val="left"/>
      <w:pPr>
        <w:ind w:left="5760" w:hanging="360"/>
      </w:pPr>
      <w:rPr>
        <w:rFonts w:hAnsi="Arial Unicode MS" w:cs="Times New Roman"/>
        <w:caps w:val="0"/>
        <w:smallCaps w:val="0"/>
        <w:strike w:val="0"/>
        <w:dstrike w:val="0"/>
        <w:color w:val="000000"/>
        <w:spacing w:val="0"/>
        <w:w w:val="100"/>
        <w:kern w:val="0"/>
        <w:position w:val="0"/>
        <w:vertAlign w:val="baseline"/>
      </w:rPr>
    </w:lvl>
    <w:lvl w:ilvl="8" w:tplc="CCDA7B32">
      <w:start w:val="1"/>
      <w:numFmt w:val="lowerRoman"/>
      <w:lvlText w:val="%9."/>
      <w:lvlJc w:val="left"/>
      <w:pPr>
        <w:ind w:left="6480" w:hanging="275"/>
      </w:pPr>
      <w:rPr>
        <w:rFonts w:hAnsi="Arial Unicode MS" w:cs="Times New Roman"/>
        <w:caps w:val="0"/>
        <w:smallCaps w:val="0"/>
        <w:strike w:val="0"/>
        <w:dstrike w:val="0"/>
        <w:color w:val="000000"/>
        <w:spacing w:val="0"/>
        <w:w w:val="100"/>
        <w:kern w:val="0"/>
        <w:position w:val="0"/>
        <w:vertAlign w:val="baseline"/>
      </w:rPr>
    </w:lvl>
  </w:abstractNum>
  <w:abstractNum w:abstractNumId="8" w15:restartNumberingAfterBreak="0">
    <w:nsid w:val="20A80993"/>
    <w:multiLevelType w:val="hybridMultilevel"/>
    <w:tmpl w:val="1C5696D2"/>
    <w:styleLink w:val="ImportedStyle1"/>
    <w:lvl w:ilvl="0" w:tplc="9AE26D8A">
      <w:start w:val="1"/>
      <w:numFmt w:val="bullet"/>
      <w:lvlText w:val="-"/>
      <w:lvlJc w:val="left"/>
      <w:pPr>
        <w:ind w:left="720" w:hanging="360"/>
      </w:pPr>
      <w:rPr>
        <w:rFonts w:ascii="Arial" w:hAnsi="Arial" w:eastAsia="Times New Roman"/>
        <w:b w:val="0"/>
        <w:i w:val="0"/>
        <w:caps w:val="0"/>
        <w:smallCaps w:val="0"/>
        <w:strike w:val="0"/>
        <w:dstrike w:val="0"/>
        <w:color w:val="000000"/>
        <w:spacing w:val="0"/>
        <w:w w:val="100"/>
        <w:kern w:val="0"/>
        <w:position w:val="0"/>
        <w:vertAlign w:val="baseline"/>
      </w:rPr>
    </w:lvl>
    <w:lvl w:ilvl="1" w:tplc="DFECE5AC">
      <w:start w:val="1"/>
      <w:numFmt w:val="bullet"/>
      <w:lvlText w:val="o"/>
      <w:lvlJc w:val="left"/>
      <w:pPr>
        <w:ind w:left="1440" w:hanging="360"/>
      </w:pPr>
      <w:rPr>
        <w:rFonts w:ascii="Arial" w:hAnsi="Arial" w:eastAsia="Times New Roman"/>
        <w:b w:val="0"/>
        <w:i w:val="0"/>
        <w:caps w:val="0"/>
        <w:smallCaps w:val="0"/>
        <w:strike w:val="0"/>
        <w:dstrike w:val="0"/>
        <w:color w:val="000000"/>
        <w:spacing w:val="0"/>
        <w:w w:val="100"/>
        <w:kern w:val="0"/>
        <w:position w:val="0"/>
        <w:vertAlign w:val="baseline"/>
      </w:rPr>
    </w:lvl>
    <w:lvl w:ilvl="2" w:tplc="A5C2878C">
      <w:start w:val="1"/>
      <w:numFmt w:val="bullet"/>
      <w:lvlText w:val="▪"/>
      <w:lvlJc w:val="left"/>
      <w:pPr>
        <w:ind w:left="2160" w:hanging="360"/>
      </w:pPr>
      <w:rPr>
        <w:rFonts w:ascii="Arial" w:hAnsi="Arial" w:eastAsia="Times New Roman"/>
        <w:b w:val="0"/>
        <w:i w:val="0"/>
        <w:caps w:val="0"/>
        <w:smallCaps w:val="0"/>
        <w:strike w:val="0"/>
        <w:dstrike w:val="0"/>
        <w:color w:val="000000"/>
        <w:spacing w:val="0"/>
        <w:w w:val="100"/>
        <w:kern w:val="0"/>
        <w:position w:val="0"/>
        <w:vertAlign w:val="baseline"/>
      </w:rPr>
    </w:lvl>
    <w:lvl w:ilvl="3" w:tplc="69EE3714">
      <w:start w:val="1"/>
      <w:numFmt w:val="bullet"/>
      <w:lvlText w:val="•"/>
      <w:lvlJc w:val="left"/>
      <w:pPr>
        <w:ind w:left="2880" w:hanging="360"/>
      </w:pPr>
      <w:rPr>
        <w:rFonts w:ascii="Arial" w:hAnsi="Arial" w:eastAsia="Times New Roman"/>
        <w:b w:val="0"/>
        <w:i w:val="0"/>
        <w:caps w:val="0"/>
        <w:smallCaps w:val="0"/>
        <w:strike w:val="0"/>
        <w:dstrike w:val="0"/>
        <w:color w:val="000000"/>
        <w:spacing w:val="0"/>
        <w:w w:val="100"/>
        <w:kern w:val="0"/>
        <w:position w:val="0"/>
        <w:vertAlign w:val="baseline"/>
      </w:rPr>
    </w:lvl>
    <w:lvl w:ilvl="4" w:tplc="72EAFE64">
      <w:start w:val="1"/>
      <w:numFmt w:val="bullet"/>
      <w:lvlText w:val="o"/>
      <w:lvlJc w:val="left"/>
      <w:pPr>
        <w:ind w:left="3600" w:hanging="360"/>
      </w:pPr>
      <w:rPr>
        <w:rFonts w:ascii="Arial" w:hAnsi="Arial" w:eastAsia="Times New Roman"/>
        <w:b w:val="0"/>
        <w:i w:val="0"/>
        <w:caps w:val="0"/>
        <w:smallCaps w:val="0"/>
        <w:strike w:val="0"/>
        <w:dstrike w:val="0"/>
        <w:color w:val="000000"/>
        <w:spacing w:val="0"/>
        <w:w w:val="100"/>
        <w:kern w:val="0"/>
        <w:position w:val="0"/>
        <w:vertAlign w:val="baseline"/>
      </w:rPr>
    </w:lvl>
    <w:lvl w:ilvl="5" w:tplc="FC7811D8">
      <w:start w:val="1"/>
      <w:numFmt w:val="bullet"/>
      <w:lvlText w:val="▪"/>
      <w:lvlJc w:val="left"/>
      <w:pPr>
        <w:ind w:left="4320" w:hanging="360"/>
      </w:pPr>
      <w:rPr>
        <w:rFonts w:ascii="Arial" w:hAnsi="Arial" w:eastAsia="Times New Roman"/>
        <w:b w:val="0"/>
        <w:i w:val="0"/>
        <w:caps w:val="0"/>
        <w:smallCaps w:val="0"/>
        <w:strike w:val="0"/>
        <w:dstrike w:val="0"/>
        <w:color w:val="000000"/>
        <w:spacing w:val="0"/>
        <w:w w:val="100"/>
        <w:kern w:val="0"/>
        <w:position w:val="0"/>
        <w:vertAlign w:val="baseline"/>
      </w:rPr>
    </w:lvl>
    <w:lvl w:ilvl="6" w:tplc="D87A3BA4">
      <w:start w:val="1"/>
      <w:numFmt w:val="bullet"/>
      <w:lvlText w:val="•"/>
      <w:lvlJc w:val="left"/>
      <w:pPr>
        <w:ind w:left="5040" w:hanging="360"/>
      </w:pPr>
      <w:rPr>
        <w:rFonts w:ascii="Arial" w:hAnsi="Arial" w:eastAsia="Times New Roman"/>
        <w:b w:val="0"/>
        <w:i w:val="0"/>
        <w:caps w:val="0"/>
        <w:smallCaps w:val="0"/>
        <w:strike w:val="0"/>
        <w:dstrike w:val="0"/>
        <w:color w:val="000000"/>
        <w:spacing w:val="0"/>
        <w:w w:val="100"/>
        <w:kern w:val="0"/>
        <w:position w:val="0"/>
        <w:vertAlign w:val="baseline"/>
      </w:rPr>
    </w:lvl>
    <w:lvl w:ilvl="7" w:tplc="5A3C3F46">
      <w:start w:val="1"/>
      <w:numFmt w:val="bullet"/>
      <w:lvlText w:val="o"/>
      <w:lvlJc w:val="left"/>
      <w:pPr>
        <w:ind w:left="5760" w:hanging="360"/>
      </w:pPr>
      <w:rPr>
        <w:rFonts w:ascii="Arial" w:hAnsi="Arial" w:eastAsia="Times New Roman"/>
        <w:b w:val="0"/>
        <w:i w:val="0"/>
        <w:caps w:val="0"/>
        <w:smallCaps w:val="0"/>
        <w:strike w:val="0"/>
        <w:dstrike w:val="0"/>
        <w:color w:val="000000"/>
        <w:spacing w:val="0"/>
        <w:w w:val="100"/>
        <w:kern w:val="0"/>
        <w:position w:val="0"/>
        <w:vertAlign w:val="baseline"/>
      </w:rPr>
    </w:lvl>
    <w:lvl w:ilvl="8" w:tplc="DF96369E">
      <w:start w:val="1"/>
      <w:numFmt w:val="bullet"/>
      <w:lvlText w:val="▪"/>
      <w:lvlJc w:val="left"/>
      <w:pPr>
        <w:ind w:left="6480" w:hanging="360"/>
      </w:pPr>
      <w:rPr>
        <w:rFonts w:ascii="Arial" w:hAnsi="Arial" w:eastAsia="Times New Roman"/>
        <w:b w:val="0"/>
        <w:i w:val="0"/>
        <w:caps w:val="0"/>
        <w:smallCaps w:val="0"/>
        <w:strike w:val="0"/>
        <w:dstrike w:val="0"/>
        <w:color w:val="000000"/>
        <w:spacing w:val="0"/>
        <w:w w:val="100"/>
        <w:kern w:val="0"/>
        <w:position w:val="0"/>
        <w:vertAlign w:val="baseline"/>
      </w:rPr>
    </w:lvl>
  </w:abstractNum>
  <w:abstractNum w:abstractNumId="9" w15:restartNumberingAfterBreak="0">
    <w:nsid w:val="30282087"/>
    <w:multiLevelType w:val="multilevel"/>
    <w:tmpl w:val="7FB4B52E"/>
    <w:lvl w:ilvl="0">
      <w:start w:val="1"/>
      <w:numFmt w:val="decimal"/>
      <w:lvlText w:val="%1."/>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1">
      <w:start w:val="1"/>
      <w:numFmt w:val="decimal"/>
      <w:lvlText w:val="%1.%2."/>
      <w:lvlJc w:val="left"/>
      <w:pPr>
        <w:ind w:left="992" w:hanging="708"/>
      </w:pPr>
      <w:rPr>
        <w:rFonts w:hint="default" w:hAnsi="Arial Unicode MS" w:cs="Times New Roman"/>
        <w:b/>
        <w:bCs/>
        <w:caps w:val="0"/>
        <w:smallCaps w:val="0"/>
        <w:strike w:val="0"/>
        <w:dstrike w:val="0"/>
        <w:color w:val="000000"/>
        <w:spacing w:val="0"/>
        <w:w w:val="100"/>
        <w:kern w:val="0"/>
        <w:position w:val="0"/>
        <w:vertAlign w:val="baseline"/>
      </w:rPr>
    </w:lvl>
    <w:lvl w:ilvl="2">
      <w:start w:val="1"/>
      <w:numFmt w:val="decimal"/>
      <w:lvlText w:val="%1.%2.%3."/>
      <w:lvlJc w:val="left"/>
      <w:pPr>
        <w:ind w:left="1134" w:hanging="708"/>
      </w:pPr>
      <w:rPr>
        <w:rFonts w:hint="default" w:hAnsi="Arial Unicode MS" w:cs="Times New Roman"/>
        <w:b/>
        <w:bCs/>
        <w:caps w:val="0"/>
        <w:smallCaps w:val="0"/>
        <w:strike w:val="0"/>
        <w:dstrike w:val="0"/>
        <w:color w:val="000000"/>
        <w:spacing w:val="0"/>
        <w:w w:val="100"/>
        <w:kern w:val="0"/>
        <w:position w:val="0"/>
        <w:vertAlign w:val="baseline"/>
      </w:rPr>
    </w:lvl>
    <w:lvl w:ilvl="3">
      <w:start w:val="1"/>
      <w:numFmt w:val="decimal"/>
      <w:lvlText w:val="%1.%2.%3.%4."/>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4">
      <w:start w:val="1"/>
      <w:numFmt w:val="decimal"/>
      <w:lvlText w:val="%1.%2.%3.%4.%5."/>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5">
      <w:start w:val="1"/>
      <w:numFmt w:val="decimal"/>
      <w:lvlText w:val="%1.%2.%3.%4.%5.%6."/>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6">
      <w:start w:val="1"/>
      <w:numFmt w:val="decimal"/>
      <w:lvlText w:val="%1.%2.%3.%4.%5.%6.%7."/>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7">
      <w:start w:val="1"/>
      <w:numFmt w:val="decimal"/>
      <w:lvlText w:val="%1.%2.%3.%4.%5.%6.%7.%8."/>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lvl w:ilvl="8">
      <w:start w:val="1"/>
      <w:numFmt w:val="decimal"/>
      <w:lvlText w:val="%1.%2.%3.%4.%5.%6.%7.%8.%9."/>
      <w:lvlJc w:val="left"/>
      <w:pPr>
        <w:ind w:left="708" w:hanging="708"/>
      </w:pPr>
      <w:rPr>
        <w:rFonts w:hint="default" w:hAnsi="Arial Unicode MS" w:cs="Times New Roman"/>
        <w:b/>
        <w:bCs/>
        <w:caps w:val="0"/>
        <w:smallCaps w:val="0"/>
        <w:strike w:val="0"/>
        <w:dstrike w:val="0"/>
        <w:color w:val="000000"/>
        <w:spacing w:val="0"/>
        <w:w w:val="100"/>
        <w:kern w:val="0"/>
        <w:position w:val="0"/>
        <w:vertAlign w:val="baseline"/>
      </w:rPr>
    </w:lvl>
  </w:abstractNum>
  <w:abstractNum w:abstractNumId="10" w15:restartNumberingAfterBreak="0">
    <w:nsid w:val="30C118BA"/>
    <w:multiLevelType w:val="hybridMultilevel"/>
    <w:tmpl w:val="358452B4"/>
    <w:lvl w:ilvl="0" w:tplc="04100011">
      <w:start w:val="1"/>
      <w:numFmt w:val="decimal"/>
      <w:lvlText w:val="%1)"/>
      <w:lvlJc w:val="left"/>
      <w:pPr>
        <w:ind w:left="720" w:hanging="360"/>
      </w:pPr>
      <w:rPr>
        <w:rFonts w:hint="default"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32E118DC"/>
    <w:multiLevelType w:val="hybridMultilevel"/>
    <w:tmpl w:val="B148900A"/>
    <w:styleLink w:val="ImportedStyle5"/>
    <w:lvl w:ilvl="0" w:tplc="472A95D8">
      <w:start w:val="1"/>
      <w:numFmt w:val="bullet"/>
      <w:lvlText w:val="•"/>
      <w:lvlJc w:val="left"/>
      <w:pPr>
        <w:ind w:left="2160" w:hanging="360"/>
      </w:pPr>
      <w:rPr>
        <w:rFonts w:ascii="Symbol" w:hAnsi="Symbol" w:eastAsia="Times New Roman"/>
        <w:b w:val="0"/>
        <w:i w:val="0"/>
        <w:caps w:val="0"/>
        <w:smallCaps w:val="0"/>
        <w:strike w:val="0"/>
        <w:dstrike w:val="0"/>
        <w:color w:val="000000"/>
        <w:spacing w:val="0"/>
        <w:w w:val="100"/>
        <w:kern w:val="0"/>
        <w:position w:val="0"/>
        <w:vertAlign w:val="baseline"/>
      </w:rPr>
    </w:lvl>
    <w:lvl w:ilvl="1" w:tplc="28908746">
      <w:start w:val="1"/>
      <w:numFmt w:val="bullet"/>
      <w:lvlText w:val="o"/>
      <w:lvlJc w:val="left"/>
      <w:pPr>
        <w:ind w:left="288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lvl w:ilvl="2" w:tplc="0B24E188">
      <w:start w:val="1"/>
      <w:numFmt w:val="bullet"/>
      <w:lvlText w:val="▪"/>
      <w:lvlJc w:val="left"/>
      <w:pPr>
        <w:ind w:left="360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lvl w:ilvl="3" w:tplc="AC8CF910">
      <w:start w:val="1"/>
      <w:numFmt w:val="bullet"/>
      <w:lvlText w:val="•"/>
      <w:lvlJc w:val="left"/>
      <w:pPr>
        <w:ind w:left="4320" w:hanging="360"/>
      </w:pPr>
      <w:rPr>
        <w:rFonts w:ascii="Symbol" w:hAnsi="Symbol" w:eastAsia="Times New Roman"/>
        <w:b w:val="0"/>
        <w:i w:val="0"/>
        <w:caps w:val="0"/>
        <w:smallCaps w:val="0"/>
        <w:strike w:val="0"/>
        <w:dstrike w:val="0"/>
        <w:color w:val="000000"/>
        <w:spacing w:val="0"/>
        <w:w w:val="100"/>
        <w:kern w:val="0"/>
        <w:position w:val="0"/>
        <w:vertAlign w:val="baseline"/>
      </w:rPr>
    </w:lvl>
    <w:lvl w:ilvl="4" w:tplc="90408338">
      <w:start w:val="1"/>
      <w:numFmt w:val="bullet"/>
      <w:lvlText w:val="o"/>
      <w:lvlJc w:val="left"/>
      <w:pPr>
        <w:ind w:left="504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lvl w:ilvl="5" w:tplc="A09E4566">
      <w:start w:val="1"/>
      <w:numFmt w:val="bullet"/>
      <w:lvlText w:val="▪"/>
      <w:lvlJc w:val="left"/>
      <w:pPr>
        <w:ind w:left="576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lvl w:ilvl="6" w:tplc="D0C0E33E">
      <w:start w:val="1"/>
      <w:numFmt w:val="bullet"/>
      <w:lvlText w:val="•"/>
      <w:lvlJc w:val="left"/>
      <w:pPr>
        <w:ind w:left="6480" w:hanging="360"/>
      </w:pPr>
      <w:rPr>
        <w:rFonts w:ascii="Symbol" w:hAnsi="Symbol" w:eastAsia="Times New Roman"/>
        <w:b w:val="0"/>
        <w:i w:val="0"/>
        <w:caps w:val="0"/>
        <w:smallCaps w:val="0"/>
        <w:strike w:val="0"/>
        <w:dstrike w:val="0"/>
        <w:color w:val="000000"/>
        <w:spacing w:val="0"/>
        <w:w w:val="100"/>
        <w:kern w:val="0"/>
        <w:position w:val="0"/>
        <w:vertAlign w:val="baseline"/>
      </w:rPr>
    </w:lvl>
    <w:lvl w:ilvl="7" w:tplc="6A22FAE4">
      <w:start w:val="1"/>
      <w:numFmt w:val="bullet"/>
      <w:lvlText w:val="o"/>
      <w:lvlJc w:val="left"/>
      <w:pPr>
        <w:ind w:left="720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lvl w:ilvl="8" w:tplc="C26ACE54">
      <w:start w:val="1"/>
      <w:numFmt w:val="bullet"/>
      <w:lvlText w:val="▪"/>
      <w:lvlJc w:val="left"/>
      <w:pPr>
        <w:ind w:left="7920" w:hanging="360"/>
      </w:pPr>
      <w:rPr>
        <w:rFonts w:ascii="Arial Unicode MS" w:hAnsi="Arial Unicode MS" w:eastAsia="Arial Unicode MS"/>
        <w:b w:val="0"/>
        <w:i w:val="0"/>
        <w:caps w:val="0"/>
        <w:smallCaps w:val="0"/>
        <w:strike w:val="0"/>
        <w:dstrike w:val="0"/>
        <w:color w:val="000000"/>
        <w:spacing w:val="0"/>
        <w:w w:val="100"/>
        <w:kern w:val="0"/>
        <w:position w:val="0"/>
        <w:vertAlign w:val="baseline"/>
      </w:rPr>
    </w:lvl>
  </w:abstractNum>
  <w:abstractNum w:abstractNumId="12" w15:restartNumberingAfterBreak="0">
    <w:nsid w:val="359F63FE"/>
    <w:multiLevelType w:val="hybridMultilevel"/>
    <w:tmpl w:val="C23E7C6E"/>
    <w:lvl w:ilvl="0" w:tplc="04100011">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35C04FF0"/>
    <w:multiLevelType w:val="hybridMultilevel"/>
    <w:tmpl w:val="F322276E"/>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4" w15:restartNumberingAfterBreak="0">
    <w:nsid w:val="3A6D38C5"/>
    <w:multiLevelType w:val="hybridMultilevel"/>
    <w:tmpl w:val="81B2F6AE"/>
    <w:numStyleLink w:val="ImportedStyle40"/>
  </w:abstractNum>
  <w:abstractNum w:abstractNumId="15" w15:restartNumberingAfterBreak="0">
    <w:nsid w:val="3DDB2CCB"/>
    <w:multiLevelType w:val="hybridMultilevel"/>
    <w:tmpl w:val="5B02B138"/>
    <w:styleLink w:val="ImportedStyle6"/>
    <w:lvl w:ilvl="0" w:tplc="1F0EBD5A">
      <w:start w:val="1"/>
      <w:numFmt w:val="decimal"/>
      <w:lvlText w:val="%1)"/>
      <w:lvlJc w:val="left"/>
      <w:pPr>
        <w:ind w:left="720" w:hanging="360"/>
      </w:pPr>
      <w:rPr>
        <w:rFonts w:hAnsi="Arial Unicode MS" w:cs="Times New Roman"/>
        <w:caps w:val="0"/>
        <w:smallCaps w:val="0"/>
        <w:strike w:val="0"/>
        <w:dstrike w:val="0"/>
        <w:color w:val="000000"/>
        <w:spacing w:val="0"/>
        <w:w w:val="100"/>
        <w:kern w:val="0"/>
        <w:position w:val="0"/>
        <w:vertAlign w:val="baseline"/>
      </w:rPr>
    </w:lvl>
    <w:lvl w:ilvl="1" w:tplc="9F783ED4">
      <w:start w:val="1"/>
      <w:numFmt w:val="lowerLetter"/>
      <w:lvlText w:val="%2."/>
      <w:lvlJc w:val="left"/>
      <w:pPr>
        <w:ind w:left="1440" w:hanging="360"/>
      </w:pPr>
      <w:rPr>
        <w:rFonts w:hAnsi="Arial Unicode MS" w:cs="Times New Roman"/>
        <w:caps w:val="0"/>
        <w:smallCaps w:val="0"/>
        <w:strike w:val="0"/>
        <w:dstrike w:val="0"/>
        <w:color w:val="000000"/>
        <w:spacing w:val="0"/>
        <w:w w:val="100"/>
        <w:kern w:val="0"/>
        <w:position w:val="0"/>
        <w:vertAlign w:val="baseline"/>
      </w:rPr>
    </w:lvl>
    <w:lvl w:ilvl="2" w:tplc="CDBA0EC6">
      <w:start w:val="1"/>
      <w:numFmt w:val="lowerRoman"/>
      <w:lvlText w:val="%3."/>
      <w:lvlJc w:val="left"/>
      <w:pPr>
        <w:ind w:left="2160" w:hanging="275"/>
      </w:pPr>
      <w:rPr>
        <w:rFonts w:hAnsi="Arial Unicode MS" w:cs="Times New Roman"/>
        <w:caps w:val="0"/>
        <w:smallCaps w:val="0"/>
        <w:strike w:val="0"/>
        <w:dstrike w:val="0"/>
        <w:color w:val="000000"/>
        <w:spacing w:val="0"/>
        <w:w w:val="100"/>
        <w:kern w:val="0"/>
        <w:position w:val="0"/>
        <w:vertAlign w:val="baseline"/>
      </w:rPr>
    </w:lvl>
    <w:lvl w:ilvl="3" w:tplc="44701298">
      <w:start w:val="1"/>
      <w:numFmt w:val="decimal"/>
      <w:lvlText w:val="%4."/>
      <w:lvlJc w:val="left"/>
      <w:pPr>
        <w:ind w:left="2880" w:hanging="360"/>
      </w:pPr>
      <w:rPr>
        <w:rFonts w:hAnsi="Arial Unicode MS" w:cs="Times New Roman"/>
        <w:caps w:val="0"/>
        <w:smallCaps w:val="0"/>
        <w:strike w:val="0"/>
        <w:dstrike w:val="0"/>
        <w:color w:val="000000"/>
        <w:spacing w:val="0"/>
        <w:w w:val="100"/>
        <w:kern w:val="0"/>
        <w:position w:val="0"/>
        <w:vertAlign w:val="baseline"/>
      </w:rPr>
    </w:lvl>
    <w:lvl w:ilvl="4" w:tplc="A20C4668">
      <w:start w:val="1"/>
      <w:numFmt w:val="lowerLetter"/>
      <w:lvlText w:val="%5."/>
      <w:lvlJc w:val="left"/>
      <w:pPr>
        <w:ind w:left="3600" w:hanging="360"/>
      </w:pPr>
      <w:rPr>
        <w:rFonts w:hAnsi="Arial Unicode MS" w:cs="Times New Roman"/>
        <w:caps w:val="0"/>
        <w:smallCaps w:val="0"/>
        <w:strike w:val="0"/>
        <w:dstrike w:val="0"/>
        <w:color w:val="000000"/>
        <w:spacing w:val="0"/>
        <w:w w:val="100"/>
        <w:kern w:val="0"/>
        <w:position w:val="0"/>
        <w:vertAlign w:val="baseline"/>
      </w:rPr>
    </w:lvl>
    <w:lvl w:ilvl="5" w:tplc="5E4A9ED0">
      <w:start w:val="1"/>
      <w:numFmt w:val="lowerRoman"/>
      <w:lvlText w:val="%6."/>
      <w:lvlJc w:val="left"/>
      <w:pPr>
        <w:ind w:left="4320" w:hanging="275"/>
      </w:pPr>
      <w:rPr>
        <w:rFonts w:hAnsi="Arial Unicode MS" w:cs="Times New Roman"/>
        <w:caps w:val="0"/>
        <w:smallCaps w:val="0"/>
        <w:strike w:val="0"/>
        <w:dstrike w:val="0"/>
        <w:color w:val="000000"/>
        <w:spacing w:val="0"/>
        <w:w w:val="100"/>
        <w:kern w:val="0"/>
        <w:position w:val="0"/>
        <w:vertAlign w:val="baseline"/>
      </w:rPr>
    </w:lvl>
    <w:lvl w:ilvl="6" w:tplc="1D1AD31E">
      <w:start w:val="1"/>
      <w:numFmt w:val="decimal"/>
      <w:lvlText w:val="%7."/>
      <w:lvlJc w:val="left"/>
      <w:pPr>
        <w:ind w:left="5040" w:hanging="360"/>
      </w:pPr>
      <w:rPr>
        <w:rFonts w:hAnsi="Arial Unicode MS" w:cs="Times New Roman"/>
        <w:caps w:val="0"/>
        <w:smallCaps w:val="0"/>
        <w:strike w:val="0"/>
        <w:dstrike w:val="0"/>
        <w:color w:val="000000"/>
        <w:spacing w:val="0"/>
        <w:w w:val="100"/>
        <w:kern w:val="0"/>
        <w:position w:val="0"/>
        <w:vertAlign w:val="baseline"/>
      </w:rPr>
    </w:lvl>
    <w:lvl w:ilvl="7" w:tplc="CBA61DC2">
      <w:start w:val="1"/>
      <w:numFmt w:val="lowerLetter"/>
      <w:lvlText w:val="%8."/>
      <w:lvlJc w:val="left"/>
      <w:pPr>
        <w:ind w:left="5760" w:hanging="360"/>
      </w:pPr>
      <w:rPr>
        <w:rFonts w:hAnsi="Arial Unicode MS" w:cs="Times New Roman"/>
        <w:caps w:val="0"/>
        <w:smallCaps w:val="0"/>
        <w:strike w:val="0"/>
        <w:dstrike w:val="0"/>
        <w:color w:val="000000"/>
        <w:spacing w:val="0"/>
        <w:w w:val="100"/>
        <w:kern w:val="0"/>
        <w:position w:val="0"/>
        <w:vertAlign w:val="baseline"/>
      </w:rPr>
    </w:lvl>
    <w:lvl w:ilvl="8" w:tplc="177A1A76">
      <w:start w:val="1"/>
      <w:numFmt w:val="lowerRoman"/>
      <w:lvlText w:val="%9."/>
      <w:lvlJc w:val="left"/>
      <w:pPr>
        <w:ind w:left="6480" w:hanging="275"/>
      </w:pPr>
      <w:rPr>
        <w:rFonts w:hAnsi="Arial Unicode MS" w:cs="Times New Roman"/>
        <w:caps w:val="0"/>
        <w:smallCaps w:val="0"/>
        <w:strike w:val="0"/>
        <w:dstrike w:val="0"/>
        <w:color w:val="000000"/>
        <w:spacing w:val="0"/>
        <w:w w:val="100"/>
        <w:kern w:val="0"/>
        <w:position w:val="0"/>
        <w:vertAlign w:val="baseline"/>
      </w:rPr>
    </w:lvl>
  </w:abstractNum>
  <w:abstractNum w:abstractNumId="16" w15:restartNumberingAfterBreak="0">
    <w:nsid w:val="3DF36213"/>
    <w:multiLevelType w:val="hybridMultilevel"/>
    <w:tmpl w:val="F7865418"/>
    <w:lvl w:ilvl="0" w:tplc="6C0CA1B8">
      <w:start w:val="1"/>
      <w:numFmt w:val="decimal"/>
      <w:lvlText w:val="%1)"/>
      <w:lvlJc w:val="left"/>
      <w:pPr>
        <w:ind w:left="720" w:hanging="360"/>
      </w:pPr>
      <w:rPr>
        <w:rFonts w:hint="default" w:ascii="Calibri" w:hAnsi="Calibri" w:cs="Calibri"/>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7" w15:restartNumberingAfterBreak="0">
    <w:nsid w:val="42A73118"/>
    <w:multiLevelType w:val="hybridMultilevel"/>
    <w:tmpl w:val="8850ED82"/>
    <w:lvl w:ilvl="0" w:tplc="49E67F8E">
      <w:start w:val="1"/>
      <w:numFmt w:val="decimal"/>
      <w:lvlText w:val="%1)"/>
      <w:lvlJc w:val="left"/>
      <w:pPr>
        <w:ind w:left="720" w:hanging="360"/>
      </w:pPr>
      <w:rPr>
        <w:rFonts w:cs="Times New Roman"/>
        <w:color w:val="000000"/>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8" w15:restartNumberingAfterBreak="0">
    <w:nsid w:val="43D57D56"/>
    <w:multiLevelType w:val="hybridMultilevel"/>
    <w:tmpl w:val="2A6273E2"/>
    <w:styleLink w:val="ImportedStyle30"/>
    <w:lvl w:ilvl="0" w:tplc="246CB596">
      <w:start w:val="1"/>
      <w:numFmt w:val="decimal"/>
      <w:lvlText w:val="%1)"/>
      <w:lvlJc w:val="left"/>
      <w:pPr>
        <w:ind w:left="720" w:hanging="360"/>
      </w:pPr>
      <w:rPr>
        <w:rFonts w:hAnsi="Arial Unicode MS" w:cs="Times New Roman"/>
        <w:caps w:val="0"/>
        <w:smallCaps w:val="0"/>
        <w:strike w:val="0"/>
        <w:dstrike w:val="0"/>
        <w:color w:val="000000"/>
        <w:spacing w:val="0"/>
        <w:w w:val="100"/>
        <w:kern w:val="0"/>
        <w:position w:val="0"/>
        <w:vertAlign w:val="baseline"/>
      </w:rPr>
    </w:lvl>
    <w:lvl w:ilvl="1" w:tplc="B322A322">
      <w:start w:val="1"/>
      <w:numFmt w:val="lowerLetter"/>
      <w:lvlText w:val="%2."/>
      <w:lvlJc w:val="left"/>
      <w:pPr>
        <w:ind w:left="1440" w:hanging="360"/>
      </w:pPr>
      <w:rPr>
        <w:rFonts w:hAnsi="Arial Unicode MS" w:cs="Times New Roman"/>
        <w:caps w:val="0"/>
        <w:smallCaps w:val="0"/>
        <w:strike w:val="0"/>
        <w:dstrike w:val="0"/>
        <w:color w:val="000000"/>
        <w:spacing w:val="0"/>
        <w:w w:val="100"/>
        <w:kern w:val="0"/>
        <w:position w:val="0"/>
        <w:vertAlign w:val="baseline"/>
      </w:rPr>
    </w:lvl>
    <w:lvl w:ilvl="2" w:tplc="C7DCC962">
      <w:start w:val="1"/>
      <w:numFmt w:val="lowerRoman"/>
      <w:lvlText w:val="%3."/>
      <w:lvlJc w:val="left"/>
      <w:pPr>
        <w:ind w:left="2160" w:hanging="275"/>
      </w:pPr>
      <w:rPr>
        <w:rFonts w:hAnsi="Arial Unicode MS" w:cs="Times New Roman"/>
        <w:caps w:val="0"/>
        <w:smallCaps w:val="0"/>
        <w:strike w:val="0"/>
        <w:dstrike w:val="0"/>
        <w:color w:val="000000"/>
        <w:spacing w:val="0"/>
        <w:w w:val="100"/>
        <w:kern w:val="0"/>
        <w:position w:val="0"/>
        <w:vertAlign w:val="baseline"/>
      </w:rPr>
    </w:lvl>
    <w:lvl w:ilvl="3" w:tplc="351CD764">
      <w:start w:val="1"/>
      <w:numFmt w:val="decimal"/>
      <w:lvlText w:val="%4."/>
      <w:lvlJc w:val="left"/>
      <w:pPr>
        <w:ind w:left="2880" w:hanging="360"/>
      </w:pPr>
      <w:rPr>
        <w:rFonts w:hAnsi="Arial Unicode MS" w:cs="Times New Roman"/>
        <w:caps w:val="0"/>
        <w:smallCaps w:val="0"/>
        <w:strike w:val="0"/>
        <w:dstrike w:val="0"/>
        <w:color w:val="000000"/>
        <w:spacing w:val="0"/>
        <w:w w:val="100"/>
        <w:kern w:val="0"/>
        <w:position w:val="0"/>
        <w:vertAlign w:val="baseline"/>
      </w:rPr>
    </w:lvl>
    <w:lvl w:ilvl="4" w:tplc="9F96D0BE">
      <w:start w:val="1"/>
      <w:numFmt w:val="lowerLetter"/>
      <w:lvlText w:val="%5."/>
      <w:lvlJc w:val="left"/>
      <w:pPr>
        <w:ind w:left="3600" w:hanging="360"/>
      </w:pPr>
      <w:rPr>
        <w:rFonts w:hAnsi="Arial Unicode MS" w:cs="Times New Roman"/>
        <w:caps w:val="0"/>
        <w:smallCaps w:val="0"/>
        <w:strike w:val="0"/>
        <w:dstrike w:val="0"/>
        <w:color w:val="000000"/>
        <w:spacing w:val="0"/>
        <w:w w:val="100"/>
        <w:kern w:val="0"/>
        <w:position w:val="0"/>
        <w:vertAlign w:val="baseline"/>
      </w:rPr>
    </w:lvl>
    <w:lvl w:ilvl="5" w:tplc="B80AF558">
      <w:start w:val="1"/>
      <w:numFmt w:val="lowerRoman"/>
      <w:lvlText w:val="%6."/>
      <w:lvlJc w:val="left"/>
      <w:pPr>
        <w:ind w:left="4320" w:hanging="275"/>
      </w:pPr>
      <w:rPr>
        <w:rFonts w:hAnsi="Arial Unicode MS" w:cs="Times New Roman"/>
        <w:caps w:val="0"/>
        <w:smallCaps w:val="0"/>
        <w:strike w:val="0"/>
        <w:dstrike w:val="0"/>
        <w:color w:val="000000"/>
        <w:spacing w:val="0"/>
        <w:w w:val="100"/>
        <w:kern w:val="0"/>
        <w:position w:val="0"/>
        <w:vertAlign w:val="baseline"/>
      </w:rPr>
    </w:lvl>
    <w:lvl w:ilvl="6" w:tplc="C1661D1C">
      <w:start w:val="1"/>
      <w:numFmt w:val="decimal"/>
      <w:lvlText w:val="%7."/>
      <w:lvlJc w:val="left"/>
      <w:pPr>
        <w:ind w:left="5040" w:hanging="360"/>
      </w:pPr>
      <w:rPr>
        <w:rFonts w:hAnsi="Arial Unicode MS" w:cs="Times New Roman"/>
        <w:caps w:val="0"/>
        <w:smallCaps w:val="0"/>
        <w:strike w:val="0"/>
        <w:dstrike w:val="0"/>
        <w:color w:val="000000"/>
        <w:spacing w:val="0"/>
        <w:w w:val="100"/>
        <w:kern w:val="0"/>
        <w:position w:val="0"/>
        <w:vertAlign w:val="baseline"/>
      </w:rPr>
    </w:lvl>
    <w:lvl w:ilvl="7" w:tplc="218AF448">
      <w:start w:val="1"/>
      <w:numFmt w:val="lowerLetter"/>
      <w:lvlText w:val="%8."/>
      <w:lvlJc w:val="left"/>
      <w:pPr>
        <w:ind w:left="5760" w:hanging="360"/>
      </w:pPr>
      <w:rPr>
        <w:rFonts w:hAnsi="Arial Unicode MS" w:cs="Times New Roman"/>
        <w:caps w:val="0"/>
        <w:smallCaps w:val="0"/>
        <w:strike w:val="0"/>
        <w:dstrike w:val="0"/>
        <w:color w:val="000000"/>
        <w:spacing w:val="0"/>
        <w:w w:val="100"/>
        <w:kern w:val="0"/>
        <w:position w:val="0"/>
        <w:vertAlign w:val="baseline"/>
      </w:rPr>
    </w:lvl>
    <w:lvl w:ilvl="8" w:tplc="1FCAED12">
      <w:start w:val="1"/>
      <w:numFmt w:val="lowerRoman"/>
      <w:lvlText w:val="%9."/>
      <w:lvlJc w:val="left"/>
      <w:pPr>
        <w:ind w:left="6480" w:hanging="275"/>
      </w:pPr>
      <w:rPr>
        <w:rFonts w:hAnsi="Arial Unicode MS" w:cs="Times New Roman"/>
        <w:caps w:val="0"/>
        <w:smallCaps w:val="0"/>
        <w:strike w:val="0"/>
        <w:dstrike w:val="0"/>
        <w:color w:val="000000"/>
        <w:spacing w:val="0"/>
        <w:w w:val="100"/>
        <w:kern w:val="0"/>
        <w:position w:val="0"/>
        <w:vertAlign w:val="baseline"/>
      </w:rPr>
    </w:lvl>
  </w:abstractNum>
  <w:abstractNum w:abstractNumId="19" w15:restartNumberingAfterBreak="0">
    <w:nsid w:val="4A3469D3"/>
    <w:multiLevelType w:val="multilevel"/>
    <w:tmpl w:val="C2F81F6A"/>
    <w:styleLink w:val="WWOutlineListStyle"/>
    <w:lvl w:ilvl="0">
      <w:start w:val="1"/>
      <w:numFmt w:val="decimal"/>
      <w:lvlText w:val="%1."/>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1">
      <w:start w:val="1"/>
      <w:numFmt w:val="decimal"/>
      <w:lvlText w:val="%1.%2."/>
      <w:lvlJc w:val="left"/>
      <w:pPr>
        <w:ind w:left="992" w:hanging="708"/>
      </w:pPr>
      <w:rPr>
        <w:rFonts w:hAnsi="Arial Unicode MS" w:cs="Times New Roman"/>
        <w:b/>
        <w:bCs/>
        <w:caps w:val="0"/>
        <w:smallCaps w:val="0"/>
        <w:strike w:val="0"/>
        <w:dstrike w:val="0"/>
        <w:color w:val="000000"/>
        <w:spacing w:val="0"/>
        <w:w w:val="100"/>
        <w:kern w:val="0"/>
        <w:position w:val="0"/>
        <w:vertAlign w:val="baseline"/>
      </w:rPr>
    </w:lvl>
    <w:lvl w:ilvl="2">
      <w:start w:val="1"/>
      <w:numFmt w:val="decimal"/>
      <w:lvlText w:val="%1.%2.%3."/>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3">
      <w:start w:val="1"/>
      <w:numFmt w:val="decimal"/>
      <w:lvlText w:val="%1.%2.%3.%4."/>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4">
      <w:start w:val="1"/>
      <w:numFmt w:val="decimal"/>
      <w:lvlText w:val="%1.%2.%3.%4.%5."/>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5">
      <w:start w:val="1"/>
      <w:numFmt w:val="decimal"/>
      <w:lvlText w:val="%1.%2.%3.%4.%5.%6."/>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6">
      <w:start w:val="1"/>
      <w:numFmt w:val="decimal"/>
      <w:lvlText w:val="%1.%2.%3.%4.%5.%6.%7."/>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7">
      <w:start w:val="1"/>
      <w:numFmt w:val="decimal"/>
      <w:lvlText w:val="%1.%2.%3.%4.%5.%6.%7.%8."/>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lvl w:ilvl="8">
      <w:start w:val="1"/>
      <w:numFmt w:val="decimal"/>
      <w:lvlText w:val="%1.%2.%3.%4.%5.%6.%7.%8.%9."/>
      <w:lvlJc w:val="left"/>
      <w:pPr>
        <w:ind w:left="708" w:hanging="708"/>
      </w:pPr>
      <w:rPr>
        <w:rFonts w:hAnsi="Arial Unicode MS" w:cs="Times New Roman"/>
        <w:b/>
        <w:bCs/>
        <w:caps w:val="0"/>
        <w:smallCaps w:val="0"/>
        <w:strike w:val="0"/>
        <w:dstrike w:val="0"/>
        <w:color w:val="000000"/>
        <w:spacing w:val="0"/>
        <w:w w:val="100"/>
        <w:kern w:val="0"/>
        <w:position w:val="0"/>
        <w:vertAlign w:val="baseline"/>
      </w:rPr>
    </w:lvl>
  </w:abstractNum>
  <w:abstractNum w:abstractNumId="20" w15:restartNumberingAfterBreak="0">
    <w:nsid w:val="4ACE7B2D"/>
    <w:multiLevelType w:val="hybridMultilevel"/>
    <w:tmpl w:val="B148900A"/>
    <w:numStyleLink w:val="ImportedStyle5"/>
  </w:abstractNum>
  <w:abstractNum w:abstractNumId="21" w15:restartNumberingAfterBreak="0">
    <w:nsid w:val="4B88527A"/>
    <w:multiLevelType w:val="multilevel"/>
    <w:tmpl w:val="8DAC7C04"/>
    <w:lvl w:ilvl="0">
      <w:start w:val="1"/>
      <w:numFmt w:val="decimal"/>
      <w:lvlText w:val="%1."/>
      <w:lvlJc w:val="left"/>
      <w:pPr>
        <w:tabs>
          <w:tab w:val="num" w:pos="607"/>
        </w:tabs>
        <w:ind w:left="734" w:hanging="734"/>
      </w:pPr>
      <w:rPr>
        <w:rFonts w:hAnsi="Arial Unicode MS" w:cs="Times New Roman"/>
        <w:caps w:val="0"/>
        <w:smallCaps w:val="0"/>
        <w:strike w:val="0"/>
        <w:dstrike w:val="0"/>
        <w:color w:val="000000"/>
        <w:spacing w:val="0"/>
        <w:w w:val="100"/>
        <w:kern w:val="0"/>
        <w:position w:val="0"/>
        <w:vertAlign w:val="baseline"/>
      </w:rPr>
    </w:lvl>
    <w:lvl w:ilvl="1">
      <w:start w:val="1"/>
      <w:numFmt w:val="decimal"/>
      <w:lvlText w:val="%1.%2."/>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2">
      <w:start w:val="1"/>
      <w:numFmt w:val="decimal"/>
      <w:lvlText w:val="%1.%2.%3."/>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3">
      <w:start w:val="1"/>
      <w:numFmt w:val="decimal"/>
      <w:lvlText w:val="%1.%2.%3.%4."/>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4">
      <w:start w:val="1"/>
      <w:numFmt w:val="decimal"/>
      <w:lvlText w:val="%1.%2.%3.%4.%5."/>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5">
      <w:start w:val="1"/>
      <w:numFmt w:val="decimal"/>
      <w:lvlText w:val="%1.%2.%3.%4.%5.%6."/>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6">
      <w:start w:val="1"/>
      <w:numFmt w:val="decimal"/>
      <w:lvlText w:val="%1.%2.%3.%4.%5.%6.%7."/>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7">
      <w:start w:val="1"/>
      <w:numFmt w:val="decimal"/>
      <w:lvlText w:val="%1.%2.%3.%4.%5.%6.%7.%8."/>
      <w:lvlJc w:val="left"/>
      <w:pPr>
        <w:ind w:left="607" w:hanging="607"/>
      </w:pPr>
      <w:rPr>
        <w:rFonts w:hAnsi="Arial Unicode MS" w:cs="Times New Roman"/>
        <w:caps w:val="0"/>
        <w:smallCaps w:val="0"/>
        <w:strike w:val="0"/>
        <w:dstrike w:val="0"/>
        <w:color w:val="000000"/>
        <w:spacing w:val="0"/>
        <w:w w:val="100"/>
        <w:kern w:val="0"/>
        <w:position w:val="0"/>
        <w:vertAlign w:val="baseline"/>
      </w:rPr>
    </w:lvl>
    <w:lvl w:ilvl="8">
      <w:start w:val="1"/>
      <w:numFmt w:val="decimal"/>
      <w:lvlText w:val="%1.%2.%3.%4.%5.%6.%7.%8.%9."/>
      <w:lvlJc w:val="left"/>
      <w:pPr>
        <w:ind w:left="607" w:hanging="607"/>
      </w:pPr>
      <w:rPr>
        <w:rFonts w:hAnsi="Arial Unicode MS" w:cs="Times New Roman"/>
        <w:caps w:val="0"/>
        <w:smallCaps w:val="0"/>
        <w:strike w:val="0"/>
        <w:dstrike w:val="0"/>
        <w:color w:val="000000"/>
        <w:spacing w:val="0"/>
        <w:w w:val="100"/>
        <w:kern w:val="0"/>
        <w:position w:val="0"/>
        <w:vertAlign w:val="baseline"/>
      </w:rPr>
    </w:lvl>
  </w:abstractNum>
  <w:abstractNum w:abstractNumId="22" w15:restartNumberingAfterBreak="0">
    <w:nsid w:val="50C2747C"/>
    <w:multiLevelType w:val="hybridMultilevel"/>
    <w:tmpl w:val="FA74D284"/>
    <w:styleLink w:val="ImportedStyle3"/>
    <w:lvl w:ilvl="0" w:tplc="95BE307A">
      <w:start w:val="1"/>
      <w:numFmt w:val="upperRoman"/>
      <w:lvlText w:val="%1."/>
      <w:lvlJc w:val="left"/>
      <w:pPr>
        <w:ind w:left="540" w:hanging="315"/>
      </w:pPr>
      <w:rPr>
        <w:rFonts w:hAnsi="Arial Unicode MS" w:cs="Times New Roman"/>
        <w:b/>
        <w:bCs/>
        <w:caps w:val="0"/>
        <w:smallCaps w:val="0"/>
        <w:strike w:val="0"/>
        <w:dstrike w:val="0"/>
        <w:color w:val="000000"/>
        <w:spacing w:val="0"/>
        <w:w w:val="100"/>
        <w:kern w:val="0"/>
        <w:position w:val="0"/>
        <w:vertAlign w:val="baseline"/>
      </w:rPr>
    </w:lvl>
    <w:lvl w:ilvl="1" w:tplc="334EA60E">
      <w:start w:val="1"/>
      <w:numFmt w:val="lowerLetter"/>
      <w:lvlText w:val="%2."/>
      <w:lvlJc w:val="left"/>
      <w:pPr>
        <w:ind w:left="1440" w:hanging="360"/>
      </w:pPr>
      <w:rPr>
        <w:rFonts w:hAnsi="Arial Unicode MS" w:cs="Times New Roman"/>
        <w:b/>
        <w:bCs/>
        <w:caps w:val="0"/>
        <w:smallCaps w:val="0"/>
        <w:strike w:val="0"/>
        <w:dstrike w:val="0"/>
        <w:color w:val="000000"/>
        <w:spacing w:val="0"/>
        <w:w w:val="100"/>
        <w:kern w:val="0"/>
        <w:position w:val="0"/>
        <w:vertAlign w:val="baseline"/>
      </w:rPr>
    </w:lvl>
    <w:lvl w:ilvl="2" w:tplc="D5D60304">
      <w:start w:val="1"/>
      <w:numFmt w:val="lowerRoman"/>
      <w:lvlText w:val="%3."/>
      <w:lvlJc w:val="left"/>
      <w:pPr>
        <w:ind w:left="2160" w:hanging="315"/>
      </w:pPr>
      <w:rPr>
        <w:rFonts w:hAnsi="Arial Unicode MS" w:cs="Times New Roman"/>
        <w:b/>
        <w:bCs/>
        <w:caps w:val="0"/>
        <w:smallCaps w:val="0"/>
        <w:strike w:val="0"/>
        <w:dstrike w:val="0"/>
        <w:color w:val="000000"/>
        <w:spacing w:val="0"/>
        <w:w w:val="100"/>
        <w:kern w:val="0"/>
        <w:position w:val="0"/>
        <w:vertAlign w:val="baseline"/>
      </w:rPr>
    </w:lvl>
    <w:lvl w:ilvl="3" w:tplc="17D49E56">
      <w:start w:val="1"/>
      <w:numFmt w:val="decimal"/>
      <w:lvlText w:val="%4."/>
      <w:lvlJc w:val="left"/>
      <w:pPr>
        <w:ind w:left="2880" w:hanging="360"/>
      </w:pPr>
      <w:rPr>
        <w:rFonts w:hAnsi="Arial Unicode MS" w:cs="Times New Roman"/>
        <w:b/>
        <w:bCs/>
        <w:caps w:val="0"/>
        <w:smallCaps w:val="0"/>
        <w:strike w:val="0"/>
        <w:dstrike w:val="0"/>
        <w:color w:val="000000"/>
        <w:spacing w:val="0"/>
        <w:w w:val="100"/>
        <w:kern w:val="0"/>
        <w:position w:val="0"/>
        <w:vertAlign w:val="baseline"/>
      </w:rPr>
    </w:lvl>
    <w:lvl w:ilvl="4" w:tplc="D6784D72">
      <w:start w:val="1"/>
      <w:numFmt w:val="lowerLetter"/>
      <w:lvlText w:val="%5."/>
      <w:lvlJc w:val="left"/>
      <w:pPr>
        <w:ind w:left="3600" w:hanging="360"/>
      </w:pPr>
      <w:rPr>
        <w:rFonts w:hAnsi="Arial Unicode MS" w:cs="Times New Roman"/>
        <w:b/>
        <w:bCs/>
        <w:caps w:val="0"/>
        <w:smallCaps w:val="0"/>
        <w:strike w:val="0"/>
        <w:dstrike w:val="0"/>
        <w:color w:val="000000"/>
        <w:spacing w:val="0"/>
        <w:w w:val="100"/>
        <w:kern w:val="0"/>
        <w:position w:val="0"/>
        <w:vertAlign w:val="baseline"/>
      </w:rPr>
    </w:lvl>
    <w:lvl w:ilvl="5" w:tplc="A5B0EF38">
      <w:start w:val="1"/>
      <w:numFmt w:val="lowerRoman"/>
      <w:lvlText w:val="%6."/>
      <w:lvlJc w:val="left"/>
      <w:pPr>
        <w:ind w:left="4320" w:hanging="315"/>
      </w:pPr>
      <w:rPr>
        <w:rFonts w:hAnsi="Arial Unicode MS" w:cs="Times New Roman"/>
        <w:b/>
        <w:bCs/>
        <w:caps w:val="0"/>
        <w:smallCaps w:val="0"/>
        <w:strike w:val="0"/>
        <w:dstrike w:val="0"/>
        <w:color w:val="000000"/>
        <w:spacing w:val="0"/>
        <w:w w:val="100"/>
        <w:kern w:val="0"/>
        <w:position w:val="0"/>
        <w:vertAlign w:val="baseline"/>
      </w:rPr>
    </w:lvl>
    <w:lvl w:ilvl="6" w:tplc="D43240BA">
      <w:start w:val="1"/>
      <w:numFmt w:val="decimal"/>
      <w:lvlText w:val="%7."/>
      <w:lvlJc w:val="left"/>
      <w:pPr>
        <w:ind w:left="5040" w:hanging="360"/>
      </w:pPr>
      <w:rPr>
        <w:rFonts w:hAnsi="Arial Unicode MS" w:cs="Times New Roman"/>
        <w:b/>
        <w:bCs/>
        <w:caps w:val="0"/>
        <w:smallCaps w:val="0"/>
        <w:strike w:val="0"/>
        <w:dstrike w:val="0"/>
        <w:color w:val="000000"/>
        <w:spacing w:val="0"/>
        <w:w w:val="100"/>
        <w:kern w:val="0"/>
        <w:position w:val="0"/>
        <w:vertAlign w:val="baseline"/>
      </w:rPr>
    </w:lvl>
    <w:lvl w:ilvl="7" w:tplc="A29CCAAC">
      <w:start w:val="1"/>
      <w:numFmt w:val="lowerLetter"/>
      <w:lvlText w:val="%8."/>
      <w:lvlJc w:val="left"/>
      <w:pPr>
        <w:ind w:left="5760" w:hanging="360"/>
      </w:pPr>
      <w:rPr>
        <w:rFonts w:hAnsi="Arial Unicode MS" w:cs="Times New Roman"/>
        <w:b/>
        <w:bCs/>
        <w:caps w:val="0"/>
        <w:smallCaps w:val="0"/>
        <w:strike w:val="0"/>
        <w:dstrike w:val="0"/>
        <w:color w:val="000000"/>
        <w:spacing w:val="0"/>
        <w:w w:val="100"/>
        <w:kern w:val="0"/>
        <w:position w:val="0"/>
        <w:vertAlign w:val="baseline"/>
      </w:rPr>
    </w:lvl>
    <w:lvl w:ilvl="8" w:tplc="A0D6BBCC">
      <w:start w:val="1"/>
      <w:numFmt w:val="lowerRoman"/>
      <w:lvlText w:val="%9."/>
      <w:lvlJc w:val="left"/>
      <w:pPr>
        <w:ind w:left="6480" w:hanging="315"/>
      </w:pPr>
      <w:rPr>
        <w:rFonts w:hAnsi="Arial Unicode MS" w:cs="Times New Roman"/>
        <w:b/>
        <w:bCs/>
        <w:caps w:val="0"/>
        <w:smallCaps w:val="0"/>
        <w:strike w:val="0"/>
        <w:dstrike w:val="0"/>
        <w:color w:val="000000"/>
        <w:spacing w:val="0"/>
        <w:w w:val="100"/>
        <w:kern w:val="0"/>
        <w:position w:val="0"/>
        <w:vertAlign w:val="baseline"/>
      </w:rPr>
    </w:lvl>
  </w:abstractNum>
  <w:abstractNum w:abstractNumId="23" w15:restartNumberingAfterBreak="0">
    <w:nsid w:val="53F808A8"/>
    <w:multiLevelType w:val="multilevel"/>
    <w:tmpl w:val="6B94A7D6"/>
    <w:lvl w:ilvl="0">
      <w:start w:val="5"/>
      <w:numFmt w:val="decimal"/>
      <w:lvlText w:val="%1"/>
      <w:lvlJc w:val="left"/>
      <w:pPr>
        <w:ind w:left="360" w:hanging="360"/>
      </w:pPr>
      <w:rPr>
        <w:rFonts w:hint="default" w:ascii="Calibri" w:hAnsi="Calibri" w:cs="Times New Roman"/>
      </w:rPr>
    </w:lvl>
    <w:lvl w:ilvl="1">
      <w:start w:val="1"/>
      <w:numFmt w:val="decimal"/>
      <w:lvlText w:val="%1.%2"/>
      <w:lvlJc w:val="left"/>
      <w:pPr>
        <w:ind w:left="1080" w:hanging="360"/>
      </w:pPr>
      <w:rPr>
        <w:rFonts w:hint="default" w:ascii="Calibri" w:hAnsi="Calibri" w:cs="Times New Roman"/>
      </w:rPr>
    </w:lvl>
    <w:lvl w:ilvl="2">
      <w:start w:val="1"/>
      <w:numFmt w:val="decimal"/>
      <w:lvlText w:val="%1.%2.%3"/>
      <w:lvlJc w:val="left"/>
      <w:pPr>
        <w:ind w:left="2160" w:hanging="720"/>
      </w:pPr>
      <w:rPr>
        <w:rFonts w:hint="default" w:ascii="Calibri" w:hAnsi="Calibri" w:cs="Times New Roman"/>
      </w:rPr>
    </w:lvl>
    <w:lvl w:ilvl="3">
      <w:start w:val="1"/>
      <w:numFmt w:val="decimal"/>
      <w:lvlText w:val="%1.%2.%3.%4"/>
      <w:lvlJc w:val="left"/>
      <w:pPr>
        <w:ind w:left="3240" w:hanging="1080"/>
      </w:pPr>
      <w:rPr>
        <w:rFonts w:hint="default" w:ascii="Calibri" w:hAnsi="Calibri" w:cs="Times New Roman"/>
      </w:rPr>
    </w:lvl>
    <w:lvl w:ilvl="4">
      <w:start w:val="1"/>
      <w:numFmt w:val="decimal"/>
      <w:lvlText w:val="%1.%2.%3.%4.%5"/>
      <w:lvlJc w:val="left"/>
      <w:pPr>
        <w:ind w:left="3960" w:hanging="1080"/>
      </w:pPr>
      <w:rPr>
        <w:rFonts w:hint="default" w:ascii="Calibri" w:hAnsi="Calibri" w:cs="Times New Roman"/>
      </w:rPr>
    </w:lvl>
    <w:lvl w:ilvl="5">
      <w:start w:val="1"/>
      <w:numFmt w:val="decimal"/>
      <w:lvlText w:val="%1.%2.%3.%4.%5.%6"/>
      <w:lvlJc w:val="left"/>
      <w:pPr>
        <w:ind w:left="5040" w:hanging="1440"/>
      </w:pPr>
      <w:rPr>
        <w:rFonts w:hint="default" w:ascii="Calibri" w:hAnsi="Calibri" w:cs="Times New Roman"/>
      </w:rPr>
    </w:lvl>
    <w:lvl w:ilvl="6">
      <w:start w:val="1"/>
      <w:numFmt w:val="decimal"/>
      <w:lvlText w:val="%1.%2.%3.%4.%5.%6.%7"/>
      <w:lvlJc w:val="left"/>
      <w:pPr>
        <w:ind w:left="5760" w:hanging="1440"/>
      </w:pPr>
      <w:rPr>
        <w:rFonts w:hint="default" w:ascii="Calibri" w:hAnsi="Calibri" w:cs="Times New Roman"/>
      </w:rPr>
    </w:lvl>
    <w:lvl w:ilvl="7">
      <w:start w:val="1"/>
      <w:numFmt w:val="decimal"/>
      <w:lvlText w:val="%1.%2.%3.%4.%5.%6.%7.%8"/>
      <w:lvlJc w:val="left"/>
      <w:pPr>
        <w:ind w:left="6840" w:hanging="1800"/>
      </w:pPr>
      <w:rPr>
        <w:rFonts w:hint="default" w:ascii="Calibri" w:hAnsi="Calibri" w:cs="Times New Roman"/>
      </w:rPr>
    </w:lvl>
    <w:lvl w:ilvl="8">
      <w:start w:val="1"/>
      <w:numFmt w:val="decimal"/>
      <w:lvlText w:val="%1.%2.%3.%4.%5.%6.%7.%8.%9"/>
      <w:lvlJc w:val="left"/>
      <w:pPr>
        <w:ind w:left="7560" w:hanging="1800"/>
      </w:pPr>
      <w:rPr>
        <w:rFonts w:hint="default" w:ascii="Calibri" w:hAnsi="Calibri" w:cs="Times New Roman"/>
      </w:rPr>
    </w:lvl>
  </w:abstractNum>
  <w:abstractNum w:abstractNumId="24" w15:restartNumberingAfterBreak="0">
    <w:nsid w:val="613F79C2"/>
    <w:multiLevelType w:val="hybridMultilevel"/>
    <w:tmpl w:val="1C5696D2"/>
    <w:numStyleLink w:val="ImportedStyle1"/>
  </w:abstractNum>
  <w:abstractNum w:abstractNumId="25" w15:restartNumberingAfterBreak="0">
    <w:nsid w:val="67FA3671"/>
    <w:multiLevelType w:val="multilevel"/>
    <w:tmpl w:val="BEF07FD2"/>
    <w:lvl w:ilvl="0">
      <w:start w:val="1"/>
      <w:numFmt w:val="decimal"/>
      <w:lvlText w:val="%1."/>
      <w:lvlJc w:val="left"/>
      <w:pPr>
        <w:tabs>
          <w:tab w:val="num" w:pos="720"/>
        </w:tabs>
        <w:ind w:left="720" w:hanging="720"/>
      </w:pPr>
      <w:rPr>
        <w:rFonts w:hint="default" w:cs="Times New Roman"/>
      </w:rPr>
    </w:lvl>
    <w:lvl w:ilvl="1">
      <w:start w:val="5"/>
      <w:numFmt w:val="decimal"/>
      <w:lvlText w:val="%2."/>
      <w:lvlJc w:val="left"/>
      <w:pPr>
        <w:tabs>
          <w:tab w:val="num" w:pos="1440"/>
        </w:tabs>
        <w:ind w:left="1440" w:hanging="720"/>
      </w:pPr>
      <w:rPr>
        <w:rFonts w:hint="default" w:cs="Times New Roman"/>
      </w:rPr>
    </w:lvl>
    <w:lvl w:ilvl="2">
      <w:start w:val="1"/>
      <w:numFmt w:val="decimal"/>
      <w:lvlText w:val="%3."/>
      <w:lvlJc w:val="left"/>
      <w:pPr>
        <w:tabs>
          <w:tab w:val="num" w:pos="2160"/>
        </w:tabs>
        <w:ind w:left="2160" w:hanging="720"/>
      </w:pPr>
      <w:rPr>
        <w:rFonts w:hint="default" w:cs="Times New Roman"/>
      </w:rPr>
    </w:lvl>
    <w:lvl w:ilvl="3">
      <w:start w:val="1"/>
      <w:numFmt w:val="decimal"/>
      <w:lvlText w:val="%4."/>
      <w:lvlJc w:val="left"/>
      <w:pPr>
        <w:tabs>
          <w:tab w:val="num" w:pos="2880"/>
        </w:tabs>
        <w:ind w:left="2880" w:hanging="720"/>
      </w:pPr>
      <w:rPr>
        <w:rFonts w:hint="default" w:cs="Times New Roman"/>
      </w:rPr>
    </w:lvl>
    <w:lvl w:ilvl="4">
      <w:start w:val="1"/>
      <w:numFmt w:val="decimal"/>
      <w:lvlText w:val="%5."/>
      <w:lvlJc w:val="left"/>
      <w:pPr>
        <w:tabs>
          <w:tab w:val="num" w:pos="3600"/>
        </w:tabs>
        <w:ind w:left="3600" w:hanging="720"/>
      </w:pPr>
      <w:rPr>
        <w:rFonts w:hint="default" w:cs="Times New Roman"/>
      </w:rPr>
    </w:lvl>
    <w:lvl w:ilvl="5">
      <w:start w:val="1"/>
      <w:numFmt w:val="decimal"/>
      <w:lvlText w:val="%6."/>
      <w:lvlJc w:val="left"/>
      <w:pPr>
        <w:tabs>
          <w:tab w:val="num" w:pos="4320"/>
        </w:tabs>
        <w:ind w:left="4320" w:hanging="720"/>
      </w:pPr>
      <w:rPr>
        <w:rFonts w:hint="default" w:cs="Times New Roman"/>
      </w:rPr>
    </w:lvl>
    <w:lvl w:ilvl="6">
      <w:start w:val="1"/>
      <w:numFmt w:val="decimal"/>
      <w:lvlText w:val="%7."/>
      <w:lvlJc w:val="left"/>
      <w:pPr>
        <w:tabs>
          <w:tab w:val="num" w:pos="5040"/>
        </w:tabs>
        <w:ind w:left="5040" w:hanging="720"/>
      </w:pPr>
      <w:rPr>
        <w:rFonts w:hint="default" w:cs="Times New Roman"/>
      </w:rPr>
    </w:lvl>
    <w:lvl w:ilvl="7">
      <w:start w:val="1"/>
      <w:numFmt w:val="decimal"/>
      <w:lvlText w:val="%8."/>
      <w:lvlJc w:val="left"/>
      <w:pPr>
        <w:tabs>
          <w:tab w:val="num" w:pos="5760"/>
        </w:tabs>
        <w:ind w:left="5760" w:hanging="720"/>
      </w:pPr>
      <w:rPr>
        <w:rFonts w:hint="default" w:cs="Times New Roman"/>
      </w:rPr>
    </w:lvl>
    <w:lvl w:ilvl="8">
      <w:start w:val="1"/>
      <w:numFmt w:val="decimal"/>
      <w:lvlText w:val="%9."/>
      <w:lvlJc w:val="left"/>
      <w:pPr>
        <w:tabs>
          <w:tab w:val="num" w:pos="6480"/>
        </w:tabs>
        <w:ind w:left="6480" w:hanging="720"/>
      </w:pPr>
      <w:rPr>
        <w:rFonts w:hint="default" w:cs="Times New Roman"/>
      </w:rPr>
    </w:lvl>
  </w:abstractNum>
  <w:abstractNum w:abstractNumId="26" w15:restartNumberingAfterBreak="0">
    <w:nsid w:val="6C373634"/>
    <w:multiLevelType w:val="hybridMultilevel"/>
    <w:tmpl w:val="FA74D284"/>
    <w:numStyleLink w:val="ImportedStyle3"/>
  </w:abstractNum>
  <w:abstractNum w:abstractNumId="27" w15:restartNumberingAfterBreak="0">
    <w:nsid w:val="7E780C8A"/>
    <w:multiLevelType w:val="multilevel"/>
    <w:tmpl w:val="8F6A64AC"/>
    <w:lvl w:ilvl="0">
      <w:start w:val="1"/>
      <w:numFmt w:val="decimal"/>
      <w:lvlText w:val="%1."/>
      <w:lvlJc w:val="left"/>
      <w:pPr>
        <w:ind w:left="630" w:hanging="630"/>
      </w:pPr>
      <w:rPr>
        <w:rFonts w:hint="default" w:hAnsi="Arial Unicode MS" w:cs="Times New Roman"/>
        <w:b/>
        <w:bCs/>
        <w:i/>
        <w:iCs/>
        <w:caps w:val="0"/>
        <w:smallCaps w:val="0"/>
        <w:strike w:val="0"/>
        <w:dstrike w:val="0"/>
        <w:color w:val="000000"/>
        <w:spacing w:val="0"/>
        <w:w w:val="100"/>
        <w:kern w:val="0"/>
        <w:position w:val="0"/>
        <w:vertAlign w:val="baseline"/>
      </w:rPr>
    </w:lvl>
    <w:lvl w:ilvl="1">
      <w:start w:val="1"/>
      <w:numFmt w:val="decimal"/>
      <w:lvlText w:val="%1.%2."/>
      <w:lvlJc w:val="left"/>
      <w:pPr>
        <w:ind w:left="630" w:hanging="630"/>
      </w:pPr>
      <w:rPr>
        <w:rFonts w:hint="default" w:hAnsi="Arial Unicode MS" w:cs="Times New Roman"/>
        <w:b/>
        <w:bCs/>
        <w:i/>
        <w:iCs/>
        <w:caps w:val="0"/>
        <w:smallCaps w:val="0"/>
        <w:strike w:val="0"/>
        <w:dstrike w:val="0"/>
        <w:color w:val="000000"/>
        <w:spacing w:val="0"/>
        <w:w w:val="100"/>
        <w:kern w:val="0"/>
        <w:position w:val="0"/>
        <w:vertAlign w:val="baseline"/>
      </w:rPr>
    </w:lvl>
    <w:lvl w:ilvl="2">
      <w:start w:val="7"/>
      <w:numFmt w:val="decimal"/>
      <w:lvlText w:val="%3."/>
      <w:lvlJc w:val="left"/>
      <w:pPr>
        <w:ind w:left="720" w:hanging="720"/>
      </w:pPr>
      <w:rPr>
        <w:rFonts w:hint="default" w:ascii="Arial" w:hAnsi="Arial" w:cs="Arial"/>
        <w:b/>
        <w:bCs/>
        <w:i w:val="0"/>
        <w:iCs/>
        <w:caps w:val="0"/>
        <w:smallCaps w:val="0"/>
        <w:strike w:val="0"/>
        <w:dstrike w:val="0"/>
        <w:color w:val="000000"/>
        <w:spacing w:val="0"/>
        <w:w w:val="100"/>
        <w:kern w:val="0"/>
        <w:position w:val="0"/>
        <w:sz w:val="28"/>
        <w:szCs w:val="28"/>
        <w:vertAlign w:val="baseline"/>
      </w:rPr>
    </w:lvl>
    <w:lvl w:ilvl="3">
      <w:start w:val="1"/>
      <w:numFmt w:val="decimal"/>
      <w:lvlText w:val="%3.%4."/>
      <w:lvlJc w:val="left"/>
      <w:pPr>
        <w:ind w:left="720" w:hanging="720"/>
      </w:pPr>
      <w:rPr>
        <w:rFonts w:hint="default" w:hAnsi="Arial Unicode MS" w:cs="Times New Roman"/>
        <w:b/>
        <w:bCs/>
        <w:i/>
        <w:iCs/>
        <w:caps w:val="0"/>
        <w:smallCaps w:val="0"/>
        <w:strike w:val="0"/>
        <w:dstrike w:val="0"/>
        <w:color w:val="000000"/>
        <w:spacing w:val="0"/>
        <w:w w:val="100"/>
        <w:kern w:val="0"/>
        <w:position w:val="0"/>
        <w:vertAlign w:val="baseline"/>
      </w:rPr>
    </w:lvl>
    <w:lvl w:ilvl="4">
      <w:start w:val="1"/>
      <w:numFmt w:val="decimal"/>
      <w:lvlText w:val="%3.%4.%5."/>
      <w:lvlJc w:val="left"/>
      <w:pPr>
        <w:ind w:left="1080" w:hanging="1080"/>
      </w:pPr>
      <w:rPr>
        <w:rFonts w:hint="default" w:hAnsi="Arial Unicode MS" w:cs="Times New Roman"/>
        <w:b/>
        <w:bCs/>
        <w:i/>
        <w:iCs/>
        <w:caps w:val="0"/>
        <w:smallCaps w:val="0"/>
        <w:strike w:val="0"/>
        <w:dstrike w:val="0"/>
        <w:color w:val="000000"/>
        <w:spacing w:val="0"/>
        <w:w w:val="100"/>
        <w:kern w:val="0"/>
        <w:position w:val="0"/>
        <w:vertAlign w:val="baseline"/>
      </w:rPr>
    </w:lvl>
    <w:lvl w:ilvl="5">
      <w:start w:val="1"/>
      <w:numFmt w:val="decimal"/>
      <w:lvlText w:val="%3.%4.%5.%6."/>
      <w:lvlJc w:val="left"/>
      <w:pPr>
        <w:ind w:left="1080" w:hanging="1080"/>
      </w:pPr>
      <w:rPr>
        <w:rFonts w:hint="default" w:hAnsi="Arial Unicode MS" w:cs="Times New Roman"/>
        <w:b/>
        <w:bCs/>
        <w:i/>
        <w:iCs/>
        <w:caps w:val="0"/>
        <w:smallCaps w:val="0"/>
        <w:strike w:val="0"/>
        <w:dstrike w:val="0"/>
        <w:color w:val="000000"/>
        <w:spacing w:val="0"/>
        <w:w w:val="100"/>
        <w:kern w:val="0"/>
        <w:position w:val="0"/>
        <w:vertAlign w:val="baseline"/>
      </w:rPr>
    </w:lvl>
    <w:lvl w:ilvl="6">
      <w:start w:val="1"/>
      <w:numFmt w:val="decimal"/>
      <w:lvlText w:val="%3.%4.%5.%6.%7."/>
      <w:lvlJc w:val="left"/>
      <w:pPr>
        <w:ind w:left="1440" w:hanging="1440"/>
      </w:pPr>
      <w:rPr>
        <w:rFonts w:hint="default" w:hAnsi="Arial Unicode MS" w:cs="Times New Roman"/>
        <w:b/>
        <w:bCs/>
        <w:i/>
        <w:iCs/>
        <w:caps w:val="0"/>
        <w:smallCaps w:val="0"/>
        <w:strike w:val="0"/>
        <w:dstrike w:val="0"/>
        <w:color w:val="000000"/>
        <w:spacing w:val="0"/>
        <w:w w:val="100"/>
        <w:kern w:val="0"/>
        <w:position w:val="0"/>
        <w:vertAlign w:val="baseline"/>
      </w:rPr>
    </w:lvl>
    <w:lvl w:ilvl="7">
      <w:start w:val="1"/>
      <w:numFmt w:val="decimal"/>
      <w:lvlText w:val="%3.%4.%5.%6.%7.%8."/>
      <w:lvlJc w:val="left"/>
      <w:pPr>
        <w:ind w:left="1440" w:hanging="1440"/>
      </w:pPr>
      <w:rPr>
        <w:rFonts w:hint="default" w:hAnsi="Arial Unicode MS" w:cs="Times New Roman"/>
        <w:b/>
        <w:bCs/>
        <w:i/>
        <w:iCs/>
        <w:caps w:val="0"/>
        <w:smallCaps w:val="0"/>
        <w:strike w:val="0"/>
        <w:dstrike w:val="0"/>
        <w:color w:val="000000"/>
        <w:spacing w:val="0"/>
        <w:w w:val="100"/>
        <w:kern w:val="0"/>
        <w:position w:val="0"/>
        <w:vertAlign w:val="baseline"/>
      </w:rPr>
    </w:lvl>
    <w:lvl w:ilvl="8">
      <w:start w:val="1"/>
      <w:numFmt w:val="decimal"/>
      <w:lvlText w:val="%3.%4.%5.%6.%7.%8.%9."/>
      <w:lvlJc w:val="left"/>
      <w:pPr>
        <w:ind w:left="1800" w:hanging="1800"/>
      </w:pPr>
      <w:rPr>
        <w:rFonts w:hint="default" w:hAnsi="Arial Unicode MS" w:cs="Times New Roman"/>
        <w:b/>
        <w:bCs/>
        <w:i/>
        <w:iCs/>
        <w:caps w:val="0"/>
        <w:smallCaps w:val="0"/>
        <w:strike w:val="0"/>
        <w:dstrike w:val="0"/>
        <w:color w:val="000000"/>
        <w:spacing w:val="0"/>
        <w:w w:val="100"/>
        <w:kern w:val="0"/>
        <w:position w:val="0"/>
        <w:vertAlign w:val="baseline"/>
      </w:rPr>
    </w:lvl>
  </w:abstractNum>
  <w:num w:numId="1">
    <w:abstractNumId w:val="21"/>
  </w:num>
  <w:num w:numId="2">
    <w:abstractNumId w:val="21"/>
    <w:lvlOverride w:ilvl="0">
      <w:startOverride w:val="2"/>
    </w:lvlOverride>
  </w:num>
  <w:num w:numId="3">
    <w:abstractNumId w:val="21"/>
    <w:lvlOverride w:ilvl="0">
      <w:startOverride w:val="3"/>
    </w:lvlOverride>
  </w:num>
  <w:num w:numId="4">
    <w:abstractNumId w:val="21"/>
    <w:lvlOverride w:ilvl="0"/>
    <w:lvlOverride w:ilvl="1">
      <w:startOverride w:val="2"/>
    </w:lvlOverride>
  </w:num>
  <w:num w:numId="5">
    <w:abstractNumId w:val="21"/>
    <w:lvlOverride w:ilvl="0">
      <w:startOverride w:val="4"/>
    </w:lvlOverride>
  </w:num>
  <w:num w:numId="6">
    <w:abstractNumId w:val="21"/>
    <w:lvlOverride w:ilvl="0"/>
    <w:lvlOverride w:ilvl="1"/>
    <w:lvlOverride w:ilvl="2">
      <w:startOverride w:val="2"/>
    </w:lvlOverride>
  </w:num>
  <w:num w:numId="7">
    <w:abstractNumId w:val="21"/>
    <w:lvlOverride w:ilvl="0">
      <w:startOverride w:val="5"/>
    </w:lvlOverride>
  </w:num>
  <w:num w:numId="8">
    <w:abstractNumId w:val="21"/>
    <w:lvlOverride w:ilvl="0"/>
    <w:lvlOverride w:ilvl="1"/>
    <w:lvlOverride w:ilvl="2">
      <w:startOverride w:val="5"/>
    </w:lvlOverride>
  </w:num>
  <w:num w:numId="9">
    <w:abstractNumId w:val="3"/>
  </w:num>
  <w:num w:numId="10">
    <w:abstractNumId w:val="21"/>
    <w:lvlOverride w:ilvl="0">
      <w:startOverride w:val="7"/>
    </w:lvlOverride>
  </w:num>
  <w:num w:numId="11">
    <w:abstractNumId w:val="3"/>
    <w:lvlOverride w:ilvl="0">
      <w:startOverride w:val="1"/>
      <w:lvl w:ilvl="0">
        <w:start w:val="1"/>
        <w:numFmt w:val="decimal"/>
        <w:lvlText w:val="%1."/>
        <w:lvlJc w:val="left"/>
        <w:pPr>
          <w:ind w:left="540" w:hanging="540"/>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1">
      <w:startOverride w:val="2"/>
      <w:lvl w:ilvl="1">
        <w:start w:val="2"/>
        <w:numFmt w:val="decimal"/>
        <w:lvlText w:val="%2."/>
        <w:lvlJc w:val="left"/>
        <w:pPr>
          <w:ind w:left="463" w:hanging="463"/>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2">
      <w:startOverride w:val="1"/>
      <w:lvl w:ilvl="2">
        <w:start w:val="1"/>
        <w:numFmt w:val="decimal"/>
        <w:lvlText w:val="%2.%3."/>
        <w:lvlJc w:val="left"/>
        <w:pPr>
          <w:ind w:left="617" w:hanging="61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3">
      <w:startOverride w:val="1"/>
      <w:lvl w:ilvl="3">
        <w:start w:val="1"/>
        <w:numFmt w:val="decimal"/>
        <w:lvlText w:val="%2.%3.%4."/>
        <w:lvlJc w:val="left"/>
        <w:pPr>
          <w:ind w:left="617" w:hanging="61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4">
      <w:startOverride w:val="1"/>
      <w:lvl w:ilvl="4">
        <w:start w:val="1"/>
        <w:numFmt w:val="decimal"/>
        <w:lvlText w:val="%2.%3.%4.%5."/>
        <w:lvlJc w:val="left"/>
        <w:pPr>
          <w:ind w:left="926" w:hanging="926"/>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5">
      <w:startOverride w:val="1"/>
      <w:lvl w:ilvl="5">
        <w:start w:val="1"/>
        <w:numFmt w:val="decimal"/>
        <w:lvlText w:val="%2.%3.%4.%5.%6."/>
        <w:lvlJc w:val="left"/>
        <w:pPr>
          <w:ind w:left="926" w:hanging="926"/>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6">
      <w:startOverride w:val="1"/>
      <w:lvl w:ilvl="6">
        <w:start w:val="1"/>
        <w:numFmt w:val="decimal"/>
        <w:lvlText w:val="%2.%3.%4.%5.%6.%7."/>
        <w:lvlJc w:val="left"/>
        <w:pPr>
          <w:ind w:left="1234" w:hanging="1234"/>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7">
      <w:startOverride w:val="1"/>
      <w:lvl w:ilvl="7">
        <w:start w:val="1"/>
        <w:numFmt w:val="decimal"/>
        <w:lvlText w:val="%2.%3.%4.%5.%6.%7.%8."/>
        <w:lvlJc w:val="left"/>
        <w:pPr>
          <w:ind w:left="1234" w:hanging="1234"/>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8">
      <w:startOverride w:val="1"/>
      <w:lvl w:ilvl="8">
        <w:start w:val="1"/>
        <w:numFmt w:val="decimal"/>
        <w:lvlText w:val="%2.%3.%4.%5.%6.%7.%8.%9."/>
        <w:lvlJc w:val="left"/>
        <w:pPr>
          <w:ind w:left="1543" w:hanging="1543"/>
        </w:pPr>
        <w:rPr>
          <w:rFonts w:hAnsi="Arial Unicode MS" w:cs="Times New Roman"/>
          <w:caps w:val="0"/>
          <w:smallCaps w:val="0"/>
          <w:strike w:val="0"/>
          <w:dstrike w:val="0"/>
          <w:outline w:val="0"/>
          <w:emboss w:val="0"/>
          <w:imprint w:val="0"/>
          <w:spacing w:val="0"/>
          <w:w w:val="100"/>
          <w:kern w:val="0"/>
          <w:position w:val="0"/>
          <w:vertAlign w:val="baseline"/>
        </w:rPr>
      </w:lvl>
    </w:lvlOverride>
  </w:num>
  <w:num w:numId="12">
    <w:abstractNumId w:val="3"/>
    <w:lvlOverride w:ilvl="0">
      <w:startOverride w:val="7"/>
      <w:lvl w:ilvl="0">
        <w:start w:val="7"/>
        <w:numFmt w:val="decimal"/>
        <w:lvlText w:val="%1."/>
        <w:lvlJc w:val="left"/>
        <w:pPr>
          <w:tabs>
            <w:tab w:val="num" w:pos="463"/>
          </w:tabs>
          <w:ind w:left="590" w:hanging="590"/>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1">
      <w:startOverride w:val="1"/>
      <w:lvl w:ilvl="1">
        <w:start w:val="1"/>
        <w:numFmt w:val="decimal"/>
        <w:lvlText w:val="%1.%2."/>
        <w:lvlJc w:val="left"/>
        <w:pPr>
          <w:ind w:left="463" w:hanging="463"/>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2">
      <w:startOverride w:val="1"/>
      <w:lvl w:ilvl="2">
        <w:start w:val="1"/>
        <w:numFmt w:val="decimal"/>
        <w:lvlText w:val="%1.%2.%3."/>
        <w:lvlJc w:val="left"/>
        <w:pPr>
          <w:ind w:left="617" w:hanging="61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3">
      <w:startOverride w:val="1"/>
      <w:lvl w:ilvl="3">
        <w:start w:val="1"/>
        <w:numFmt w:val="decimal"/>
        <w:lvlText w:val="%1.%2.%3.%4."/>
        <w:lvlJc w:val="left"/>
        <w:pPr>
          <w:ind w:left="617" w:hanging="617"/>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4">
      <w:startOverride w:val="1"/>
      <w:lvl w:ilvl="4">
        <w:start w:val="1"/>
        <w:numFmt w:val="decimal"/>
        <w:lvlText w:val="%1.%2.%3.%4.%5."/>
        <w:lvlJc w:val="left"/>
        <w:pPr>
          <w:ind w:left="926" w:hanging="926"/>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5">
      <w:startOverride w:val="1"/>
      <w:lvl w:ilvl="5">
        <w:start w:val="1"/>
        <w:numFmt w:val="decimal"/>
        <w:lvlText w:val="%1.%2.%3.%4.%5.%6."/>
        <w:lvlJc w:val="left"/>
        <w:pPr>
          <w:ind w:left="926" w:hanging="926"/>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6">
      <w:startOverride w:val="1"/>
      <w:lvl w:ilvl="6">
        <w:start w:val="1"/>
        <w:numFmt w:val="decimal"/>
        <w:lvlText w:val="%1.%2.%3.%4.%5.%6.%7."/>
        <w:lvlJc w:val="left"/>
        <w:pPr>
          <w:ind w:left="1234" w:hanging="1234"/>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7">
      <w:startOverride w:val="1"/>
      <w:lvl w:ilvl="7">
        <w:start w:val="1"/>
        <w:numFmt w:val="decimal"/>
        <w:lvlText w:val="%1.%2.%3.%4.%5.%6.%7.%8."/>
        <w:lvlJc w:val="left"/>
        <w:pPr>
          <w:ind w:left="1234" w:hanging="1234"/>
        </w:pPr>
        <w:rPr>
          <w:rFonts w:hAnsi="Arial Unicode MS" w:cs="Times New Roman"/>
          <w:caps w:val="0"/>
          <w:smallCaps w:val="0"/>
          <w:strike w:val="0"/>
          <w:dstrike w:val="0"/>
          <w:outline w:val="0"/>
          <w:emboss w:val="0"/>
          <w:imprint w:val="0"/>
          <w:spacing w:val="0"/>
          <w:w w:val="100"/>
          <w:kern w:val="0"/>
          <w:position w:val="0"/>
          <w:vertAlign w:val="baseline"/>
        </w:rPr>
      </w:lvl>
    </w:lvlOverride>
    <w:lvlOverride w:ilvl="8">
      <w:startOverride w:val="1"/>
      <w:lvl w:ilvl="8">
        <w:start w:val="1"/>
        <w:numFmt w:val="decimal"/>
        <w:lvlText w:val="%1.%2.%3.%4.%5.%6.%7.%8.%9."/>
        <w:lvlJc w:val="left"/>
        <w:pPr>
          <w:ind w:left="1543" w:hanging="1543"/>
        </w:pPr>
        <w:rPr>
          <w:rFonts w:hAnsi="Arial Unicode MS" w:cs="Times New Roman"/>
          <w:caps w:val="0"/>
          <w:smallCaps w:val="0"/>
          <w:strike w:val="0"/>
          <w:dstrike w:val="0"/>
          <w:outline w:val="0"/>
          <w:emboss w:val="0"/>
          <w:imprint w:val="0"/>
          <w:spacing w:val="0"/>
          <w:w w:val="100"/>
          <w:kern w:val="0"/>
          <w:position w:val="0"/>
          <w:vertAlign w:val="baseline"/>
        </w:rPr>
      </w:lvl>
    </w:lvlOverride>
  </w:num>
  <w:num w:numId="13">
    <w:abstractNumId w:val="19"/>
  </w:num>
  <w:num w:numId="14">
    <w:abstractNumId w:val="1"/>
  </w:num>
  <w:num w:numId="15">
    <w:abstractNumId w:val="8"/>
  </w:num>
  <w:num w:numId="16">
    <w:abstractNumId w:val="24"/>
  </w:num>
  <w:num w:numId="17">
    <w:abstractNumId w:val="1"/>
    <w:lvlOverride w:ilvl="0">
      <w:startOverride w:val="2"/>
    </w:lvlOverride>
  </w:num>
  <w:num w:numId="18">
    <w:abstractNumId w:val="1"/>
    <w:lvlOverride w:ilvl="0">
      <w:startOverride w:val="4"/>
    </w:lvlOverride>
  </w:num>
  <w:num w:numId="19">
    <w:abstractNumId w:val="24"/>
    <w:lvlOverride w:ilvl="0">
      <w:lvl w:ilvl="0" w:tplc="58483572">
        <w:start w:val="1"/>
        <w:numFmt w:val="bullet"/>
        <w:lvlText w:val="-"/>
        <w:lvlJc w:val="left"/>
        <w:pPr>
          <w:ind w:left="72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1">
      <w:lvl w:ilvl="1" w:tplc="BC9A0246">
        <w:start w:val="1"/>
        <w:numFmt w:val="bullet"/>
        <w:lvlText w:val="o"/>
        <w:lvlJc w:val="left"/>
        <w:pPr>
          <w:ind w:left="144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2">
      <w:lvl w:ilvl="2" w:tplc="A178F062">
        <w:start w:val="1"/>
        <w:numFmt w:val="bullet"/>
        <w:lvlText w:val="▪"/>
        <w:lvlJc w:val="left"/>
        <w:pPr>
          <w:ind w:left="216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3">
      <w:lvl w:ilvl="3" w:tplc="86562D64">
        <w:start w:val="1"/>
        <w:numFmt w:val="bullet"/>
        <w:lvlText w:val="•"/>
        <w:lvlJc w:val="left"/>
        <w:pPr>
          <w:ind w:left="288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4">
      <w:lvl w:ilvl="4" w:tplc="D980A570">
        <w:start w:val="1"/>
        <w:numFmt w:val="bullet"/>
        <w:lvlText w:val="o"/>
        <w:lvlJc w:val="left"/>
        <w:pPr>
          <w:ind w:left="360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5">
      <w:lvl w:ilvl="5" w:tplc="5E52C96E">
        <w:start w:val="1"/>
        <w:numFmt w:val="bullet"/>
        <w:lvlText w:val="▪"/>
        <w:lvlJc w:val="left"/>
        <w:pPr>
          <w:ind w:left="432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6">
      <w:lvl w:ilvl="6" w:tplc="11B6C796">
        <w:start w:val="1"/>
        <w:numFmt w:val="bullet"/>
        <w:lvlText w:val="•"/>
        <w:lvlJc w:val="left"/>
        <w:pPr>
          <w:ind w:left="504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7">
      <w:lvl w:ilvl="7" w:tplc="7E7838E6">
        <w:start w:val="1"/>
        <w:numFmt w:val="bullet"/>
        <w:lvlText w:val="o"/>
        <w:lvlJc w:val="left"/>
        <w:pPr>
          <w:ind w:left="576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lvlOverride w:ilvl="8">
      <w:lvl w:ilvl="8" w:tplc="2DBE290C">
        <w:start w:val="1"/>
        <w:numFmt w:val="bullet"/>
        <w:lvlText w:val="▪"/>
        <w:lvlJc w:val="left"/>
        <w:pPr>
          <w:ind w:left="6480" w:hanging="360"/>
        </w:pPr>
        <w:rPr>
          <w:rFonts w:ascii="Arial" w:hAnsi="Arial" w:eastAsia="Times New Roman"/>
          <w:b w:val="0"/>
          <w:i w:val="0"/>
          <w:caps w:val="0"/>
          <w:smallCaps w:val="0"/>
          <w:strike w:val="0"/>
          <w:dstrike w:val="0"/>
          <w:outline w:val="0"/>
          <w:emboss w:val="0"/>
          <w:imprint w:val="0"/>
          <w:color w:val="000000"/>
          <w:spacing w:val="0"/>
          <w:w w:val="100"/>
          <w:kern w:val="0"/>
          <w:position w:val="0"/>
          <w:vertAlign w:val="baseline"/>
        </w:rPr>
      </w:lvl>
    </w:lvlOverride>
  </w:num>
  <w:num w:numId="20">
    <w:abstractNumId w:val="22"/>
  </w:num>
  <w:num w:numId="21">
    <w:abstractNumId w:val="26"/>
  </w:num>
  <w:num w:numId="22">
    <w:abstractNumId w:val="1"/>
    <w:lvlOverride w:ilvl="0">
      <w:startOverride w:val="1"/>
      <w:lvl w:ilvl="0">
        <w:start w:val="1"/>
        <w:numFmt w:val="decimal"/>
        <w:lvlText w:val="%1."/>
        <w:lvlJc w:val="left"/>
        <w:pPr>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1">
      <w:startOverride w:val="1"/>
      <w:lvl w:ilvl="1">
        <w:start w:val="1"/>
        <w:numFmt w:val="decimal"/>
        <w:lvlText w:val="%1.%2."/>
        <w:lvlJc w:val="left"/>
        <w:pPr>
          <w:ind w:left="708" w:hanging="708"/>
        </w:pPr>
        <w:rPr>
          <w:rFonts w:hAnsi="Arial Unicode MS" w:cs="Times New Roman"/>
          <w:b/>
          <w:bCs/>
          <w:i/>
          <w:iCs/>
          <w:caps w:val="0"/>
          <w:smallCaps w:val="0"/>
          <w:strike w:val="0"/>
          <w:dstrike w:val="0"/>
          <w:outline w:val="0"/>
          <w:emboss w:val="0"/>
          <w:imprint w:val="0"/>
          <w:color w:val="000000"/>
          <w:spacing w:val="0"/>
          <w:w w:val="100"/>
          <w:kern w:val="0"/>
          <w:position w:val="0"/>
          <w:vertAlign w:val="baseline"/>
        </w:rPr>
      </w:lvl>
    </w:lvlOverride>
    <w:lvlOverride w:ilvl="2">
      <w:startOverride w:val="2"/>
      <w:lvl w:ilvl="2">
        <w:start w:val="2"/>
        <w:numFmt w:val="decimal"/>
        <w:lvlText w:val="%1.%2.%3."/>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3">
      <w:startOverride w:val="1"/>
      <w:lvl w:ilvl="3">
        <w:start w:val="1"/>
        <w:numFmt w:val="decimal"/>
        <w:lvlText w:val="%1.%2.%3.%4."/>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4">
      <w:startOverride w:val="1"/>
      <w:lvl w:ilvl="4">
        <w:start w:val="1"/>
        <w:numFmt w:val="decimal"/>
        <w:lvlText w:val="%1.%2.%3.%4.%5."/>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5">
      <w:startOverride w:val="1"/>
      <w:lvl w:ilvl="5">
        <w:start w:val="1"/>
        <w:numFmt w:val="decimal"/>
        <w:lvlText w:val="%1.%2.%3.%4.%5.%6."/>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6">
      <w:startOverride w:val="1"/>
      <w:lvl w:ilvl="6">
        <w:start w:val="1"/>
        <w:numFmt w:val="decimal"/>
        <w:lvlText w:val="%1.%2.%3.%4.%5.%6.%7."/>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7">
      <w:startOverride w:val="1"/>
      <w:lvl w:ilvl="7">
        <w:start w:val="1"/>
        <w:numFmt w:val="decimal"/>
        <w:lvlText w:val="%1.%2.%3.%4.%5.%6.%7.%8."/>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lvlOverride w:ilvl="8">
      <w:startOverride w:val="1"/>
      <w:lvl w:ilvl="8">
        <w:start w:val="1"/>
        <w:numFmt w:val="decimal"/>
        <w:lvlText w:val="%1.%2.%3.%4.%5.%6.%7.%8.%9."/>
        <w:lvlJc w:val="left"/>
        <w:pPr>
          <w:tabs>
            <w:tab w:val="left" w:pos="1048"/>
          </w:tabs>
          <w:ind w:left="708" w:hanging="708"/>
        </w:pPr>
        <w:rPr>
          <w:rFonts w:hAnsi="Arial Unicode MS" w:cs="Times New Roman"/>
          <w:b/>
          <w:bCs/>
          <w:caps w:val="0"/>
          <w:smallCaps w:val="0"/>
          <w:strike w:val="0"/>
          <w:dstrike w:val="0"/>
          <w:outline w:val="0"/>
          <w:emboss w:val="0"/>
          <w:imprint w:val="0"/>
          <w:color w:val="000000"/>
          <w:spacing w:val="0"/>
          <w:w w:val="100"/>
          <w:kern w:val="0"/>
          <w:position w:val="0"/>
          <w:vertAlign w:val="baseline"/>
        </w:rPr>
      </w:lvl>
    </w:lvlOverride>
  </w:num>
  <w:num w:numId="23">
    <w:abstractNumId w:val="1"/>
  </w:num>
  <w:num w:numId="24">
    <w:abstractNumId w:val="6"/>
  </w:num>
  <w:num w:numId="25">
    <w:abstractNumId w:val="27"/>
  </w:num>
  <w:num w:numId="26">
    <w:abstractNumId w:val="27"/>
    <w:lvlOverride w:ilvl="0">
      <w:startOverride w:val="7"/>
      <w:lvl w:ilvl="0">
        <w:start w:val="7"/>
        <w:numFmt w:val="decimal"/>
        <w:lvlText w:val="%1."/>
        <w:lvlJc w:val="left"/>
        <w:pPr>
          <w:ind w:left="540" w:hanging="54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1">
      <w:startOverride w:val="1"/>
      <w:lvl w:ilvl="1">
        <w:start w:val="1"/>
        <w:numFmt w:val="decimal"/>
        <w:lvlText w:val="%1.%2."/>
        <w:lvlJc w:val="left"/>
        <w:pPr>
          <w:ind w:left="540" w:hanging="54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2">
      <w:startOverride w:val="1"/>
      <w:lvl w:ilvl="2">
        <w:start w:val="1"/>
        <w:numFmt w:val="decimal"/>
        <w:lvlText w:val="%1.%2.%3."/>
        <w:lvlJc w:val="left"/>
        <w:pPr>
          <w:ind w:left="720" w:hanging="72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3">
      <w:startOverride w:val="1"/>
      <w:lvl w:ilvl="3">
        <w:start w:val="1"/>
        <w:numFmt w:val="decimal"/>
        <w:lvlText w:val="%1.%2.%3.%4."/>
        <w:lvlJc w:val="left"/>
        <w:pPr>
          <w:ind w:left="720" w:hanging="72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4">
      <w:startOverride w:val="1"/>
      <w:lvl w:ilvl="4">
        <w:start w:val="1"/>
        <w:numFmt w:val="decimal"/>
        <w:lvlText w:val="%1.%2.%3.%4.%5."/>
        <w:lvlJc w:val="left"/>
        <w:pPr>
          <w:ind w:left="1080" w:hanging="108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5">
      <w:startOverride w:val="1"/>
      <w:lvl w:ilvl="5">
        <w:start w:val="1"/>
        <w:numFmt w:val="decimal"/>
        <w:lvlText w:val="%1.%2.%3.%4.%5.%6."/>
        <w:lvlJc w:val="left"/>
        <w:pPr>
          <w:ind w:left="1080" w:hanging="108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6">
      <w:startOverride w:val="1"/>
      <w:lvl w:ilvl="6">
        <w:start w:val="1"/>
        <w:numFmt w:val="decimal"/>
        <w:lvlText w:val="%1.%2.%3.%4.%5.%6.%7."/>
        <w:lvlJc w:val="left"/>
        <w:pPr>
          <w:ind w:left="1440" w:hanging="144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7">
      <w:startOverride w:val="1"/>
      <w:lvl w:ilvl="7">
        <w:start w:val="1"/>
        <w:numFmt w:val="decimal"/>
        <w:lvlText w:val="%1.%2.%3.%4.%5.%6.%7.%8."/>
        <w:lvlJc w:val="left"/>
        <w:pPr>
          <w:ind w:left="1440" w:hanging="1440"/>
        </w:pPr>
        <w:rPr>
          <w:rFonts w:hAnsi="Arial Unicode MS" w:cs="Times New Roman"/>
          <w:b/>
          <w:bCs/>
          <w:caps w:val="0"/>
          <w:smallCaps w:val="0"/>
          <w:strike w:val="0"/>
          <w:dstrike w:val="0"/>
          <w:outline w:val="0"/>
          <w:emboss w:val="0"/>
          <w:imprint w:val="0"/>
          <w:spacing w:val="0"/>
          <w:w w:val="100"/>
          <w:kern w:val="0"/>
          <w:position w:val="0"/>
          <w:vertAlign w:val="baseline"/>
        </w:rPr>
      </w:lvl>
    </w:lvlOverride>
    <w:lvlOverride w:ilvl="8">
      <w:startOverride w:val="1"/>
      <w:lvl w:ilvl="8">
        <w:start w:val="1"/>
        <w:numFmt w:val="decimal"/>
        <w:lvlText w:val="%1.%2.%3.%4.%5.%6.%7.%8.%9."/>
        <w:lvlJc w:val="left"/>
        <w:pPr>
          <w:ind w:left="1800" w:hanging="1800"/>
        </w:pPr>
        <w:rPr>
          <w:rFonts w:hAnsi="Arial Unicode MS" w:cs="Times New Roman"/>
          <w:b/>
          <w:bCs/>
          <w:caps w:val="0"/>
          <w:smallCaps w:val="0"/>
          <w:strike w:val="0"/>
          <w:dstrike w:val="0"/>
          <w:outline w:val="0"/>
          <w:emboss w:val="0"/>
          <w:imprint w:val="0"/>
          <w:spacing w:val="0"/>
          <w:w w:val="100"/>
          <w:kern w:val="0"/>
          <w:position w:val="0"/>
          <w:vertAlign w:val="baseline"/>
        </w:rPr>
      </w:lvl>
    </w:lvlOverride>
  </w:num>
  <w:num w:numId="27">
    <w:abstractNumId w:val="18"/>
  </w:num>
  <w:num w:numId="28">
    <w:abstractNumId w:val="2"/>
  </w:num>
  <w:num w:numId="29">
    <w:abstractNumId w:val="7"/>
  </w:num>
  <w:num w:numId="30">
    <w:abstractNumId w:val="14"/>
  </w:num>
  <w:num w:numId="31">
    <w:abstractNumId w:val="11"/>
  </w:num>
  <w:num w:numId="32">
    <w:abstractNumId w:val="20"/>
  </w:num>
  <w:num w:numId="33">
    <w:abstractNumId w:val="14"/>
    <w:lvlOverride w:ilvl="0">
      <w:startOverride w:val="5"/>
    </w:lvlOverride>
  </w:num>
  <w:num w:numId="34">
    <w:abstractNumId w:val="15"/>
  </w:num>
  <w:num w:numId="35">
    <w:abstractNumId w:val="0"/>
  </w:num>
  <w:num w:numId="36">
    <w:abstractNumId w:val="0"/>
    <w:lvlOverride w:ilvl="0">
      <w:startOverride w:val="4"/>
    </w:lvlOverride>
  </w:num>
  <w:num w:numId="37">
    <w:abstractNumId w:val="5"/>
  </w:num>
  <w:num w:numId="38">
    <w:abstractNumId w:val="4"/>
  </w:num>
  <w:num w:numId="39">
    <w:abstractNumId w:val="10"/>
  </w:num>
  <w:num w:numId="40">
    <w:abstractNumId w:val="12"/>
  </w:num>
  <w:num w:numId="41">
    <w:abstractNumId w:val="17"/>
  </w:num>
  <w:num w:numId="42">
    <w:abstractNumId w:val="9"/>
  </w:num>
  <w:num w:numId="43">
    <w:abstractNumId w:val="25"/>
  </w:num>
  <w:num w:numId="44">
    <w:abstractNumId w:val="25"/>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13"/>
  </w:num>
  <w:num w:numId="51">
    <w:abstractNumId w:val="16"/>
  </w:num>
  <w:numIdMacAtCleanup w:val="42"/>
</w:numbering>
</file>

<file path=word/people.xml><?xml version="1.0" encoding="utf-8"?>
<w15:people xmlns:mc="http://schemas.openxmlformats.org/markup-compatibility/2006" xmlns:w15="http://schemas.microsoft.com/office/word/2012/wordml" mc:Ignorable="w15">
  <w15:person w15:author="Silvia Angelini">
    <w15:presenceInfo w15:providerId="AD" w15:userId="10033FFF8300D325@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proofState w:spelling="clean" w:grammar="dirty"/>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26"/>
    <w:rsid w:val="00005966"/>
    <w:rsid w:val="000146DA"/>
    <w:rsid w:val="000158D3"/>
    <w:rsid w:val="00033EF5"/>
    <w:rsid w:val="000359A5"/>
    <w:rsid w:val="00040836"/>
    <w:rsid w:val="00042051"/>
    <w:rsid w:val="00046C5F"/>
    <w:rsid w:val="00055E60"/>
    <w:rsid w:val="0006792B"/>
    <w:rsid w:val="00071651"/>
    <w:rsid w:val="000742F5"/>
    <w:rsid w:val="0007564A"/>
    <w:rsid w:val="00082E0A"/>
    <w:rsid w:val="000971DB"/>
    <w:rsid w:val="000B0879"/>
    <w:rsid w:val="000B640A"/>
    <w:rsid w:val="000D59FF"/>
    <w:rsid w:val="000F3B1E"/>
    <w:rsid w:val="000F6F1A"/>
    <w:rsid w:val="000F73CC"/>
    <w:rsid w:val="001157EB"/>
    <w:rsid w:val="00116946"/>
    <w:rsid w:val="00135E48"/>
    <w:rsid w:val="00144332"/>
    <w:rsid w:val="00146D62"/>
    <w:rsid w:val="00157CE3"/>
    <w:rsid w:val="00162C5A"/>
    <w:rsid w:val="00185DD0"/>
    <w:rsid w:val="001963AE"/>
    <w:rsid w:val="001C7C96"/>
    <w:rsid w:val="001D0026"/>
    <w:rsid w:val="001E13B6"/>
    <w:rsid w:val="001E72D2"/>
    <w:rsid w:val="001E74DE"/>
    <w:rsid w:val="001F0DA3"/>
    <w:rsid w:val="001F16FC"/>
    <w:rsid w:val="00211C48"/>
    <w:rsid w:val="002171A3"/>
    <w:rsid w:val="002308BD"/>
    <w:rsid w:val="00234CEE"/>
    <w:rsid w:val="00247DA5"/>
    <w:rsid w:val="0025044A"/>
    <w:rsid w:val="002601D0"/>
    <w:rsid w:val="00262AD5"/>
    <w:rsid w:val="00263046"/>
    <w:rsid w:val="0026433B"/>
    <w:rsid w:val="002760DE"/>
    <w:rsid w:val="0029474A"/>
    <w:rsid w:val="002A21AC"/>
    <w:rsid w:val="002A23C4"/>
    <w:rsid w:val="002F089E"/>
    <w:rsid w:val="002F457A"/>
    <w:rsid w:val="0030092B"/>
    <w:rsid w:val="00301071"/>
    <w:rsid w:val="003064FD"/>
    <w:rsid w:val="0032144E"/>
    <w:rsid w:val="003214B5"/>
    <w:rsid w:val="00331FBF"/>
    <w:rsid w:val="00342B79"/>
    <w:rsid w:val="00343C7B"/>
    <w:rsid w:val="003536F2"/>
    <w:rsid w:val="0035788D"/>
    <w:rsid w:val="003709AD"/>
    <w:rsid w:val="003748E9"/>
    <w:rsid w:val="00375C99"/>
    <w:rsid w:val="00387415"/>
    <w:rsid w:val="003911A0"/>
    <w:rsid w:val="00394AB6"/>
    <w:rsid w:val="003A20BC"/>
    <w:rsid w:val="003A4090"/>
    <w:rsid w:val="003B09FE"/>
    <w:rsid w:val="003B49F0"/>
    <w:rsid w:val="003B6EB3"/>
    <w:rsid w:val="003C11F0"/>
    <w:rsid w:val="003D2888"/>
    <w:rsid w:val="003F00BA"/>
    <w:rsid w:val="003F303C"/>
    <w:rsid w:val="00400098"/>
    <w:rsid w:val="00404BEA"/>
    <w:rsid w:val="00405479"/>
    <w:rsid w:val="004149DF"/>
    <w:rsid w:val="00424D1A"/>
    <w:rsid w:val="004301B5"/>
    <w:rsid w:val="00476F03"/>
    <w:rsid w:val="00481311"/>
    <w:rsid w:val="00484458"/>
    <w:rsid w:val="004871EF"/>
    <w:rsid w:val="00491533"/>
    <w:rsid w:val="00497212"/>
    <w:rsid w:val="004A263C"/>
    <w:rsid w:val="004A6917"/>
    <w:rsid w:val="004B06AF"/>
    <w:rsid w:val="004C608D"/>
    <w:rsid w:val="004C7797"/>
    <w:rsid w:val="004E0382"/>
    <w:rsid w:val="004E452A"/>
    <w:rsid w:val="004E4969"/>
    <w:rsid w:val="004F0B19"/>
    <w:rsid w:val="00510D8D"/>
    <w:rsid w:val="00515406"/>
    <w:rsid w:val="00520205"/>
    <w:rsid w:val="00522513"/>
    <w:rsid w:val="00535901"/>
    <w:rsid w:val="005424DC"/>
    <w:rsid w:val="00543F1C"/>
    <w:rsid w:val="00562801"/>
    <w:rsid w:val="005876F6"/>
    <w:rsid w:val="00590EED"/>
    <w:rsid w:val="005A39E7"/>
    <w:rsid w:val="005B2817"/>
    <w:rsid w:val="005C01AA"/>
    <w:rsid w:val="005C4BAF"/>
    <w:rsid w:val="005F001F"/>
    <w:rsid w:val="005F2C7B"/>
    <w:rsid w:val="00601334"/>
    <w:rsid w:val="00605B26"/>
    <w:rsid w:val="00607119"/>
    <w:rsid w:val="00622561"/>
    <w:rsid w:val="00631411"/>
    <w:rsid w:val="006378C8"/>
    <w:rsid w:val="0065083F"/>
    <w:rsid w:val="006747B6"/>
    <w:rsid w:val="00674AF5"/>
    <w:rsid w:val="00676D04"/>
    <w:rsid w:val="006874AC"/>
    <w:rsid w:val="006A4155"/>
    <w:rsid w:val="006B024C"/>
    <w:rsid w:val="006B3DF6"/>
    <w:rsid w:val="006C1598"/>
    <w:rsid w:val="006D1689"/>
    <w:rsid w:val="006D470C"/>
    <w:rsid w:val="006D6AB5"/>
    <w:rsid w:val="006E236C"/>
    <w:rsid w:val="006E29FE"/>
    <w:rsid w:val="006E41B5"/>
    <w:rsid w:val="006F380B"/>
    <w:rsid w:val="006F4793"/>
    <w:rsid w:val="006F5E67"/>
    <w:rsid w:val="006F6642"/>
    <w:rsid w:val="00703FCC"/>
    <w:rsid w:val="0072197C"/>
    <w:rsid w:val="0072696C"/>
    <w:rsid w:val="00731845"/>
    <w:rsid w:val="00745472"/>
    <w:rsid w:val="007706A8"/>
    <w:rsid w:val="007841B7"/>
    <w:rsid w:val="00794986"/>
    <w:rsid w:val="0079739E"/>
    <w:rsid w:val="00797D9C"/>
    <w:rsid w:val="007A18DB"/>
    <w:rsid w:val="007A204B"/>
    <w:rsid w:val="007C1924"/>
    <w:rsid w:val="007D2E5E"/>
    <w:rsid w:val="007D369F"/>
    <w:rsid w:val="007E677C"/>
    <w:rsid w:val="007E7490"/>
    <w:rsid w:val="00803A77"/>
    <w:rsid w:val="00805E9D"/>
    <w:rsid w:val="00806AF5"/>
    <w:rsid w:val="008364E3"/>
    <w:rsid w:val="0086043F"/>
    <w:rsid w:val="00866CDC"/>
    <w:rsid w:val="008712D7"/>
    <w:rsid w:val="00894871"/>
    <w:rsid w:val="008A2659"/>
    <w:rsid w:val="008B7AFB"/>
    <w:rsid w:val="008D18CC"/>
    <w:rsid w:val="008D201D"/>
    <w:rsid w:val="008F1888"/>
    <w:rsid w:val="008F2F89"/>
    <w:rsid w:val="008F56F5"/>
    <w:rsid w:val="00912E93"/>
    <w:rsid w:val="00924EBD"/>
    <w:rsid w:val="00932C28"/>
    <w:rsid w:val="00936879"/>
    <w:rsid w:val="00941778"/>
    <w:rsid w:val="00960FC1"/>
    <w:rsid w:val="00973F1B"/>
    <w:rsid w:val="009850DC"/>
    <w:rsid w:val="0099073A"/>
    <w:rsid w:val="0099427F"/>
    <w:rsid w:val="00997D30"/>
    <w:rsid w:val="009B3F4C"/>
    <w:rsid w:val="009C6807"/>
    <w:rsid w:val="009F150D"/>
    <w:rsid w:val="00A01366"/>
    <w:rsid w:val="00A02CF9"/>
    <w:rsid w:val="00A07DCA"/>
    <w:rsid w:val="00A117A1"/>
    <w:rsid w:val="00A21370"/>
    <w:rsid w:val="00A24C8E"/>
    <w:rsid w:val="00A3361F"/>
    <w:rsid w:val="00A35170"/>
    <w:rsid w:val="00A42723"/>
    <w:rsid w:val="00A45062"/>
    <w:rsid w:val="00A5512D"/>
    <w:rsid w:val="00A67E8B"/>
    <w:rsid w:val="00A7761B"/>
    <w:rsid w:val="00A92019"/>
    <w:rsid w:val="00AB4A68"/>
    <w:rsid w:val="00AC115E"/>
    <w:rsid w:val="00AC45F2"/>
    <w:rsid w:val="00AF3D92"/>
    <w:rsid w:val="00B157ED"/>
    <w:rsid w:val="00B32C84"/>
    <w:rsid w:val="00B61526"/>
    <w:rsid w:val="00B73CDC"/>
    <w:rsid w:val="00B81D3B"/>
    <w:rsid w:val="00B834F7"/>
    <w:rsid w:val="00B931A1"/>
    <w:rsid w:val="00B9359F"/>
    <w:rsid w:val="00BA2A7C"/>
    <w:rsid w:val="00BA44B7"/>
    <w:rsid w:val="00BB06C1"/>
    <w:rsid w:val="00BC32E3"/>
    <w:rsid w:val="00BC3515"/>
    <w:rsid w:val="00BC5587"/>
    <w:rsid w:val="00BC5A81"/>
    <w:rsid w:val="00BD3C3B"/>
    <w:rsid w:val="00C00A62"/>
    <w:rsid w:val="00C04FD3"/>
    <w:rsid w:val="00C14C07"/>
    <w:rsid w:val="00C3299B"/>
    <w:rsid w:val="00C5707D"/>
    <w:rsid w:val="00C65F8E"/>
    <w:rsid w:val="00C70225"/>
    <w:rsid w:val="00C80B8C"/>
    <w:rsid w:val="00CB0BF9"/>
    <w:rsid w:val="00CD5E25"/>
    <w:rsid w:val="00CF3979"/>
    <w:rsid w:val="00D04B58"/>
    <w:rsid w:val="00D10A62"/>
    <w:rsid w:val="00D13A8B"/>
    <w:rsid w:val="00D2470F"/>
    <w:rsid w:val="00D426ED"/>
    <w:rsid w:val="00D51ED2"/>
    <w:rsid w:val="00D5571F"/>
    <w:rsid w:val="00D7578A"/>
    <w:rsid w:val="00D8080D"/>
    <w:rsid w:val="00D811A9"/>
    <w:rsid w:val="00D84BC0"/>
    <w:rsid w:val="00DD4C40"/>
    <w:rsid w:val="00DF3EF2"/>
    <w:rsid w:val="00E12797"/>
    <w:rsid w:val="00E13AB7"/>
    <w:rsid w:val="00E23B72"/>
    <w:rsid w:val="00E44C11"/>
    <w:rsid w:val="00E46463"/>
    <w:rsid w:val="00E4658F"/>
    <w:rsid w:val="00E8510A"/>
    <w:rsid w:val="00EA7AF6"/>
    <w:rsid w:val="00EB63F3"/>
    <w:rsid w:val="00EB7136"/>
    <w:rsid w:val="00EC32D6"/>
    <w:rsid w:val="00ED06B7"/>
    <w:rsid w:val="00ED1075"/>
    <w:rsid w:val="00ED58BB"/>
    <w:rsid w:val="00ED7AF4"/>
    <w:rsid w:val="00EE0CB0"/>
    <w:rsid w:val="00EE1F9A"/>
    <w:rsid w:val="00EF2FA5"/>
    <w:rsid w:val="00F161C6"/>
    <w:rsid w:val="00F20351"/>
    <w:rsid w:val="00F24655"/>
    <w:rsid w:val="00F40F19"/>
    <w:rsid w:val="00F626F2"/>
    <w:rsid w:val="00F64CA1"/>
    <w:rsid w:val="00F72176"/>
    <w:rsid w:val="00F91EED"/>
    <w:rsid w:val="00F966E3"/>
    <w:rsid w:val="00FB461F"/>
    <w:rsid w:val="00FB61F1"/>
    <w:rsid w:val="00FC61FB"/>
    <w:rsid w:val="00FC7C09"/>
    <w:rsid w:val="00FD63E9"/>
    <w:rsid w:val="00FD7600"/>
    <w:rsid w:val="00FE5FA5"/>
    <w:rsid w:val="382FE8CD"/>
    <w:rsid w:val="5089C57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5DEAD0F"/>
  <w15:docId w15:val="{9C355133-D7AD-4E8A-8E2B-C53D13F649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Arial Unicode MS" w:cs="Times New Roman"/>
        <w:sz w:val="22"/>
        <w:szCs w:val="22"/>
        <w:lang w:val="hr-HR" w:eastAsia="hr-H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e" w:default="1">
    <w:name w:val="Normal"/>
    <w:qFormat/>
    <w:rsid w:val="00605B26"/>
    <w:pPr>
      <w:pBdr>
        <w:top w:val="none" w:color="FFFFFF" w:sz="96" w:space="31" w:frame="1"/>
        <w:left w:val="none" w:color="FFFFFF" w:sz="96" w:space="31" w:frame="1"/>
        <w:bottom w:val="none" w:color="FFFFFF" w:sz="96" w:space="31" w:frame="1"/>
        <w:right w:val="none" w:color="FFFFFF" w:sz="96" w:space="31" w:frame="1"/>
        <w:bar w:val="none" w:color="000000" w:sz="0"/>
      </w:pBdr>
    </w:pPr>
    <w:rPr>
      <w:rFonts w:cs="Arial Unicode MS"/>
      <w:color w:val="000000"/>
      <w:sz w:val="24"/>
      <w:szCs w:val="24"/>
      <w:u w:color="000000"/>
      <w:lang w:val="en-US" w:eastAsia="it-IT"/>
    </w:rPr>
  </w:style>
  <w:style w:type="paragraph" w:styleId="Titolo1">
    <w:name w:val="heading 1"/>
    <w:basedOn w:val="Normale"/>
    <w:next w:val="Normale"/>
    <w:link w:val="Titolo1Carattere"/>
    <w:uiPriority w:val="99"/>
    <w:qFormat/>
    <w:rsid w:val="00BA44B7"/>
    <w:pPr>
      <w:keepNext/>
      <w:spacing w:before="240" w:after="60"/>
      <w:outlineLvl w:val="0"/>
    </w:pPr>
    <w:rPr>
      <w:rFonts w:ascii="Cambria" w:hAnsi="Cambria" w:cs="Times New Roman"/>
      <w:b/>
      <w:bCs/>
      <w:kern w:val="32"/>
      <w:sz w:val="32"/>
      <w:szCs w:val="32"/>
    </w:rPr>
  </w:style>
  <w:style w:type="paragraph" w:styleId="Titolo2">
    <w:name w:val="heading 2"/>
    <w:basedOn w:val="Normale"/>
    <w:next w:val="Textbody"/>
    <w:link w:val="Titolo2Carattere"/>
    <w:uiPriority w:val="99"/>
    <w:qFormat/>
    <w:rsid w:val="00605B26"/>
    <w:pPr>
      <w:keepNext/>
      <w:widowControl w:val="0"/>
      <w:suppressAutoHyphens/>
      <w:spacing w:before="240" w:after="120"/>
      <w:outlineLvl w:val="1"/>
    </w:pPr>
    <w:rPr>
      <w:rFonts w:ascii="Arial" w:hAnsi="Arial" w:cs="Arial"/>
      <w:b/>
      <w:bCs/>
      <w:i/>
      <w:iCs/>
      <w:kern w:val="3"/>
      <w:sz w:val="28"/>
      <w:szCs w:val="28"/>
    </w:rPr>
  </w:style>
  <w:style w:type="paragraph" w:styleId="Titolo3">
    <w:name w:val="heading 3"/>
    <w:basedOn w:val="Normale"/>
    <w:next w:val="Textbody"/>
    <w:link w:val="Titolo3Carattere"/>
    <w:uiPriority w:val="99"/>
    <w:qFormat/>
    <w:rsid w:val="00605B26"/>
    <w:pPr>
      <w:keepNext/>
      <w:widowControl w:val="0"/>
      <w:suppressAutoHyphens/>
      <w:spacing w:before="240" w:after="120"/>
      <w:outlineLvl w:val="2"/>
    </w:pPr>
    <w:rPr>
      <w:rFonts w:ascii="Arial" w:hAnsi="Arial" w:cs="Arial"/>
      <w:b/>
      <w:bCs/>
      <w:kern w:val="3"/>
      <w:sz w:val="28"/>
      <w:szCs w:val="28"/>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9"/>
    <w:locked/>
    <w:rsid w:val="00BA44B7"/>
    <w:rPr>
      <w:rFonts w:ascii="Cambria" w:hAnsi="Cambria" w:cs="Times New Roman"/>
      <w:b/>
      <w:bCs/>
      <w:color w:val="000000"/>
      <w:kern w:val="32"/>
      <w:sz w:val="32"/>
      <w:szCs w:val="32"/>
      <w:u w:color="000000"/>
      <w:lang w:val="en-US" w:eastAsia="it-IT"/>
    </w:rPr>
  </w:style>
  <w:style w:type="character" w:styleId="Titolo2Carattere" w:customStyle="1">
    <w:name w:val="Titolo 2 Carattere"/>
    <w:basedOn w:val="Carpredefinitoparagrafo"/>
    <w:link w:val="Titolo2"/>
    <w:uiPriority w:val="99"/>
    <w:semiHidden/>
    <w:locked/>
    <w:rsid w:val="00BA44B7"/>
    <w:rPr>
      <w:rFonts w:ascii="Cambria" w:hAnsi="Cambria" w:cs="Times New Roman"/>
      <w:b/>
      <w:bCs/>
      <w:i/>
      <w:iCs/>
      <w:color w:val="000000"/>
      <w:sz w:val="28"/>
      <w:szCs w:val="28"/>
      <w:u w:color="000000"/>
      <w:lang w:val="en-US" w:eastAsia="it-IT"/>
    </w:rPr>
  </w:style>
  <w:style w:type="character" w:styleId="Titolo3Carattere" w:customStyle="1">
    <w:name w:val="Titolo 3 Carattere"/>
    <w:basedOn w:val="Carpredefinitoparagrafo"/>
    <w:link w:val="Titolo3"/>
    <w:uiPriority w:val="99"/>
    <w:locked/>
    <w:rsid w:val="0065083F"/>
    <w:rPr>
      <w:rFonts w:ascii="Arial" w:hAnsi="Arial" w:cs="Arial"/>
      <w:b/>
      <w:bCs/>
      <w:color w:val="000000"/>
      <w:kern w:val="3"/>
      <w:sz w:val="28"/>
      <w:szCs w:val="28"/>
      <w:u w:color="000000"/>
      <w:lang w:val="en-US" w:eastAsia="it-IT" w:bidi="ar-SA"/>
    </w:rPr>
  </w:style>
  <w:style w:type="character" w:styleId="Collegamentoipertestuale">
    <w:name w:val="Hyperlink"/>
    <w:basedOn w:val="Carpredefinitoparagrafo"/>
    <w:uiPriority w:val="99"/>
    <w:rsid w:val="00605B26"/>
    <w:rPr>
      <w:rFonts w:cs="Times New Roman"/>
      <w:u w:val="single"/>
    </w:rPr>
  </w:style>
  <w:style w:type="table" w:styleId="TableNormal1" w:customStyle="1">
    <w:name w:val="Table Normal1"/>
    <w:uiPriority w:val="99"/>
    <w:rsid w:val="00605B26"/>
    <w:pPr>
      <w:pBdr>
        <w:top w:val="none" w:color="FFFFFF" w:sz="96" w:space="31" w:frame="1"/>
        <w:left w:val="none" w:color="FFFFFF" w:sz="96" w:space="31" w:frame="1"/>
        <w:bottom w:val="none" w:color="FFFFFF" w:sz="96" w:space="31" w:frame="1"/>
        <w:right w:val="none" w:color="FFFFFF" w:sz="96" w:space="31" w:frame="1"/>
        <w:bar w:val="none" w:color="000000" w:sz="0"/>
      </w:pBdr>
    </w:pPr>
    <w:rPr>
      <w:sz w:val="24"/>
      <w:szCs w:val="24"/>
      <w:lang w:val="en-US" w:eastAsia="it-IT"/>
    </w:rPr>
    <w:tblPr>
      <w:tblInd w:w="0" w:type="dxa"/>
      <w:tblCellMar>
        <w:top w:w="0" w:type="dxa"/>
        <w:left w:w="0" w:type="dxa"/>
        <w:bottom w:w="0" w:type="dxa"/>
        <w:right w:w="0" w:type="dxa"/>
      </w:tblCellMar>
    </w:tblPr>
  </w:style>
  <w:style w:type="paragraph" w:styleId="HeaderFooter" w:customStyle="1">
    <w:name w:val="Header &amp; Footer"/>
    <w:uiPriority w:val="99"/>
    <w:rsid w:val="00605B26"/>
    <w:pPr>
      <w:pBdr>
        <w:top w:val="none" w:color="FFFFFF" w:sz="96" w:space="31" w:frame="1"/>
        <w:left w:val="none" w:color="FFFFFF" w:sz="96" w:space="31" w:frame="1"/>
        <w:bottom w:val="none" w:color="FFFFFF" w:sz="96" w:space="31" w:frame="1"/>
        <w:right w:val="none" w:color="FFFFFF" w:sz="96" w:space="31" w:frame="1"/>
        <w:bar w:val="none" w:color="000000" w:sz="0"/>
      </w:pBdr>
      <w:tabs>
        <w:tab w:val="right" w:pos="9020"/>
      </w:tabs>
    </w:pPr>
    <w:rPr>
      <w:rFonts w:ascii="Helvetica" w:hAnsi="Helvetica" w:cs="Arial Unicode MS"/>
      <w:color w:val="000000"/>
      <w:sz w:val="24"/>
      <w:szCs w:val="24"/>
      <w:lang w:val="en-US" w:eastAsia="it-IT"/>
    </w:rPr>
  </w:style>
  <w:style w:type="paragraph" w:styleId="Pidipagina">
    <w:name w:val="footer"/>
    <w:basedOn w:val="Normale"/>
    <w:link w:val="PidipaginaCarattere"/>
    <w:uiPriority w:val="99"/>
    <w:rsid w:val="00605B26"/>
    <w:pPr>
      <w:tabs>
        <w:tab w:val="center" w:pos="4680"/>
        <w:tab w:val="right" w:pos="9360"/>
      </w:tabs>
    </w:pPr>
    <w:rPr>
      <w:rFonts w:ascii="Calibri" w:hAnsi="Calibri"/>
      <w:sz w:val="22"/>
      <w:szCs w:val="22"/>
    </w:rPr>
  </w:style>
  <w:style w:type="character" w:styleId="PidipaginaCarattere" w:customStyle="1">
    <w:name w:val="Piè di pagina Carattere"/>
    <w:basedOn w:val="Carpredefinitoparagrafo"/>
    <w:link w:val="Pidipagina"/>
    <w:uiPriority w:val="99"/>
    <w:locked/>
    <w:rsid w:val="00EE1F9A"/>
    <w:rPr>
      <w:rFonts w:ascii="Calibri" w:hAnsi="Calibri" w:cs="Arial Unicode MS"/>
      <w:color w:val="000000"/>
      <w:sz w:val="22"/>
      <w:szCs w:val="22"/>
      <w:u w:color="000000"/>
      <w:lang w:val="en-US" w:eastAsia="it-IT" w:bidi="ar-SA"/>
    </w:rPr>
  </w:style>
  <w:style w:type="paragraph" w:styleId="Body" w:customStyle="1">
    <w:name w:val="Body"/>
    <w:uiPriority w:val="99"/>
    <w:rsid w:val="00605B26"/>
    <w:pPr>
      <w:pBdr>
        <w:top w:val="none" w:color="FFFFFF" w:sz="96" w:space="31" w:frame="1"/>
        <w:left w:val="none" w:color="FFFFFF" w:sz="96" w:space="31" w:frame="1"/>
        <w:bottom w:val="none" w:color="FFFFFF" w:sz="96" w:space="31" w:frame="1"/>
        <w:right w:val="none" w:color="FFFFFF" w:sz="96" w:space="31" w:frame="1"/>
        <w:bar w:val="none" w:color="000000" w:sz="0"/>
      </w:pBdr>
    </w:pPr>
    <w:rPr>
      <w:rFonts w:ascii="Helvetica" w:hAnsi="Helvetica" w:cs="Arial Unicode MS"/>
      <w:color w:val="000000"/>
      <w:lang w:val="en-US" w:eastAsia="it-IT"/>
    </w:rPr>
  </w:style>
  <w:style w:type="paragraph" w:styleId="TitleA" w:customStyle="1">
    <w:name w:val="Title A"/>
    <w:next w:val="SubtitleA"/>
    <w:uiPriority w:val="99"/>
    <w:rsid w:val="00605B26"/>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jc w:val="center"/>
    </w:pPr>
    <w:rPr>
      <w:rFonts w:ascii="Arial" w:hAnsi="Arial" w:cs="Arial Unicode MS"/>
      <w:b/>
      <w:bCs/>
      <w:color w:val="000000"/>
      <w:kern w:val="3"/>
      <w:sz w:val="36"/>
      <w:szCs w:val="36"/>
      <w:u w:color="000000"/>
      <w:lang w:val="en-US" w:eastAsia="it-IT"/>
    </w:rPr>
  </w:style>
  <w:style w:type="paragraph" w:styleId="SubtitleA" w:customStyle="1">
    <w:name w:val="Subtitle A"/>
    <w:next w:val="Textbody"/>
    <w:uiPriority w:val="99"/>
    <w:rsid w:val="00605B26"/>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jc w:val="center"/>
    </w:pPr>
    <w:rPr>
      <w:rFonts w:ascii="Arial" w:hAnsi="Arial" w:cs="Arial Unicode MS"/>
      <w:i/>
      <w:iCs/>
      <w:color w:val="000000"/>
      <w:kern w:val="3"/>
      <w:sz w:val="28"/>
      <w:szCs w:val="28"/>
      <w:u w:color="000000"/>
      <w:lang w:val="en-US" w:eastAsia="it-IT"/>
    </w:rPr>
  </w:style>
  <w:style w:type="paragraph" w:styleId="Textbody" w:customStyle="1">
    <w:name w:val="Text body"/>
    <w:uiPriority w:val="99"/>
    <w:rsid w:val="00605B26"/>
    <w:pPr>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after="120"/>
    </w:pPr>
    <w:rPr>
      <w:rFonts w:ascii="Arial" w:hAnsi="Arial" w:cs="Arial Unicode MS"/>
      <w:color w:val="000000"/>
      <w:kern w:val="3"/>
      <w:sz w:val="24"/>
      <w:szCs w:val="24"/>
      <w:u w:color="000000"/>
      <w:lang w:val="en-US" w:eastAsia="it-IT"/>
    </w:rPr>
  </w:style>
  <w:style w:type="paragraph" w:styleId="BodyA" w:customStyle="1">
    <w:name w:val="Body A"/>
    <w:uiPriority w:val="99"/>
    <w:rsid w:val="00605B26"/>
    <w:pPr>
      <w:pBdr>
        <w:top w:val="none" w:color="FFFFFF" w:sz="96" w:space="31" w:frame="1"/>
        <w:left w:val="none" w:color="FFFFFF" w:sz="96" w:space="31" w:frame="1"/>
        <w:bottom w:val="none" w:color="FFFFFF" w:sz="96" w:space="31" w:frame="1"/>
        <w:right w:val="none" w:color="FFFFFF" w:sz="96" w:space="31" w:frame="1"/>
        <w:bar w:val="none" w:color="000000" w:sz="0"/>
      </w:pBdr>
      <w:spacing w:after="200" w:line="276" w:lineRule="auto"/>
    </w:pPr>
    <w:rPr>
      <w:rFonts w:ascii="Calibri" w:hAnsi="Calibri" w:cs="Arial Unicode MS"/>
      <w:color w:val="000000"/>
      <w:u w:color="000000"/>
      <w:lang w:val="en-US" w:eastAsia="it-IT"/>
    </w:rPr>
  </w:style>
  <w:style w:type="paragraph" w:styleId="Titolosommario">
    <w:name w:val="TOC Heading"/>
    <w:basedOn w:val="Titolo1"/>
    <w:next w:val="BodyA"/>
    <w:uiPriority w:val="99"/>
    <w:qFormat/>
    <w:rsid w:val="00605B26"/>
    <w:pPr>
      <w:keepLines/>
      <w:spacing w:before="480" w:after="0" w:line="276" w:lineRule="auto"/>
      <w:outlineLvl w:val="9"/>
    </w:pPr>
    <w:rPr>
      <w:rFonts w:cs="Arial Unicode MS"/>
      <w:color w:val="365F91"/>
      <w:kern w:val="0"/>
      <w:sz w:val="28"/>
      <w:szCs w:val="28"/>
      <w:u w:color="365F91"/>
    </w:rPr>
  </w:style>
  <w:style w:type="paragraph" w:styleId="TOC11" w:customStyle="1">
    <w:name w:val="TOC 11"/>
    <w:uiPriority w:val="99"/>
    <w:rsid w:val="00605B26"/>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480"/>
        <w:tab w:val="right" w:leader="dot" w:pos="9612"/>
      </w:tabs>
      <w:suppressAutoHyphens/>
      <w:ind w:left="127" w:hanging="127"/>
      <w:jc w:val="center"/>
    </w:pPr>
    <w:rPr>
      <w:rFonts w:ascii="Calibri" w:hAnsi="Calibri" w:cs="Calibri"/>
      <w:color w:val="000000"/>
      <w:kern w:val="3"/>
      <w:sz w:val="24"/>
      <w:szCs w:val="24"/>
      <w:u w:color="000000"/>
      <w:lang w:val="en-US" w:eastAsia="it-IT"/>
    </w:rPr>
  </w:style>
  <w:style w:type="paragraph" w:styleId="Heading" w:customStyle="1">
    <w:name w:val="Heading"/>
    <w:next w:val="Textbody"/>
    <w:uiPriority w:val="99"/>
    <w:rsid w:val="00605B26"/>
    <w:pPr>
      <w:keepNext/>
      <w:widowControl w:val="0"/>
      <w:pBdr>
        <w:top w:val="none" w:color="FFFFFF" w:sz="96" w:space="31" w:frame="1"/>
        <w:left w:val="none" w:color="FFFFFF" w:sz="96" w:space="31" w:frame="1"/>
        <w:bottom w:val="none" w:color="FFFFFF" w:sz="96" w:space="31" w:frame="1"/>
        <w:right w:val="none" w:color="FFFFFF" w:sz="96" w:space="31" w:frame="1"/>
        <w:bar w:val="none" w:color="000000" w:sz="0"/>
      </w:pBdr>
      <w:suppressAutoHyphens/>
      <w:spacing w:before="240" w:after="120"/>
      <w:outlineLvl w:val="0"/>
    </w:pPr>
    <w:rPr>
      <w:rFonts w:ascii="Arial" w:hAnsi="Arial" w:cs="Arial"/>
      <w:b/>
      <w:bCs/>
      <w:color w:val="000000"/>
      <w:kern w:val="3"/>
      <w:sz w:val="28"/>
      <w:szCs w:val="28"/>
      <w:u w:color="000000"/>
      <w:lang w:val="en-US" w:eastAsia="it-IT"/>
    </w:rPr>
  </w:style>
  <w:style w:type="paragraph" w:styleId="TOC21" w:customStyle="1">
    <w:name w:val="TOC 21"/>
    <w:uiPriority w:val="99"/>
    <w:rsid w:val="00605B26"/>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880"/>
        <w:tab w:val="right" w:leader="dot" w:pos="9612"/>
      </w:tabs>
      <w:suppressAutoHyphens/>
    </w:pPr>
    <w:rPr>
      <w:color w:val="000000"/>
      <w:kern w:val="3"/>
      <w:sz w:val="24"/>
      <w:szCs w:val="24"/>
      <w:u w:color="000000"/>
      <w:lang w:val="en-US" w:eastAsia="it-IT"/>
    </w:rPr>
  </w:style>
  <w:style w:type="paragraph" w:styleId="TOC31" w:customStyle="1">
    <w:name w:val="TOC 31"/>
    <w:uiPriority w:val="99"/>
    <w:rsid w:val="00605B26"/>
    <w:pPr>
      <w:widowControl w:val="0"/>
      <w:pBdr>
        <w:top w:val="none" w:color="FFFFFF" w:sz="96" w:space="31" w:frame="1"/>
        <w:left w:val="none" w:color="FFFFFF" w:sz="96" w:space="31" w:frame="1"/>
        <w:bottom w:val="none" w:color="FFFFFF" w:sz="96" w:space="31" w:frame="1"/>
        <w:right w:val="none" w:color="FFFFFF" w:sz="96" w:space="31" w:frame="1"/>
        <w:bar w:val="none" w:color="000000" w:sz="0"/>
      </w:pBdr>
      <w:tabs>
        <w:tab w:val="left" w:pos="1320"/>
        <w:tab w:val="right" w:leader="dot" w:pos="9612"/>
      </w:tabs>
      <w:suppressAutoHyphens/>
    </w:pPr>
    <w:rPr>
      <w:rFonts w:ascii="Arial" w:hAnsi="Arial" w:cs="Arial"/>
      <w:color w:val="000000"/>
      <w:kern w:val="3"/>
      <w:sz w:val="24"/>
      <w:szCs w:val="24"/>
      <w:u w:color="000000"/>
      <w:lang w:val="en-US" w:eastAsia="it-IT"/>
    </w:rPr>
  </w:style>
  <w:style w:type="character" w:styleId="None" w:customStyle="1">
    <w:name w:val="None"/>
    <w:uiPriority w:val="99"/>
    <w:rsid w:val="00605B26"/>
  </w:style>
  <w:style w:type="character" w:styleId="Hyperlink0" w:customStyle="1">
    <w:name w:val="Hyperlink.0"/>
    <w:basedOn w:val="None"/>
    <w:uiPriority w:val="99"/>
    <w:rsid w:val="00605B26"/>
    <w:rPr>
      <w:rFonts w:cs="Times New Roman"/>
      <w:color w:val="0000FF"/>
      <w:u w:val="single" w:color="0000FF"/>
      <w:lang w:val="en-US"/>
    </w:rPr>
  </w:style>
  <w:style w:type="paragraph" w:styleId="Paragrafoelenco">
    <w:name w:val="List Paragraph"/>
    <w:basedOn w:val="Normale"/>
    <w:uiPriority w:val="99"/>
    <w:qFormat/>
    <w:rsid w:val="00605B26"/>
    <w:pPr>
      <w:ind w:left="720"/>
    </w:pPr>
    <w:rPr>
      <w:rFonts w:ascii="Calibri" w:hAnsi="Calibri"/>
      <w:sz w:val="22"/>
      <w:szCs w:val="22"/>
      <w:lang w:val="es-ES_tradnl"/>
    </w:rPr>
  </w:style>
  <w:style w:type="paragraph" w:styleId="Default" w:customStyle="1">
    <w:name w:val="Default"/>
    <w:uiPriority w:val="99"/>
    <w:rsid w:val="00605B26"/>
    <w:pPr>
      <w:pBdr>
        <w:top w:val="none" w:color="FFFFFF" w:sz="96" w:space="31" w:frame="1"/>
        <w:left w:val="none" w:color="FFFFFF" w:sz="96" w:space="31" w:frame="1"/>
        <w:bottom w:val="none" w:color="FFFFFF" w:sz="96" w:space="31" w:frame="1"/>
        <w:right w:val="none" w:color="FFFFFF" w:sz="96" w:space="31" w:frame="1"/>
        <w:bar w:val="none" w:color="000000" w:sz="0"/>
      </w:pBdr>
    </w:pPr>
    <w:rPr>
      <w:rFonts w:ascii="Helvetica" w:hAnsi="Helvetica" w:cs="Arial Unicode MS"/>
      <w:color w:val="000000"/>
      <w:u w:color="000000"/>
      <w:lang w:val="en-US" w:eastAsia="it-IT"/>
    </w:rPr>
  </w:style>
  <w:style w:type="paragraph" w:styleId="Didascalia">
    <w:name w:val="caption"/>
    <w:basedOn w:val="Normale"/>
    <w:uiPriority w:val="99"/>
    <w:qFormat/>
    <w:rsid w:val="00605B26"/>
    <w:pPr>
      <w:widowControl w:val="0"/>
      <w:suppressAutoHyphens/>
      <w:spacing w:before="120" w:after="120"/>
    </w:pPr>
    <w:rPr>
      <w:rFonts w:ascii="Arial" w:hAnsi="Arial"/>
      <w:i/>
      <w:iCs/>
      <w:kern w:val="3"/>
    </w:rPr>
  </w:style>
  <w:style w:type="paragraph" w:styleId="Corpotesto">
    <w:name w:val="Body Text"/>
    <w:basedOn w:val="Normale"/>
    <w:link w:val="CorpotestoCarattere"/>
    <w:uiPriority w:val="99"/>
    <w:rsid w:val="00605B26"/>
    <w:pPr>
      <w:widowControl w:val="0"/>
      <w:suppressAutoHyphens/>
      <w:spacing w:after="120" w:line="100" w:lineRule="atLeast"/>
    </w:pPr>
    <w:rPr>
      <w:rFonts w:cs="Times New Roman"/>
      <w:kern w:val="1"/>
    </w:rPr>
  </w:style>
  <w:style w:type="character" w:styleId="CorpotestoCarattere" w:customStyle="1">
    <w:name w:val="Corpo testo Carattere"/>
    <w:basedOn w:val="Carpredefinitoparagrafo"/>
    <w:link w:val="Corpotesto"/>
    <w:uiPriority w:val="99"/>
    <w:semiHidden/>
    <w:locked/>
    <w:rsid w:val="00BA44B7"/>
    <w:rPr>
      <w:rFonts w:cs="Arial Unicode MS"/>
      <w:color w:val="000000"/>
      <w:sz w:val="24"/>
      <w:szCs w:val="24"/>
      <w:u w:color="000000"/>
      <w:lang w:val="en-US" w:eastAsia="it-IT"/>
    </w:rPr>
  </w:style>
  <w:style w:type="paragraph" w:styleId="Testofumetto">
    <w:name w:val="Balloon Text"/>
    <w:basedOn w:val="Normale"/>
    <w:link w:val="TestofumettoCarattere"/>
    <w:uiPriority w:val="99"/>
    <w:semiHidden/>
    <w:rsid w:val="001963AE"/>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locked/>
    <w:rsid w:val="001963AE"/>
    <w:rPr>
      <w:rFonts w:ascii="Segoe UI" w:hAnsi="Segoe UI" w:cs="Segoe UI"/>
      <w:color w:val="000000"/>
      <w:sz w:val="18"/>
      <w:szCs w:val="18"/>
      <w:u w:color="000000"/>
    </w:rPr>
  </w:style>
  <w:style w:type="character" w:styleId="Rimandocommento">
    <w:name w:val="annotation reference"/>
    <w:basedOn w:val="Carpredefinitoparagrafo"/>
    <w:uiPriority w:val="99"/>
    <w:rsid w:val="00BC32E3"/>
    <w:rPr>
      <w:rFonts w:cs="Times New Roman"/>
      <w:sz w:val="16"/>
      <w:szCs w:val="16"/>
    </w:rPr>
  </w:style>
  <w:style w:type="paragraph" w:styleId="Testocommento">
    <w:name w:val="annotation text"/>
    <w:basedOn w:val="Normale"/>
    <w:link w:val="TestocommentoCarattere"/>
    <w:uiPriority w:val="99"/>
    <w:rsid w:val="00BC32E3"/>
    <w:rPr>
      <w:sz w:val="20"/>
      <w:szCs w:val="20"/>
    </w:rPr>
  </w:style>
  <w:style w:type="character" w:styleId="TestocommentoCarattere" w:customStyle="1">
    <w:name w:val="Testo commento Carattere"/>
    <w:basedOn w:val="Carpredefinitoparagrafo"/>
    <w:link w:val="Testocommento"/>
    <w:uiPriority w:val="99"/>
    <w:locked/>
    <w:rsid w:val="00BC32E3"/>
    <w:rPr>
      <w:rFonts w:cs="Arial Unicode MS"/>
      <w:color w:val="000000"/>
      <w:sz w:val="20"/>
      <w:szCs w:val="20"/>
      <w:u w:color="000000"/>
    </w:rPr>
  </w:style>
  <w:style w:type="paragraph" w:styleId="Soggettocommento">
    <w:name w:val="annotation subject"/>
    <w:basedOn w:val="Testocommento"/>
    <w:next w:val="Testocommento"/>
    <w:link w:val="SoggettocommentoCarattere"/>
    <w:uiPriority w:val="99"/>
    <w:semiHidden/>
    <w:rsid w:val="00BC32E3"/>
    <w:rPr>
      <w:b/>
      <w:bCs/>
    </w:rPr>
  </w:style>
  <w:style w:type="character" w:styleId="SoggettocommentoCarattere" w:customStyle="1">
    <w:name w:val="Soggetto commento Carattere"/>
    <w:basedOn w:val="TestocommentoCarattere"/>
    <w:link w:val="Soggettocommento"/>
    <w:uiPriority w:val="99"/>
    <w:semiHidden/>
    <w:locked/>
    <w:rsid w:val="00BC32E3"/>
    <w:rPr>
      <w:rFonts w:cs="Arial Unicode MS"/>
      <w:b/>
      <w:bCs/>
      <w:color w:val="000000"/>
      <w:sz w:val="20"/>
      <w:szCs w:val="20"/>
      <w:u w:color="000000"/>
    </w:rPr>
  </w:style>
  <w:style w:type="paragraph" w:styleId="Revisione">
    <w:name w:val="Revision"/>
    <w:hidden/>
    <w:uiPriority w:val="99"/>
    <w:semiHidden/>
    <w:rsid w:val="00116946"/>
    <w:rPr>
      <w:rFonts w:cs="Arial Unicode MS"/>
      <w:color w:val="000000"/>
      <w:sz w:val="24"/>
      <w:szCs w:val="24"/>
      <w:u w:color="000000"/>
      <w:lang w:val="en-US" w:eastAsia="it-IT"/>
    </w:rPr>
  </w:style>
  <w:style w:type="paragraph" w:styleId="Text1" w:customStyle="1">
    <w:name w:val="Text 1"/>
    <w:basedOn w:val="Normale"/>
    <w:uiPriority w:val="99"/>
    <w:rsid w:val="007841B7"/>
    <w:pPr>
      <w:pBdr>
        <w:top w:val="none" w:color="auto" w:sz="0" w:space="0"/>
        <w:left w:val="none" w:color="auto" w:sz="0" w:space="0"/>
        <w:bottom w:val="none" w:color="auto" w:sz="0" w:space="0"/>
        <w:right w:val="none" w:color="auto" w:sz="0" w:space="0"/>
        <w:bar w:val="none" w:color="auto" w:sz="0"/>
      </w:pBdr>
      <w:spacing w:before="120" w:after="120"/>
      <w:ind w:left="850"/>
      <w:jc w:val="both"/>
    </w:pPr>
    <w:rPr>
      <w:rFonts w:cs="Times New Roman"/>
      <w:color w:val="auto"/>
      <w:lang w:val="en-GB" w:eastAsia="de-DE"/>
    </w:rPr>
  </w:style>
  <w:style w:type="paragraph" w:styleId="PreformattatoHTML">
    <w:name w:val="HTML Preformatted"/>
    <w:basedOn w:val="Normale"/>
    <w:link w:val="PreformattatoHTMLCarattere"/>
    <w:uiPriority w:val="99"/>
    <w:rsid w:val="007841B7"/>
    <w:pPr>
      <w:pBdr>
        <w:top w:val="none" w:color="auto" w:sz="0" w:space="0"/>
        <w:left w:val="none" w:color="auto" w:sz="0" w:space="0"/>
        <w:bottom w:val="none" w:color="auto" w:sz="0" w:space="0"/>
        <w:right w:val="none" w:color="auto" w:sz="0" w:space="0"/>
        <w:bar w:val="none" w:color="auto" w:sz="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sr-Latn-CS" w:eastAsia="sr-Latn-CS"/>
    </w:rPr>
  </w:style>
  <w:style w:type="character" w:styleId="PreformattatoHTMLCarattere" w:customStyle="1">
    <w:name w:val="Preformattato HTML Carattere"/>
    <w:basedOn w:val="Carpredefinitoparagrafo"/>
    <w:link w:val="PreformattatoHTML"/>
    <w:uiPriority w:val="99"/>
    <w:locked/>
    <w:rsid w:val="007841B7"/>
    <w:rPr>
      <w:rFonts w:ascii="Courier New" w:hAnsi="Courier New" w:cs="Courier New"/>
      <w:sz w:val="20"/>
      <w:szCs w:val="20"/>
      <w:lang w:val="sr-Latn-CS" w:eastAsia="sr-Latn-CS"/>
    </w:rPr>
  </w:style>
  <w:style w:type="character" w:styleId="Collegamentovisitato">
    <w:name w:val="FollowedHyperlink"/>
    <w:basedOn w:val="Carpredefinitoparagrafo"/>
    <w:uiPriority w:val="99"/>
    <w:rsid w:val="00932C28"/>
    <w:rPr>
      <w:rFonts w:cs="Times New Roman"/>
      <w:color w:val="954F72"/>
      <w:u w:val="single"/>
    </w:rPr>
  </w:style>
  <w:style w:type="paragraph" w:styleId="Nessunaspaziatura">
    <w:name w:val="No Spacing"/>
    <w:uiPriority w:val="99"/>
    <w:qFormat/>
    <w:rsid w:val="00C80B8C"/>
    <w:rPr>
      <w:rFonts w:ascii="Helvetica" w:hAnsi="Helvetica" w:cs="Helvetica"/>
      <w:lang w:val="it-IT" w:eastAsia="en-US"/>
    </w:rPr>
  </w:style>
  <w:style w:type="numbering" w:styleId="ImportedStyle4" w:customStyle="1">
    <w:name w:val="Imported Style 4"/>
    <w:rsid w:val="00B07826"/>
    <w:pPr>
      <w:numPr>
        <w:numId w:val="24"/>
      </w:numPr>
    </w:pPr>
  </w:style>
  <w:style w:type="numbering" w:styleId="ImportedStyle40" w:customStyle="1">
    <w:name w:val="Imported Style 4.0"/>
    <w:rsid w:val="00B07826"/>
    <w:pPr>
      <w:numPr>
        <w:numId w:val="29"/>
      </w:numPr>
    </w:pPr>
  </w:style>
  <w:style w:type="numbering" w:styleId="ImportedStyle1" w:customStyle="1">
    <w:name w:val="Imported Style 1"/>
    <w:rsid w:val="00B07826"/>
    <w:pPr>
      <w:numPr>
        <w:numId w:val="15"/>
      </w:numPr>
    </w:pPr>
  </w:style>
  <w:style w:type="numbering" w:styleId="ImportedStyle5" w:customStyle="1">
    <w:name w:val="Imported Style 5"/>
    <w:rsid w:val="00B07826"/>
    <w:pPr>
      <w:numPr>
        <w:numId w:val="31"/>
      </w:numPr>
    </w:pPr>
  </w:style>
  <w:style w:type="numbering" w:styleId="ImportedStyle6" w:customStyle="1">
    <w:name w:val="Imported Style 6"/>
    <w:rsid w:val="00B07826"/>
    <w:pPr>
      <w:numPr>
        <w:numId w:val="34"/>
      </w:numPr>
    </w:pPr>
  </w:style>
  <w:style w:type="numbering" w:styleId="ImportedStyle30" w:customStyle="1">
    <w:name w:val="Imported Style 3.0"/>
    <w:rsid w:val="00B07826"/>
    <w:pPr>
      <w:numPr>
        <w:numId w:val="27"/>
      </w:numPr>
    </w:pPr>
  </w:style>
  <w:style w:type="numbering" w:styleId="WWOutlineListStyle" w:customStyle="1">
    <w:name w:val="WW_OutlineListStyle"/>
    <w:rsid w:val="00B07826"/>
    <w:pPr>
      <w:numPr>
        <w:numId w:val="13"/>
      </w:numPr>
    </w:pPr>
  </w:style>
  <w:style w:type="numbering" w:styleId="ImportedStyle3" w:customStyle="1">
    <w:name w:val="Imported Style 3"/>
    <w:rsid w:val="00B07826"/>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91451">
      <w:marLeft w:val="0"/>
      <w:marRight w:val="0"/>
      <w:marTop w:val="0"/>
      <w:marBottom w:val="0"/>
      <w:divBdr>
        <w:top w:val="none" w:sz="0" w:space="0" w:color="auto"/>
        <w:left w:val="none" w:sz="0" w:space="0" w:color="auto"/>
        <w:bottom w:val="none" w:sz="0" w:space="0" w:color="auto"/>
        <w:right w:val="none" w:sz="0" w:space="0" w:color="auto"/>
      </w:divBdr>
    </w:div>
    <w:div w:id="190191452">
      <w:marLeft w:val="0"/>
      <w:marRight w:val="0"/>
      <w:marTop w:val="0"/>
      <w:marBottom w:val="0"/>
      <w:divBdr>
        <w:top w:val="none" w:sz="0" w:space="0" w:color="auto"/>
        <w:left w:val="none" w:sz="0" w:space="0" w:color="auto"/>
        <w:bottom w:val="none" w:sz="0" w:space="0" w:color="auto"/>
        <w:right w:val="none" w:sz="0" w:space="0" w:color="auto"/>
      </w:divBdr>
    </w:div>
    <w:div w:id="190191453">
      <w:marLeft w:val="0"/>
      <w:marRight w:val="0"/>
      <w:marTop w:val="0"/>
      <w:marBottom w:val="0"/>
      <w:divBdr>
        <w:top w:val="none" w:sz="0" w:space="0" w:color="auto"/>
        <w:left w:val="none" w:sz="0" w:space="0" w:color="auto"/>
        <w:bottom w:val="none" w:sz="0" w:space="0" w:color="auto"/>
        <w:right w:val="none" w:sz="0" w:space="0" w:color="auto"/>
      </w:divBdr>
    </w:div>
    <w:div w:id="190191454">
      <w:marLeft w:val="0"/>
      <w:marRight w:val="0"/>
      <w:marTop w:val="0"/>
      <w:marBottom w:val="0"/>
      <w:divBdr>
        <w:top w:val="none" w:sz="0" w:space="0" w:color="auto"/>
        <w:left w:val="none" w:sz="0" w:space="0" w:color="auto"/>
        <w:bottom w:val="none" w:sz="0" w:space="0" w:color="auto"/>
        <w:right w:val="none" w:sz="0" w:space="0" w:color="auto"/>
      </w:divBdr>
    </w:div>
    <w:div w:id="190191455">
      <w:marLeft w:val="0"/>
      <w:marRight w:val="0"/>
      <w:marTop w:val="0"/>
      <w:marBottom w:val="0"/>
      <w:divBdr>
        <w:top w:val="none" w:sz="0" w:space="0" w:color="auto"/>
        <w:left w:val="none" w:sz="0" w:space="0" w:color="auto"/>
        <w:bottom w:val="none" w:sz="0" w:space="0" w:color="auto"/>
        <w:right w:val="none" w:sz="0" w:space="0" w:color="auto"/>
      </w:divBdr>
    </w:div>
    <w:div w:id="190191456">
      <w:marLeft w:val="0"/>
      <w:marRight w:val="0"/>
      <w:marTop w:val="0"/>
      <w:marBottom w:val="0"/>
      <w:divBdr>
        <w:top w:val="none" w:sz="0" w:space="0" w:color="auto"/>
        <w:left w:val="none" w:sz="0" w:space="0" w:color="auto"/>
        <w:bottom w:val="none" w:sz="0" w:space="0" w:color="auto"/>
        <w:right w:val="none" w:sz="0" w:space="0" w:color="auto"/>
      </w:divBdr>
    </w:div>
    <w:div w:id="190191457">
      <w:marLeft w:val="0"/>
      <w:marRight w:val="0"/>
      <w:marTop w:val="0"/>
      <w:marBottom w:val="0"/>
      <w:divBdr>
        <w:top w:val="none" w:sz="0" w:space="0" w:color="auto"/>
        <w:left w:val="none" w:sz="0" w:space="0" w:color="auto"/>
        <w:bottom w:val="none" w:sz="0" w:space="0" w:color="auto"/>
        <w:right w:val="none" w:sz="0" w:space="0" w:color="auto"/>
      </w:divBdr>
    </w:div>
    <w:div w:id="190191458">
      <w:marLeft w:val="0"/>
      <w:marRight w:val="0"/>
      <w:marTop w:val="0"/>
      <w:marBottom w:val="0"/>
      <w:divBdr>
        <w:top w:val="none" w:sz="0" w:space="0" w:color="auto"/>
        <w:left w:val="none" w:sz="0" w:space="0" w:color="auto"/>
        <w:bottom w:val="none" w:sz="0" w:space="0" w:color="auto"/>
        <w:right w:val="none" w:sz="0" w:space="0" w:color="auto"/>
      </w:divBdr>
    </w:div>
    <w:div w:id="190191459">
      <w:marLeft w:val="0"/>
      <w:marRight w:val="0"/>
      <w:marTop w:val="0"/>
      <w:marBottom w:val="0"/>
      <w:divBdr>
        <w:top w:val="none" w:sz="0" w:space="0" w:color="auto"/>
        <w:left w:val="none" w:sz="0" w:space="0" w:color="auto"/>
        <w:bottom w:val="none" w:sz="0" w:space="0" w:color="auto"/>
        <w:right w:val="none" w:sz="0" w:space="0" w:color="auto"/>
      </w:divBdr>
    </w:div>
    <w:div w:id="190191460">
      <w:marLeft w:val="0"/>
      <w:marRight w:val="0"/>
      <w:marTop w:val="0"/>
      <w:marBottom w:val="0"/>
      <w:divBdr>
        <w:top w:val="none" w:sz="0" w:space="0" w:color="auto"/>
        <w:left w:val="none" w:sz="0" w:space="0" w:color="auto"/>
        <w:bottom w:val="none" w:sz="0" w:space="0" w:color="auto"/>
        <w:right w:val="none" w:sz="0" w:space="0" w:color="auto"/>
      </w:divBdr>
    </w:div>
    <w:div w:id="190191461">
      <w:marLeft w:val="0"/>
      <w:marRight w:val="0"/>
      <w:marTop w:val="0"/>
      <w:marBottom w:val="0"/>
      <w:divBdr>
        <w:top w:val="none" w:sz="0" w:space="0" w:color="auto"/>
        <w:left w:val="none" w:sz="0" w:space="0" w:color="auto"/>
        <w:bottom w:val="none" w:sz="0" w:space="0" w:color="auto"/>
        <w:right w:val="none" w:sz="0" w:space="0" w:color="auto"/>
      </w:divBdr>
    </w:div>
    <w:div w:id="190191462">
      <w:marLeft w:val="0"/>
      <w:marRight w:val="0"/>
      <w:marTop w:val="0"/>
      <w:marBottom w:val="0"/>
      <w:divBdr>
        <w:top w:val="none" w:sz="0" w:space="0" w:color="auto"/>
        <w:left w:val="none" w:sz="0" w:space="0" w:color="auto"/>
        <w:bottom w:val="none" w:sz="0" w:space="0" w:color="auto"/>
        <w:right w:val="none" w:sz="0" w:space="0" w:color="auto"/>
      </w:divBdr>
    </w:div>
    <w:div w:id="190191463">
      <w:marLeft w:val="0"/>
      <w:marRight w:val="0"/>
      <w:marTop w:val="0"/>
      <w:marBottom w:val="0"/>
      <w:divBdr>
        <w:top w:val="none" w:sz="0" w:space="0" w:color="auto"/>
        <w:left w:val="none" w:sz="0" w:space="0" w:color="auto"/>
        <w:bottom w:val="none" w:sz="0" w:space="0" w:color="auto"/>
        <w:right w:val="none" w:sz="0" w:space="0" w:color="auto"/>
      </w:divBdr>
    </w:div>
    <w:div w:id="190191464">
      <w:marLeft w:val="0"/>
      <w:marRight w:val="0"/>
      <w:marTop w:val="0"/>
      <w:marBottom w:val="0"/>
      <w:divBdr>
        <w:top w:val="none" w:sz="0" w:space="0" w:color="auto"/>
        <w:left w:val="none" w:sz="0" w:space="0" w:color="auto"/>
        <w:bottom w:val="none" w:sz="0" w:space="0" w:color="auto"/>
        <w:right w:val="none" w:sz="0" w:space="0" w:color="auto"/>
      </w:divBdr>
    </w:div>
    <w:div w:id="190191465">
      <w:marLeft w:val="0"/>
      <w:marRight w:val="0"/>
      <w:marTop w:val="0"/>
      <w:marBottom w:val="0"/>
      <w:divBdr>
        <w:top w:val="none" w:sz="0" w:space="0" w:color="auto"/>
        <w:left w:val="none" w:sz="0" w:space="0" w:color="auto"/>
        <w:bottom w:val="none" w:sz="0" w:space="0" w:color="auto"/>
        <w:right w:val="none" w:sz="0" w:space="0" w:color="auto"/>
      </w:divBdr>
    </w:div>
    <w:div w:id="190191466">
      <w:marLeft w:val="0"/>
      <w:marRight w:val="0"/>
      <w:marTop w:val="0"/>
      <w:marBottom w:val="0"/>
      <w:divBdr>
        <w:top w:val="none" w:sz="0" w:space="0" w:color="auto"/>
        <w:left w:val="none" w:sz="0" w:space="0" w:color="auto"/>
        <w:bottom w:val="none" w:sz="0" w:space="0" w:color="auto"/>
        <w:right w:val="none" w:sz="0" w:space="0" w:color="auto"/>
      </w:divBdr>
    </w:div>
    <w:div w:id="190191467">
      <w:marLeft w:val="0"/>
      <w:marRight w:val="0"/>
      <w:marTop w:val="0"/>
      <w:marBottom w:val="0"/>
      <w:divBdr>
        <w:top w:val="none" w:sz="0" w:space="0" w:color="auto"/>
        <w:left w:val="none" w:sz="0" w:space="0" w:color="auto"/>
        <w:bottom w:val="none" w:sz="0" w:space="0" w:color="auto"/>
        <w:right w:val="none" w:sz="0" w:space="0" w:color="auto"/>
      </w:divBdr>
    </w:div>
    <w:div w:id="190191468">
      <w:marLeft w:val="0"/>
      <w:marRight w:val="0"/>
      <w:marTop w:val="0"/>
      <w:marBottom w:val="0"/>
      <w:divBdr>
        <w:top w:val="none" w:sz="0" w:space="0" w:color="auto"/>
        <w:left w:val="none" w:sz="0" w:space="0" w:color="auto"/>
        <w:bottom w:val="none" w:sz="0" w:space="0" w:color="auto"/>
        <w:right w:val="none" w:sz="0" w:space="0" w:color="auto"/>
      </w:divBdr>
    </w:div>
    <w:div w:id="190191469">
      <w:marLeft w:val="0"/>
      <w:marRight w:val="0"/>
      <w:marTop w:val="0"/>
      <w:marBottom w:val="0"/>
      <w:divBdr>
        <w:top w:val="none" w:sz="0" w:space="0" w:color="auto"/>
        <w:left w:val="none" w:sz="0" w:space="0" w:color="auto"/>
        <w:bottom w:val="none" w:sz="0" w:space="0" w:color="auto"/>
        <w:right w:val="none" w:sz="0" w:space="0" w:color="auto"/>
      </w:divBdr>
    </w:div>
    <w:div w:id="190191470">
      <w:marLeft w:val="0"/>
      <w:marRight w:val="0"/>
      <w:marTop w:val="0"/>
      <w:marBottom w:val="0"/>
      <w:divBdr>
        <w:top w:val="none" w:sz="0" w:space="0" w:color="auto"/>
        <w:left w:val="none" w:sz="0" w:space="0" w:color="auto"/>
        <w:bottom w:val="none" w:sz="0" w:space="0" w:color="auto"/>
        <w:right w:val="none" w:sz="0" w:space="0" w:color="auto"/>
      </w:divBdr>
    </w:div>
    <w:div w:id="190191471">
      <w:marLeft w:val="0"/>
      <w:marRight w:val="0"/>
      <w:marTop w:val="0"/>
      <w:marBottom w:val="0"/>
      <w:divBdr>
        <w:top w:val="none" w:sz="0" w:space="0" w:color="auto"/>
        <w:left w:val="none" w:sz="0" w:space="0" w:color="auto"/>
        <w:bottom w:val="none" w:sz="0" w:space="0" w:color="auto"/>
        <w:right w:val="none" w:sz="0" w:space="0" w:color="auto"/>
      </w:divBdr>
    </w:div>
    <w:div w:id="190191472">
      <w:marLeft w:val="0"/>
      <w:marRight w:val="0"/>
      <w:marTop w:val="0"/>
      <w:marBottom w:val="0"/>
      <w:divBdr>
        <w:top w:val="none" w:sz="0" w:space="0" w:color="auto"/>
        <w:left w:val="none" w:sz="0" w:space="0" w:color="auto"/>
        <w:bottom w:val="none" w:sz="0" w:space="0" w:color="auto"/>
        <w:right w:val="none" w:sz="0" w:space="0" w:color="auto"/>
      </w:divBdr>
    </w:div>
    <w:div w:id="190191473">
      <w:marLeft w:val="0"/>
      <w:marRight w:val="0"/>
      <w:marTop w:val="0"/>
      <w:marBottom w:val="0"/>
      <w:divBdr>
        <w:top w:val="none" w:sz="0" w:space="0" w:color="auto"/>
        <w:left w:val="none" w:sz="0" w:space="0" w:color="auto"/>
        <w:bottom w:val="none" w:sz="0" w:space="0" w:color="auto"/>
        <w:right w:val="none" w:sz="0" w:space="0" w:color="auto"/>
      </w:divBdr>
    </w:div>
    <w:div w:id="190191474">
      <w:marLeft w:val="0"/>
      <w:marRight w:val="0"/>
      <w:marTop w:val="0"/>
      <w:marBottom w:val="0"/>
      <w:divBdr>
        <w:top w:val="none" w:sz="0" w:space="0" w:color="auto"/>
        <w:left w:val="none" w:sz="0" w:space="0" w:color="auto"/>
        <w:bottom w:val="none" w:sz="0" w:space="0" w:color="auto"/>
        <w:right w:val="none" w:sz="0" w:space="0" w:color="auto"/>
      </w:divBdr>
    </w:div>
    <w:div w:id="190191475">
      <w:marLeft w:val="0"/>
      <w:marRight w:val="0"/>
      <w:marTop w:val="0"/>
      <w:marBottom w:val="0"/>
      <w:divBdr>
        <w:top w:val="none" w:sz="0" w:space="0" w:color="auto"/>
        <w:left w:val="none" w:sz="0" w:space="0" w:color="auto"/>
        <w:bottom w:val="none" w:sz="0" w:space="0" w:color="auto"/>
        <w:right w:val="none" w:sz="0" w:space="0" w:color="auto"/>
      </w:divBdr>
    </w:div>
    <w:div w:id="190191476">
      <w:marLeft w:val="0"/>
      <w:marRight w:val="0"/>
      <w:marTop w:val="0"/>
      <w:marBottom w:val="0"/>
      <w:divBdr>
        <w:top w:val="none" w:sz="0" w:space="0" w:color="auto"/>
        <w:left w:val="none" w:sz="0" w:space="0" w:color="auto"/>
        <w:bottom w:val="none" w:sz="0" w:space="0" w:color="auto"/>
        <w:right w:val="none" w:sz="0" w:space="0" w:color="auto"/>
      </w:divBdr>
    </w:div>
    <w:div w:id="190191477">
      <w:marLeft w:val="0"/>
      <w:marRight w:val="0"/>
      <w:marTop w:val="0"/>
      <w:marBottom w:val="0"/>
      <w:divBdr>
        <w:top w:val="none" w:sz="0" w:space="0" w:color="auto"/>
        <w:left w:val="none" w:sz="0" w:space="0" w:color="auto"/>
        <w:bottom w:val="none" w:sz="0" w:space="0" w:color="auto"/>
        <w:right w:val="none" w:sz="0" w:space="0" w:color="auto"/>
      </w:divBdr>
    </w:div>
    <w:div w:id="190191478">
      <w:marLeft w:val="0"/>
      <w:marRight w:val="0"/>
      <w:marTop w:val="0"/>
      <w:marBottom w:val="0"/>
      <w:divBdr>
        <w:top w:val="none" w:sz="0" w:space="0" w:color="auto"/>
        <w:left w:val="none" w:sz="0" w:space="0" w:color="auto"/>
        <w:bottom w:val="none" w:sz="0" w:space="0" w:color="auto"/>
        <w:right w:val="none" w:sz="0" w:space="0" w:color="auto"/>
      </w:divBdr>
    </w:div>
    <w:div w:id="190191479">
      <w:marLeft w:val="0"/>
      <w:marRight w:val="0"/>
      <w:marTop w:val="0"/>
      <w:marBottom w:val="0"/>
      <w:divBdr>
        <w:top w:val="none" w:sz="0" w:space="0" w:color="auto"/>
        <w:left w:val="none" w:sz="0" w:space="0" w:color="auto"/>
        <w:bottom w:val="none" w:sz="0" w:space="0" w:color="auto"/>
        <w:right w:val="none" w:sz="0" w:space="0" w:color="auto"/>
      </w:divBdr>
    </w:div>
    <w:div w:id="190191480">
      <w:marLeft w:val="0"/>
      <w:marRight w:val="0"/>
      <w:marTop w:val="0"/>
      <w:marBottom w:val="0"/>
      <w:divBdr>
        <w:top w:val="none" w:sz="0" w:space="0" w:color="auto"/>
        <w:left w:val="none" w:sz="0" w:space="0" w:color="auto"/>
        <w:bottom w:val="none" w:sz="0" w:space="0" w:color="auto"/>
        <w:right w:val="none" w:sz="0" w:space="0" w:color="auto"/>
      </w:divBdr>
    </w:div>
    <w:div w:id="190191481">
      <w:marLeft w:val="0"/>
      <w:marRight w:val="0"/>
      <w:marTop w:val="0"/>
      <w:marBottom w:val="0"/>
      <w:divBdr>
        <w:top w:val="none" w:sz="0" w:space="0" w:color="auto"/>
        <w:left w:val="none" w:sz="0" w:space="0" w:color="auto"/>
        <w:bottom w:val="none" w:sz="0" w:space="0" w:color="auto"/>
        <w:right w:val="none" w:sz="0" w:space="0" w:color="auto"/>
      </w:divBdr>
    </w:div>
    <w:div w:id="190191482">
      <w:marLeft w:val="0"/>
      <w:marRight w:val="0"/>
      <w:marTop w:val="0"/>
      <w:marBottom w:val="0"/>
      <w:divBdr>
        <w:top w:val="none" w:sz="0" w:space="0" w:color="auto"/>
        <w:left w:val="none" w:sz="0" w:space="0" w:color="auto"/>
        <w:bottom w:val="none" w:sz="0" w:space="0" w:color="auto"/>
        <w:right w:val="none" w:sz="0" w:space="0" w:color="auto"/>
      </w:divBdr>
    </w:div>
    <w:div w:id="190191483">
      <w:marLeft w:val="0"/>
      <w:marRight w:val="0"/>
      <w:marTop w:val="0"/>
      <w:marBottom w:val="0"/>
      <w:divBdr>
        <w:top w:val="none" w:sz="0" w:space="0" w:color="auto"/>
        <w:left w:val="none" w:sz="0" w:space="0" w:color="auto"/>
        <w:bottom w:val="none" w:sz="0" w:space="0" w:color="auto"/>
        <w:right w:val="none" w:sz="0" w:space="0" w:color="auto"/>
      </w:divBdr>
    </w:div>
    <w:div w:id="190191484">
      <w:marLeft w:val="0"/>
      <w:marRight w:val="0"/>
      <w:marTop w:val="0"/>
      <w:marBottom w:val="0"/>
      <w:divBdr>
        <w:top w:val="none" w:sz="0" w:space="0" w:color="auto"/>
        <w:left w:val="none" w:sz="0" w:space="0" w:color="auto"/>
        <w:bottom w:val="none" w:sz="0" w:space="0" w:color="auto"/>
        <w:right w:val="none" w:sz="0" w:space="0" w:color="auto"/>
      </w:divBdr>
    </w:div>
    <w:div w:id="190191485">
      <w:marLeft w:val="0"/>
      <w:marRight w:val="0"/>
      <w:marTop w:val="0"/>
      <w:marBottom w:val="0"/>
      <w:divBdr>
        <w:top w:val="none" w:sz="0" w:space="0" w:color="auto"/>
        <w:left w:val="none" w:sz="0" w:space="0" w:color="auto"/>
        <w:bottom w:val="none" w:sz="0" w:space="0" w:color="auto"/>
        <w:right w:val="none" w:sz="0" w:space="0" w:color="auto"/>
      </w:divBdr>
    </w:div>
    <w:div w:id="190191486">
      <w:marLeft w:val="0"/>
      <w:marRight w:val="0"/>
      <w:marTop w:val="0"/>
      <w:marBottom w:val="0"/>
      <w:divBdr>
        <w:top w:val="none" w:sz="0" w:space="0" w:color="auto"/>
        <w:left w:val="none" w:sz="0" w:space="0" w:color="auto"/>
        <w:bottom w:val="none" w:sz="0" w:space="0" w:color="auto"/>
        <w:right w:val="none" w:sz="0" w:space="0" w:color="auto"/>
      </w:divBdr>
    </w:div>
    <w:div w:id="190191487">
      <w:marLeft w:val="0"/>
      <w:marRight w:val="0"/>
      <w:marTop w:val="0"/>
      <w:marBottom w:val="0"/>
      <w:divBdr>
        <w:top w:val="none" w:sz="0" w:space="0" w:color="auto"/>
        <w:left w:val="none" w:sz="0" w:space="0" w:color="auto"/>
        <w:bottom w:val="none" w:sz="0" w:space="0" w:color="auto"/>
        <w:right w:val="none" w:sz="0" w:space="0" w:color="auto"/>
      </w:divBdr>
    </w:div>
    <w:div w:id="190191488">
      <w:marLeft w:val="0"/>
      <w:marRight w:val="0"/>
      <w:marTop w:val="0"/>
      <w:marBottom w:val="0"/>
      <w:divBdr>
        <w:top w:val="none" w:sz="0" w:space="0" w:color="auto"/>
        <w:left w:val="none" w:sz="0" w:space="0" w:color="auto"/>
        <w:bottom w:val="none" w:sz="0" w:space="0" w:color="auto"/>
        <w:right w:val="none" w:sz="0" w:space="0" w:color="auto"/>
      </w:divBdr>
    </w:div>
    <w:div w:id="190191489">
      <w:marLeft w:val="0"/>
      <w:marRight w:val="0"/>
      <w:marTop w:val="0"/>
      <w:marBottom w:val="0"/>
      <w:divBdr>
        <w:top w:val="none" w:sz="0" w:space="0" w:color="auto"/>
        <w:left w:val="none" w:sz="0" w:space="0" w:color="auto"/>
        <w:bottom w:val="none" w:sz="0" w:space="0" w:color="auto"/>
        <w:right w:val="none" w:sz="0" w:space="0" w:color="auto"/>
      </w:divBdr>
    </w:div>
    <w:div w:id="190191490">
      <w:marLeft w:val="0"/>
      <w:marRight w:val="0"/>
      <w:marTop w:val="0"/>
      <w:marBottom w:val="0"/>
      <w:divBdr>
        <w:top w:val="none" w:sz="0" w:space="0" w:color="auto"/>
        <w:left w:val="none" w:sz="0" w:space="0" w:color="auto"/>
        <w:bottom w:val="none" w:sz="0" w:space="0" w:color="auto"/>
        <w:right w:val="none" w:sz="0" w:space="0" w:color="auto"/>
      </w:divBdr>
    </w:div>
    <w:div w:id="190191491">
      <w:marLeft w:val="0"/>
      <w:marRight w:val="0"/>
      <w:marTop w:val="0"/>
      <w:marBottom w:val="0"/>
      <w:divBdr>
        <w:top w:val="none" w:sz="0" w:space="0" w:color="auto"/>
        <w:left w:val="none" w:sz="0" w:space="0" w:color="auto"/>
        <w:bottom w:val="none" w:sz="0" w:space="0" w:color="auto"/>
        <w:right w:val="none" w:sz="0" w:space="0" w:color="auto"/>
      </w:divBdr>
    </w:div>
    <w:div w:id="1901914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1.xml" Id="rId39" /><Relationship Type="http://schemas.openxmlformats.org/officeDocument/2006/relationships/image" Target="media/image14.png" Id="rId21" /><Relationship Type="http://schemas.openxmlformats.org/officeDocument/2006/relationships/footer" Target="footer1.xml" Id="rId34" /><Relationship Type="http://schemas.openxmlformats.org/officeDocument/2006/relationships/customXml" Target="../customXml/item4.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3.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ntTable" Target="fontTable.xml" Id="rId37" /><Relationship Type="http://schemas.openxmlformats.org/officeDocument/2006/relationships/customXml" Target="../customXml/item2.xml" Id="rId40" /><Relationship Type="http://schemas.openxmlformats.org/officeDocument/2006/relationships/footnotes" Target="footnote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oter" Target="footer2.xml" Id="rId36" /><Relationship Type="http://schemas.openxmlformats.org/officeDocument/2006/relationships/hyperlink" Target="http://www.fao.org/fishery/collection/asfis/en" TargetMode="External"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customXml" Target="../customXml/item6.xm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jpe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eader" Target="header2.xml" Id="rId35" /><Relationship Type="http://schemas.openxmlformats.org/officeDocument/2006/relationships/customXml" Target="../customXml/item5.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eader" Target="header1.xml" Id="rId33" /><Relationship Type="http://schemas.openxmlformats.org/officeDocument/2006/relationships/theme" Target="theme/theme1.xml" Id="rId38" /><Relationship Type="http://schemas.microsoft.com/office/2011/relationships/people" Target="/word/people.xml" Id="R092ad318c58349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Stock Assessment Form for Small Pelagics" ma:contentTypeID="0x0101003E39676B2097884AA2E5F24F60C9716F00A564BF4F09A74241B14F0A94ED722B23" ma:contentTypeVersion="352" ma:contentTypeDescription="" ma:contentTypeScope="" ma:versionID="c3db9ea590caabf66f65542f92b1f10a">
  <xsd:schema xmlns:xsd="http://www.w3.org/2001/XMLSchema" xmlns:xs="http://www.w3.org/2001/XMLSchema" xmlns:p="http://schemas.microsoft.com/office/2006/metadata/properties" xmlns:ns2="89d1c476-04b1-4b40-9252-d887d263eb17" xmlns:ns3="8dbe349e-5e0a-40eb-bcf7-16baed068353" xmlns:ns5="eb18215c-a865-430b-ad8c-7e2c6a2e1b95" xmlns:ns6="78c0aace-a60f-4876-90af-421bf11e9445" targetNamespace="http://schemas.microsoft.com/office/2006/metadata/properties" ma:root="true" ma:fieldsID="f0f053be847e50fbdd90ba39f687a025" ns2:_="" ns3:_="" ns5:_="" ns6:_="">
    <xsd:import namespace="89d1c476-04b1-4b40-9252-d887d263eb17"/>
    <xsd:import namespace="8dbe349e-5e0a-40eb-bcf7-16baed068353"/>
    <xsd:import namespace="eb18215c-a865-430b-ad8c-7e2c6a2e1b95"/>
    <xsd:import namespace="78c0aace-a60f-4876-90af-421bf11e9445"/>
    <xsd:element name="properties">
      <xsd:complexType>
        <xsd:sequence>
          <xsd:element name="documentManagement">
            <xsd:complexType>
              <xsd:all>
                <xsd:element ref="ns2:_dlc_DocId" minOccurs="0"/>
                <xsd:element ref="ns2:_dlc_DocIdUrl" minOccurs="0"/>
                <xsd:element ref="ns2:_dlc_DocIdPersistId" minOccurs="0"/>
                <xsd:element ref="ns3:Country_1" minOccurs="0"/>
                <xsd:element ref="ns3:Country_2" minOccurs="0"/>
                <xsd:element ref="ns3:Country_3" minOccurs="0"/>
                <xsd:element ref="ns3:GSA_1" minOccurs="0"/>
                <xsd:element ref="ns3:GSA_2" minOccurs="0"/>
                <xsd:element ref="ns3:GSA_3" minOccurs="0"/>
                <xsd:element ref="ns3:Species"/>
                <xsd:element ref="ns3:Species_x003a_English_x0020_name" minOccurs="0"/>
                <xsd:element ref="ns3:Species_x003a_ISCAAP_x0020_Group_x0020_Code" minOccurs="0"/>
                <xsd:element ref="ns3:Species_x0020_Common_x0020_Name" minOccurs="0"/>
                <xsd:element ref="ns3:ISCAAP_x0020_Group" minOccurs="0"/>
                <xsd:element ref="ns3:Country1" minOccurs="0"/>
                <xsd:element ref="ns3:GSA_x0020_area" minOccurs="0"/>
                <xsd:element ref="ns3:Fleet_x0020_segment" minOccurs="0"/>
                <xsd:element ref="ns3:Fishing_x0020_gear_x0020_class" minOccurs="0"/>
                <xsd:element ref="ns3:Operational_x0020_Unit1" minOccurs="0"/>
                <xsd:element ref="ns3:Country20" minOccurs="0"/>
                <xsd:element ref="ns3:Secondary_x0020_GSA" minOccurs="0"/>
                <xsd:element ref="ns3:Fleet_x0020_Segment2" minOccurs="0"/>
                <xsd:element ref="ns3:Fishing_x0020_Gear_x0020_Class2" minOccurs="0"/>
                <xsd:element ref="ns3:Operational_x0020_Unit_x0020_2" minOccurs="0"/>
                <xsd:element ref="ns3:Country3" minOccurs="0"/>
                <xsd:element ref="ns3:_x0047_SA3" minOccurs="0"/>
                <xsd:element ref="ns3:Fleet_x0020_Segment3" minOccurs="0"/>
                <xsd:element ref="ns3:Fishing_x0020_Gear_x0020_Class3" minOccurs="0"/>
                <xsd:element ref="ns3:Operaitonal_x0020_Unit_x0020_3" minOccurs="0"/>
                <xsd:element ref="ns3:Country4" minOccurs="0"/>
                <xsd:element ref="ns3:_x0047_SA4" minOccurs="0"/>
                <xsd:element ref="ns3:Fleet_x0020_Segment4" minOccurs="0"/>
                <xsd:element ref="ns3:Fishing_x0020_Gear_x0020_Class4" minOccurs="0"/>
                <xsd:element ref="ns3:Operational_x0020_Unit_x0020_4" minOccurs="0"/>
                <xsd:element ref="ns3:Country5" minOccurs="0"/>
                <xsd:element ref="ns3:_x0047_SA5" minOccurs="0"/>
                <xsd:element ref="ns3:Fleet_x0020_Segment5" minOccurs="0"/>
                <xsd:element ref="ns3:Fishing_x0020_Gear_x0020_Class5" minOccurs="0"/>
                <xsd:element ref="ns3:Operational_x0020_Unit_x0020_5" minOccurs="0"/>
                <xsd:element ref="ns3:Stock_x0020_Assessment_x0020_Method" minOccurs="0"/>
                <xsd:element ref="ns3:Unidimensional_x0020_Stock_x0020_Status" minOccurs="0"/>
                <xsd:element ref="ns3:BSS_x0020_Exploitation_x0020_Rate" minOccurs="0"/>
                <xsd:element ref="ns3:BSS_x0020_Stock_x0020_Abundance" minOccurs="0"/>
                <xsd:element ref="ns3:Catch_x0020_Classification" minOccurs="0"/>
                <xsd:element ref="ns3:Authors" minOccurs="0"/>
                <xsd:element ref="ns3:Document_x0020_Abstract" minOccurs="0"/>
                <xsd:element ref="ns3:Reporting_x0020_year"/>
                <xsd:element ref="ns3:JustCreated" minOccurs="0"/>
                <xsd:element ref="ns3:Form_x0020_Type"/>
                <xsd:element ref="ns3:Assessment_x0020_Status" minOccurs="0"/>
                <xsd:element ref="ns5:Current_x0020_F" minOccurs="0"/>
                <xsd:element ref="ns5:Current_x0020_SSB" minOccurs="0"/>
                <xsd:element ref="ns5:Current_x0020_Recruitment" minOccurs="0"/>
                <xsd:element ref="ns5:Start_x0020_Year" minOccurs="0"/>
                <xsd:element ref="ns5:End_x0020_Year" minOccurs="0"/>
                <xsd:element ref="ns5:NewColumn3" minOccurs="0"/>
                <xsd:element ref="ns5:Flim" minOccurs="0"/>
                <xsd:element ref="ns5:Fmsy" minOccurs="0"/>
                <xsd:element ref="ns5:Bpa" minOccurs="0"/>
                <xsd:element ref="ns5:Blim" minOccurs="0"/>
                <xsd:element ref="ns5:Bmsy" minOccurs="0"/>
                <xsd:element ref="ns5:Final_x0020_Advice" minOccurs="0"/>
                <xsd:element ref="ns5:Fisheries_x0020_independent_x0020_information" minOccurs="0"/>
                <xsd:element ref="ns5:NewColumn4" minOccurs="0"/>
                <xsd:element ref="ns5:AssessmentStatus" minOccurs="0"/>
                <xsd:element ref="ns5:Secretariat_x0020_Comments" minOccurs="0"/>
                <xsd:element ref="ns6:Type_x0020_of_x0020_Assessment" minOccurs="0"/>
                <xsd:element ref="ns5:Countries" minOccurs="0"/>
                <xsd:element ref="ns5:GSAs" minOccurs="0"/>
                <xsd:element ref="ns5:Fmsy0" minOccurs="0"/>
                <xsd:element ref="ns5:Reference_x0020_Year"/>
                <xsd:element ref="ns5:Current_x0020_Catch_x002f_Landing" minOccurs="0"/>
                <xsd:element ref="ns5:Units" minOccurs="0"/>
                <xsd:element ref="ns5:Length_x0020_type" minOccurs="0"/>
                <xsd:element ref="ns5:Maximum_x0020_size" minOccurs="0"/>
                <xsd:element ref="ns5:Size_x0020_at_x0020_first_x0020_maturity" minOccurs="0"/>
                <xsd:element ref="ns5:Recruitment_x0020_size" minOccurs="0"/>
                <xsd:element ref="ns5:Natural_x0020_mortality" minOccurs="0"/>
                <xsd:element ref="ns5:L_x0020_inf" minOccurs="0"/>
                <xsd:element ref="ns5:K" minOccurs="0"/>
                <xsd:element ref="ns5:_x0074_0" minOccurs="0"/>
                <xsd:element ref="ns5:lwa" minOccurs="0"/>
                <xsd:element ref="ns5:lwb" minOccurs="0"/>
                <xsd:element ref="ns5:CurrentE" minOccurs="0"/>
                <xsd:element ref="ns5:CurrentTB" minOccurs="0"/>
                <xsd:element ref="ns6:SharedWithUsers" minOccurs="0"/>
                <xsd:element ref="ns6:SharingHintHash" minOccurs="0"/>
                <xsd:element ref="ns6:SharedWithDetails" minOccurs="0"/>
                <xsd:element ref="ns2:LastSharedByUser" minOccurs="0"/>
                <xsd:element ref="ns2: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1c476-04b1-4b40-9252-d887d263eb1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LastSharedByUser" ma:index="101" nillable="true" ma:displayName="Last Shared By User" ma:description="" ma:internalName="LastSharedByUser" ma:readOnly="true">
      <xsd:simpleType>
        <xsd:restriction base="dms:Note">
          <xsd:maxLength value="255"/>
        </xsd:restriction>
      </xsd:simpleType>
    </xsd:element>
    <xsd:element name="LastSharedByTime" ma:index="10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dbe349e-5e0a-40eb-bcf7-16baed068353" elementFormDefault="qualified">
    <xsd:import namespace="http://schemas.microsoft.com/office/2006/documentManagement/types"/>
    <xsd:import namespace="http://schemas.microsoft.com/office/infopath/2007/PartnerControls"/>
    <xsd:element name="Country_1" ma:index="11" nillable="true" ma:displayName="Country_1" ma:list="{9e51ce67-e8b6-4025-a043-0348a66fc286}" ma:internalName="Country_1" ma:showField="Title" ma:web="78c0aace-a60f-4876-90af-421bf11e9445">
      <xsd:simpleType>
        <xsd:restriction base="dms:Lookup"/>
      </xsd:simpleType>
    </xsd:element>
    <xsd:element name="Country_2" ma:index="12" nillable="true" ma:displayName="Country_2" ma:list="{9e51ce67-e8b6-4025-a043-0348a66fc286}" ma:internalName="Country_2" ma:showField="Title" ma:web="78c0aace-a60f-4876-90af-421bf11e9445">
      <xsd:simpleType>
        <xsd:restriction base="dms:Lookup"/>
      </xsd:simpleType>
    </xsd:element>
    <xsd:element name="Country_3" ma:index="13" nillable="true" ma:displayName="Country_3" ma:list="{9e51ce67-e8b6-4025-a043-0348a66fc286}" ma:internalName="Country_3" ma:showField="Title" ma:web="78c0aace-a60f-4876-90af-421bf11e9445">
      <xsd:simpleType>
        <xsd:restriction base="dms:Lookup"/>
      </xsd:simpleType>
    </xsd:element>
    <xsd:element name="GSA_1" ma:index="14" nillable="true" ma:displayName="GSA_1" ma:list="{396c4aa6-6bfe-4a49-a306-87a6229fa984}" ma:internalName="GSA_1" ma:readOnly="false" ma:showField="LinkTitleNoMenu" ma:web="78c0aace-a60f-4876-90af-421bf11e9445">
      <xsd:simpleType>
        <xsd:restriction base="dms:Lookup"/>
      </xsd:simpleType>
    </xsd:element>
    <xsd:element name="GSA_2" ma:index="15" nillable="true" ma:displayName="GSA_2" ma:list="{396c4aa6-6bfe-4a49-a306-87a6229fa984}" ma:internalName="GSA_2" ma:showField="LinkTitleNoMenu" ma:web="78c0aace-a60f-4876-90af-421bf11e9445">
      <xsd:simpleType>
        <xsd:restriction base="dms:Lookup"/>
      </xsd:simpleType>
    </xsd:element>
    <xsd:element name="GSA_3" ma:index="16" nillable="true" ma:displayName="GSA_3" ma:list="{396c4aa6-6bfe-4a49-a306-87a6229fa984}" ma:internalName="GSA_3" ma:showField="LinkTitleNoMenu" ma:web="78c0aace-a60f-4876-90af-421bf11e9445">
      <xsd:simpleType>
        <xsd:restriction base="dms:Lookup"/>
      </xsd:simpleType>
    </xsd:element>
    <xsd:element name="Species" ma:index="17" ma:displayName="Species" ma:indexed="true" ma:list="{14b74682-e582-4c71-8604-a5c48b10af42}" ma:internalName="Species" ma:showField="Title" ma:web="78c0aace-a60f-4876-90af-421bf11e9445">
      <xsd:simpleType>
        <xsd:restriction base="dms:Lookup"/>
      </xsd:simpleType>
    </xsd:element>
    <xsd:element name="Species_x003a_English_x0020_name" ma:index="18" nillable="true" ma:displayName="Species:English name" ma:list="{14b74682-e582-4c71-8604-a5c48b10af42}" ma:internalName="Species_x003a_English_x0020_name" ma:readOnly="true" ma:showField="English_x0020_name" ma:web="78c0aace-a60f-4876-90af-421bf11e9445">
      <xsd:simpleType>
        <xsd:restriction base="dms:Lookup"/>
      </xsd:simpleType>
    </xsd:element>
    <xsd:element name="Species_x003a_ISCAAP_x0020_Group_x0020_Code" ma:index="19" nillable="true" ma:displayName="Species:ISCAAP Group Code" ma:list="{14b74682-e582-4c71-8604-a5c48b10af42}" ma:internalName="Species_x003a_ISCAAP_x0020_Group_x0020_Code" ma:readOnly="true" ma:showField="ISCAAP_x0020_Group_x0020_Code" ma:web="78c0aace-a60f-4876-90af-421bf11e9445">
      <xsd:simpleType>
        <xsd:restriction base="dms:Lookup"/>
      </xsd:simpleType>
    </xsd:element>
    <xsd:element name="Species_x0020_Common_x0020_Name" ma:index="20" nillable="true" ma:displayName="Species Common Name" ma:description="This value is automatically set by the system when the scientific name is chosen and the document is saved." ma:internalName="Species_x0020_Common_x0020_Name">
      <xsd:simpleType>
        <xsd:restriction base="dms:Text">
          <xsd:maxLength value="255"/>
        </xsd:restriction>
      </xsd:simpleType>
    </xsd:element>
    <xsd:element name="ISCAAP_x0020_Group" ma:index="21" nillable="true" ma:displayName="ISCAAP Group" ma:description="This value is automatically set by the system upon the document is saved." ma:internalName="ISCAAP_x0020_Group">
      <xsd:simpleType>
        <xsd:restriction base="dms:Text">
          <xsd:maxLength value="255"/>
        </xsd:restriction>
      </xsd:simpleType>
    </xsd:element>
    <xsd:element name="Country1" ma:index="22" nillable="true" ma:displayName="OUCountry1" ma:description="Country involved in the 1st Operational Unit" ma:list="{9e51ce67-e8b6-4025-a043-0348a66fc286}" ma:internalName="Country1" ma:showField="LinkTitleNoMenu" ma:web="78c0aace-a60f-4876-90af-421bf11e9445">
      <xsd:simpleType>
        <xsd:restriction base="dms:Lookup"/>
      </xsd:simpleType>
    </xsd:element>
    <xsd:element name="GSA_x0020_area" ma:index="23" nillable="true" ma:displayName="GSA1" ma:indexed="true" ma:list="{396c4aa6-6bfe-4a49-a306-87a6229fa984}" ma:internalName="GSA_x0020_area" ma:showField="Title" ma:web="78c0aace-a60f-4876-90af-421bf11e9445">
      <xsd:simpleType>
        <xsd:restriction base="dms:Lookup"/>
      </xsd:simpleType>
    </xsd:element>
    <xsd:element name="Fleet_x0020_segment" ma:index="24" nillable="true" ma:displayName="Fleet Segment1" ma:list="{dcc8e4fe-fbb4-400d-98d0-201a77b4fcc4}" ma:internalName="Fleet_x0020_segment" ma:showField="Segment" ma:web="78c0aace-a60f-4876-90af-421bf11e9445">
      <xsd:simpleType>
        <xsd:restriction base="dms:Lookup"/>
      </xsd:simpleType>
    </xsd:element>
    <xsd:element name="Fishing_x0020_gear_x0020_class" ma:index="25" nillable="true" ma:displayName="Fishing Gear Class1" ma:list="{546f3213-3ba1-440c-b5ff-4ab4aab34a0f}" ma:internalName="Fishing_x0020_gear_x0020_class" ma:showField="name_eng" ma:web="78c0aace-a60f-4876-90af-421bf11e9445">
      <xsd:simpleType>
        <xsd:restriction base="dms:Lookup"/>
      </xsd:simpleType>
    </xsd:element>
    <xsd:element name="Operational_x0020_Unit1" ma:index="26" nillable="true" ma:displayName="Operational Unit1" ma:description="This value is automatically set by the system when all the necessary fields have been filled (Country, GSA, Fleet Segment, Gear Class and Scientific Name of the Species) is chosen and the document is saved." ma:internalName="Operational_x0020_Unit1">
      <xsd:simpleType>
        <xsd:restriction base="dms:Text">
          <xsd:maxLength value="255"/>
        </xsd:restriction>
      </xsd:simpleType>
    </xsd:element>
    <xsd:element name="Country20" ma:index="27" nillable="true" ma:displayName="OUCountry2" ma:description="Country involved in OU2" ma:list="{9e51ce67-e8b6-4025-a043-0348a66fc286}" ma:internalName="Country20" ma:showField="Title" ma:web="78c0aace-a60f-4876-90af-421bf11e9445">
      <xsd:simpleType>
        <xsd:restriction base="dms:Lookup"/>
      </xsd:simpleType>
    </xsd:element>
    <xsd:element name="Secondary_x0020_GSA" ma:index="28" nillable="true" ma:displayName="GSA2" ma:list="{396c4aa6-6bfe-4a49-a306-87a6229fa984}" ma:internalName="Secondary_x0020_GSA" ma:showField="Title" ma:web="78c0aace-a60f-4876-90af-421bf11e9445">
      <xsd:simpleType>
        <xsd:restriction base="dms:Lookup"/>
      </xsd:simpleType>
    </xsd:element>
    <xsd:element name="Fleet_x0020_Segment2" ma:index="29" nillable="true" ma:displayName="Fleet Segment2" ma:list="{dcc8e4fe-fbb4-400d-98d0-201a77b4fcc4}" ma:internalName="Fleet_x0020_Segment2" ma:readOnly="false" ma:showField="Segment" ma:web="78c0aace-a60f-4876-90af-421bf11e9445">
      <xsd:simpleType>
        <xsd:restriction base="dms:Lookup"/>
      </xsd:simpleType>
    </xsd:element>
    <xsd:element name="Fishing_x0020_Gear_x0020_Class2" ma:index="30" nillable="true" ma:displayName="Fishing Gear Class2" ma:list="{546f3213-3ba1-440c-b5ff-4ab4aab34a0f}" ma:internalName="Fishing_x0020_Gear_x0020_Class2" ma:readOnly="false" ma:showField="name_eng" ma:web="78c0aace-a60f-4876-90af-421bf11e9445">
      <xsd:simpleType>
        <xsd:restriction base="dms:Lookup"/>
      </xsd:simpleType>
    </xsd:element>
    <xsd:element name="Operational_x0020_Unit_x0020_2" ma:index="31" nillable="true" ma:displayName="Operational Unit2" ma:description="This value is automatically set by the system when all the necessary fields have been filled (Country, GSA, Fleet Segment, Gear Class and Scientific Name of the Species) is chosen and the document is saved." ma:internalName="Operational_x0020_Unit_x0020_2">
      <xsd:simpleType>
        <xsd:restriction base="dms:Text">
          <xsd:maxLength value="255"/>
        </xsd:restriction>
      </xsd:simpleType>
    </xsd:element>
    <xsd:element name="Country3" ma:index="32" nillable="true" ma:displayName="OUCountry3" ma:description="Country involved in OU3" ma:list="{9e51ce67-e8b6-4025-a043-0348a66fc286}" ma:internalName="Country3" ma:showField="Title" ma:web="78c0aace-a60f-4876-90af-421bf11e9445">
      <xsd:simpleType>
        <xsd:restriction base="dms:Lookup"/>
      </xsd:simpleType>
    </xsd:element>
    <xsd:element name="_x0047_SA3" ma:index="33" nillable="true" ma:displayName="GSA3" ma:list="{396c4aa6-6bfe-4a49-a306-87a6229fa984}" ma:internalName="_x0047_SA3" ma:showField="Title" ma:web="78c0aace-a60f-4876-90af-421bf11e9445">
      <xsd:simpleType>
        <xsd:restriction base="dms:Lookup"/>
      </xsd:simpleType>
    </xsd:element>
    <xsd:element name="Fleet_x0020_Segment3" ma:index="34" nillable="true" ma:displayName="Fleet Segment3" ma:list="{dcc8e4fe-fbb4-400d-98d0-201a77b4fcc4}" ma:internalName="Fleet_x0020_Segment3" ma:readOnly="false" ma:showField="Segment" ma:web="78c0aace-a60f-4876-90af-421bf11e9445">
      <xsd:simpleType>
        <xsd:restriction base="dms:Lookup"/>
      </xsd:simpleType>
    </xsd:element>
    <xsd:element name="Fishing_x0020_Gear_x0020_Class3" ma:index="35" nillable="true" ma:displayName="Fishing Gear Class3" ma:list="{546f3213-3ba1-440c-b5ff-4ab4aab34a0f}" ma:internalName="Fishing_x0020_Gear_x0020_Class3" ma:readOnly="false" ma:showField="name_eng" ma:web="78c0aace-a60f-4876-90af-421bf11e9445">
      <xsd:simpleType>
        <xsd:restriction base="dms:Lookup"/>
      </xsd:simpleType>
    </xsd:element>
    <xsd:element name="Operaitonal_x0020_Unit_x0020_3" ma:index="36" nillable="true" ma:displayName="Operational Unit3" ma:description="This value is automatically set by the system when all the necessary fields have been filled (Country, GSA, Fleet Segment, Gear Class and Scientific Name of the Species) is chosen and the document is saved." ma:internalName="Operaitonal_x0020_Unit_x0020_3">
      <xsd:simpleType>
        <xsd:restriction base="dms:Text">
          <xsd:maxLength value="255"/>
        </xsd:restriction>
      </xsd:simpleType>
    </xsd:element>
    <xsd:element name="Country4" ma:index="37" nillable="true" ma:displayName="OUCountry4" ma:description="Country involved in OU4" ma:list="{9e51ce67-e8b6-4025-a043-0348a66fc286}" ma:internalName="Country4" ma:showField="Title" ma:web="78c0aace-a60f-4876-90af-421bf11e9445">
      <xsd:simpleType>
        <xsd:restriction base="dms:Lookup"/>
      </xsd:simpleType>
    </xsd:element>
    <xsd:element name="_x0047_SA4" ma:index="38" nillable="true" ma:displayName="GSA4" ma:list="{396c4aa6-6bfe-4a49-a306-87a6229fa984}" ma:internalName="_x0047_SA4" ma:showField="Title" ma:web="78c0aace-a60f-4876-90af-421bf11e9445">
      <xsd:simpleType>
        <xsd:restriction base="dms:Lookup"/>
      </xsd:simpleType>
    </xsd:element>
    <xsd:element name="Fleet_x0020_Segment4" ma:index="39" nillable="true" ma:displayName="Fleet Segment4" ma:list="{dcc8e4fe-fbb4-400d-98d0-201a77b4fcc4}" ma:internalName="Fleet_x0020_Segment4" ma:readOnly="false" ma:showField="Segment" ma:web="78c0aace-a60f-4876-90af-421bf11e9445">
      <xsd:simpleType>
        <xsd:restriction base="dms:Lookup"/>
      </xsd:simpleType>
    </xsd:element>
    <xsd:element name="Fishing_x0020_Gear_x0020_Class4" ma:index="40" nillable="true" ma:displayName="Fishing Gear Class4" ma:list="{546f3213-3ba1-440c-b5ff-4ab4aab34a0f}" ma:internalName="Fishing_x0020_Gear_x0020_Class4" ma:readOnly="false" ma:showField="name_eng" ma:web="78c0aace-a60f-4876-90af-421bf11e9445">
      <xsd:simpleType>
        <xsd:restriction base="dms:Lookup"/>
      </xsd:simpleType>
    </xsd:element>
    <xsd:element name="Operational_x0020_Unit_x0020_4" ma:index="41" nillable="true" ma:displayName="Operational Unit4" ma:description="This value is automatically set by the system when all the necessary fields have been filled (Country, GSA, Fleet Segment, Gear Class and Scientific Name of the Species) is chosen and the document is saved." ma:internalName="Operational_x0020_Unit_x0020_4">
      <xsd:simpleType>
        <xsd:restriction base="dms:Text">
          <xsd:maxLength value="255"/>
        </xsd:restriction>
      </xsd:simpleType>
    </xsd:element>
    <xsd:element name="Country5" ma:index="42" nillable="true" ma:displayName="OUCountry5" ma:description="Country involved in OU5" ma:list="{9e51ce67-e8b6-4025-a043-0348a66fc286}" ma:internalName="Country5" ma:showField="Title" ma:web="78c0aace-a60f-4876-90af-421bf11e9445">
      <xsd:simpleType>
        <xsd:restriction base="dms:Lookup"/>
      </xsd:simpleType>
    </xsd:element>
    <xsd:element name="_x0047_SA5" ma:index="43" nillable="true" ma:displayName="GSA5" ma:list="{396c4aa6-6bfe-4a49-a306-87a6229fa984}" ma:internalName="_x0047_SA5" ma:showField="Title" ma:web="78c0aace-a60f-4876-90af-421bf11e9445">
      <xsd:simpleType>
        <xsd:restriction base="dms:Lookup"/>
      </xsd:simpleType>
    </xsd:element>
    <xsd:element name="Fleet_x0020_Segment5" ma:index="44" nillable="true" ma:displayName="Fleet Segment5" ma:list="{dcc8e4fe-fbb4-400d-98d0-201a77b4fcc4}" ma:internalName="Fleet_x0020_Segment5" ma:readOnly="false" ma:showField="Segment" ma:web="78c0aace-a60f-4876-90af-421bf11e9445">
      <xsd:simpleType>
        <xsd:restriction base="dms:Lookup"/>
      </xsd:simpleType>
    </xsd:element>
    <xsd:element name="Fishing_x0020_Gear_x0020_Class5" ma:index="45" nillable="true" ma:displayName="Fishing Gear Class5" ma:list="{546f3213-3ba1-440c-b5ff-4ab4aab34a0f}" ma:internalName="Fishing_x0020_Gear_x0020_Class5" ma:readOnly="false" ma:showField="name_eng" ma:web="78c0aace-a60f-4876-90af-421bf11e9445">
      <xsd:simpleType>
        <xsd:restriction base="dms:Lookup"/>
      </xsd:simpleType>
    </xsd:element>
    <xsd:element name="Operational_x0020_Unit_x0020_5" ma:index="46" nillable="true" ma:displayName="Operational Unit5" ma:description="This value is automatically set by the system when all the necessary fields have been filled (Country, GSA, Fleet Segment, Gear Class and Scientific Name of the Species) is chosen and the document is saved." ma:internalName="Operational_x0020_Unit_x0020_5">
      <xsd:simpleType>
        <xsd:restriction base="dms:Text">
          <xsd:maxLength value="255"/>
        </xsd:restriction>
      </xsd:simpleType>
    </xsd:element>
    <xsd:element name="Stock_x0020_Assessment_x0020_Method" ma:index="47" nillable="true" ma:displayName="Stock Assessment Method" ma:default="Direct" ma:format="Dropdown" ma:indexed="true" ma:internalName="Stock_x0020_Assessment_x0020_Method">
      <xsd:simpleType>
        <xsd:restriction base="dms:Choice">
          <xsd:enumeration value="Direct"/>
          <xsd:enumeration value="Indirect"/>
          <xsd:enumeration value="Combined"/>
          <xsd:enumeration value="None"/>
        </xsd:restriction>
      </xsd:simpleType>
    </xsd:element>
    <xsd:element name="Unidimensional_x0020_Stock_x0020_Status" ma:index="48" nillable="true" ma:displayName="Unidimensional Stock Status" ma:list="{706cdfec-a9ae-4869-a5d5-35496c6cf87f}" ma:internalName="Unidimensional_x0020_Stock_x0020_Status" ma:readOnly="false" ma:showField="LinkTitleNoMenu" ma:web="78c0aace-a60f-4876-90af-421bf11e9445">
      <xsd:simpleType>
        <xsd:restriction base="dms:Lookup"/>
      </xsd:simpleType>
    </xsd:element>
    <xsd:element name="BSS_x0020_Exploitation_x0020_Rate" ma:index="49" nillable="true" ma:displayName="BSS Exploitation Rate" ma:default="(Not assigned yet)" ma:description="Bidimensional Stock Status: Exploitation Rate" ma:format="Dropdown" ma:indexed="true" ma:internalName="BSS_x0020_Exploitation_x0020_Rate">
      <xsd:simpleType>
        <xsd:restriction base="dms:Choice">
          <xsd:enumeration value="(Not assigned yet)"/>
          <xsd:enumeration value="No or low fishing mortality"/>
          <xsd:enumeration value="Moderate fishing mortality"/>
          <xsd:enumeration value="High fishing mortality"/>
          <xsd:enumeration value="None of the above"/>
          <xsd:enumeration value="Not known or uncertain"/>
          <xsd:enumeration value="Undeveloped or new fishery"/>
          <xsd:enumeration value="Sustainable exploitation"/>
          <xsd:enumeration value="In Overfishing status"/>
          <xsd:enumeration value="In Overfishing status (Low)"/>
          <xsd:enumeration value="In Overfishing status (Moderate)"/>
          <xsd:enumeration value="In Overfishing status (High)"/>
          <xsd:enumeration value="Collapsed"/>
        </xsd:restriction>
      </xsd:simpleType>
    </xsd:element>
    <xsd:element name="BSS_x0020_Stock_x0020_Abundance" ma:index="50" nillable="true" ma:displayName="BSS Stock Abundance" ma:default="(Not assigned yet)" ma:description="Bidimensional Stock Status: Stock Abundance" ma:format="Dropdown" ma:indexed="true" ma:internalName="BSS_x0020_Stock_x0020_Abundance">
      <xsd:simpleType>
        <xsd:restriction base="dms:Choice">
          <xsd:enumeration value="(Not assigned yet)"/>
          <xsd:enumeration value="Virgin or high abundance"/>
          <xsd:enumeration value="Intermediate abundance"/>
          <xsd:enumeration value="Low abundance"/>
          <xsd:enumeration value="None of the above"/>
          <xsd:enumeration value="Depleted"/>
          <xsd:enumeration value="Uncertain / Not assessed"/>
          <xsd:enumeration value="Not known or uncertain"/>
          <xsd:enumeration value="Sustainably exploited"/>
          <xsd:enumeration value="Biomass above reference points"/>
          <xsd:enumeration value="Overexploited"/>
          <xsd:enumeration value="With relative low biomass level"/>
          <xsd:enumeration value="With relative moderate biomass level"/>
          <xsd:enumeration value="With relative high biomass level"/>
          <xsd:enumeration value="Recovering"/>
        </xsd:restriction>
      </xsd:simpleType>
    </xsd:element>
    <xsd:element name="Catch_x0020_Classification" ma:index="51" nillable="true" ma:displayName="Catch Classification" ma:list="{652124d3-7e26-46ba-8915-eb9710eb20ed}" ma:internalName="Catch_x0020_Classification" ma:showField="Title" ma:web="78c0aace-a60f-4876-90af-421bf11e9445">
      <xsd:simpleType>
        <xsd:restriction base="dms:Lookup"/>
      </xsd:simpleType>
    </xsd:element>
    <xsd:element name="Authors" ma:index="52" nillable="true" ma:displayName="Authors" ma:internalName="Authors">
      <xsd:simpleType>
        <xsd:restriction base="dms:Text">
          <xsd:maxLength value="255"/>
        </xsd:restriction>
      </xsd:simpleType>
    </xsd:element>
    <xsd:element name="Document_x0020_Abstract" ma:index="54" nillable="true" ma:displayName="Document Abstract" ma:description="A brief abstract from this document" ma:hidden="true" ma:internalName="Document_x0020_Abstract" ma:readOnly="false">
      <xsd:simpleType>
        <xsd:restriction base="dms:Note"/>
      </xsd:simpleType>
    </xsd:element>
    <xsd:element name="Reporting_x0020_year" ma:index="55" ma:displayName="Reporting year" ma:default="2018" ma:description="" ma:format="Dropdown" ma:indexed="true" ma:internalName="Reporting_x0020_year">
      <xsd:simpleType>
        <xsd:restriction base="dms:Choice">
          <xsd:enumeration value="2000"/>
          <xsd:enumeration value="2001"/>
          <xsd:enumeration value="2002"/>
          <xsd:enumeration value="2003"/>
          <xsd:enumeration value="2004"/>
          <xsd:enumeration value="2005"/>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enumeration value="2018"/>
        </xsd:restriction>
      </xsd:simpleType>
    </xsd:element>
    <xsd:element name="JustCreated" ma:index="56" nillable="true" ma:displayName="JustCreated" ma:default="1" ma:internalName="JustCreated">
      <xsd:simpleType>
        <xsd:restriction base="dms:Boolean"/>
      </xsd:simpleType>
    </xsd:element>
    <xsd:element name="Form_x0020_Type" ma:index="58" ma:displayName="Form Type" ma:format="Dropdown" ma:indexed="true" ma:internalName="Form_x0020_Type">
      <xsd:simpleType>
        <xsd:restriction base="dms:Choice">
          <xsd:enumeration value="Small Pelagics"/>
          <xsd:enumeration value="Demersal Species"/>
        </xsd:restriction>
      </xsd:simpleType>
    </xsd:element>
    <xsd:element name="Assessment_x0020_Status" ma:index="59" nillable="true" ma:displayName="Assessment Status" ma:default="Preliminary" ma:format="Dropdown" ma:indexed="true" ma:internalName="Assessment_x0020_Status">
      <xsd:simpleType>
        <xsd:restriction base="dms:Choice">
          <xsd:enumeration value="Preliminary"/>
          <xsd:enumeration value="Validated"/>
        </xsd:restriction>
      </xsd:simpleType>
    </xsd:element>
  </xsd:schema>
  <xsd:schema xmlns:xsd="http://www.w3.org/2001/XMLSchema" xmlns:xs="http://www.w3.org/2001/XMLSchema" xmlns:dms="http://schemas.microsoft.com/office/2006/documentManagement/types" xmlns:pc="http://schemas.microsoft.com/office/infopath/2007/PartnerControls" targetNamespace="eb18215c-a865-430b-ad8c-7e2c6a2e1b95" elementFormDefault="qualified">
    <xsd:import namespace="http://schemas.microsoft.com/office/2006/documentManagement/types"/>
    <xsd:import namespace="http://schemas.microsoft.com/office/infopath/2007/PartnerControls"/>
    <xsd:element name="Current_x0020_F" ma:index="61" nillable="true" ma:displayName="Current F" ma:decimals="2" ma:description="" ma:internalName="Current_x0020_F" ma:percentage="FALSE">
      <xsd:simpleType>
        <xsd:restriction base="dms:Number"/>
      </xsd:simpleType>
    </xsd:element>
    <xsd:element name="Current_x0020_SSB" ma:index="62" nillable="true" ma:displayName="Current SSB" ma:decimals="2" ma:description="" ma:internalName="Current_x0020_SSB" ma:percentage="FALSE">
      <xsd:simpleType>
        <xsd:restriction base="dms:Number"/>
      </xsd:simpleType>
    </xsd:element>
    <xsd:element name="Current_x0020_Recruitment" ma:index="63" nillable="true" ma:displayName="Current Recruitment" ma:decimals="2" ma:description="" ma:internalName="Current_x0020_Recruitment" ma:percentage="FALSE">
      <xsd:simpleType>
        <xsd:restriction base="dms:Number"/>
      </xsd:simpleType>
    </xsd:element>
    <xsd:element name="Start_x0020_Year" ma:index="64" nillable="true" ma:displayName="Start Year" ma:decimals="0" ma:description="Start year for data used in the assessment (Time series)" ma:internalName="Start_x0020_Year" ma:percentage="FALSE">
      <xsd:simpleType>
        <xsd:restriction base="dms:Number"/>
      </xsd:simpleType>
    </xsd:element>
    <xsd:element name="End_x0020_Year" ma:index="65" nillable="true" ma:displayName="End Year" ma:decimals="0" ma:description="End year for data used in the assessment (Time series)" ma:internalName="End_x0020_Year" ma:percentage="FALSE">
      <xsd:simpleType>
        <xsd:restriction base="dms:Number"/>
      </xsd:simpleType>
    </xsd:element>
    <xsd:element name="NewColumn3" ma:index="67" nillable="true" ma:displayName="Fpa" ma:decimals="2" ma:description="" ma:internalName="NewColumn3">
      <xsd:simpleType>
        <xsd:restriction base="dms:Number"/>
      </xsd:simpleType>
    </xsd:element>
    <xsd:element name="Flim" ma:index="68" nillable="true" ma:displayName="Flim" ma:decimals="2" ma:description="" ma:internalName="Flim" ma:percentage="FALSE">
      <xsd:simpleType>
        <xsd:restriction base="dms:Number"/>
      </xsd:simpleType>
    </xsd:element>
    <xsd:element name="Fmsy" ma:index="69" nillable="true" ma:displayName="F0.1" ma:decimals="2" ma:default="0" ma:description="" ma:internalName="Fmsy" ma:percentage="FALSE">
      <xsd:simpleType>
        <xsd:restriction base="dms:Number"/>
      </xsd:simpleType>
    </xsd:element>
    <xsd:element name="Bpa" ma:index="70" nillable="true" ma:displayName="Bpa" ma:decimals="2" ma:description="" ma:internalName="Bpa" ma:percentage="FALSE">
      <xsd:simpleType>
        <xsd:restriction base="dms:Number"/>
      </xsd:simpleType>
    </xsd:element>
    <xsd:element name="Blim" ma:index="71" nillable="true" ma:displayName="Blim" ma:decimals="2" ma:description="" ma:internalName="Blim" ma:percentage="FALSE">
      <xsd:simpleType>
        <xsd:restriction base="dms:Number"/>
      </xsd:simpleType>
    </xsd:element>
    <xsd:element name="Bmsy" ma:index="72" nillable="true" ma:displayName="Bmsy" ma:decimals="2" ma:description="" ma:internalName="Bmsy" ma:percentage="FALSE">
      <xsd:simpleType>
        <xsd:restriction base="dms:Number"/>
      </xsd:simpleType>
    </xsd:element>
    <xsd:element name="Final_x0020_Advice" ma:index="74" nillable="true" ma:displayName="Final Advice" ma:description="" ma:internalName="Final_x0020_Advice">
      <xsd:simpleType>
        <xsd:restriction base="dms:Note"/>
      </xsd:simpleType>
    </xsd:element>
    <xsd:element name="Fisheries_x0020_independent_x0020_information" ma:index="75" nillable="true" ma:displayName="Fisheries independent information" ma:description="" ma:format="Dropdown" ma:internalName="Fisheries_x0020_independent_x0020_information">
      <xsd:simpleType>
        <xsd:union memberTypes="dms:Text">
          <xsd:simpleType>
            <xsd:restriction base="dms:Choice">
              <xsd:enumeration value="Acoustic"/>
              <xsd:enumeration value="Trawl"/>
            </xsd:restriction>
          </xsd:simpleType>
        </xsd:union>
      </xsd:simpleType>
    </xsd:element>
    <xsd:element name="NewColumn4" ma:index="76" nillable="true" ma:displayName="Type of assessment" ma:description="" ma:internalName="NewColumn4">
      <xsd:complexType>
        <xsd:complexContent>
          <xsd:extension base="dms:MultiChoiceFillIn">
            <xsd:sequence>
              <xsd:element name="Value" maxOccurs="unbounded" minOccurs="0" nillable="true">
                <xsd:simpleType>
                  <xsd:union memberTypes="dms:Text">
                    <xsd:simpleType>
                      <xsd:restriction base="dms:Choice">
                        <xsd:enumeration value="Acoustics survey"/>
                        <xsd:enumeration value="Egg production survey"/>
                        <xsd:enumeration value="Trawl survey"/>
                        <xsd:enumeration value="ICA"/>
                        <xsd:enumeration value="VPA"/>
                        <xsd:enumeration value="LCA"/>
                        <xsd:enumeration value="AMCI"/>
                        <xsd:enumeration value="XSA"/>
                        <xsd:enumeration value="Biomass models"/>
                        <xsd:enumeration value="Length based models"/>
                        <xsd:enumeration value="Y/R"/>
                      </xsd:restriction>
                    </xsd:simpleType>
                  </xsd:union>
                </xsd:simpleType>
              </xsd:element>
            </xsd:sequence>
          </xsd:extension>
        </xsd:complexContent>
      </xsd:complexType>
    </xsd:element>
    <xsd:element name="AssessmentStatus" ma:index="77" nillable="true" ma:displayName="AssessmentStatus" ma:list="{d10aade2-886b-4cf5-a48d-78cfde4b7b8d}" ma:internalName="AssessmentStatus" ma:showField="Title" ma:web="78c0aace-a60f-4876-90af-421bf11e9445">
      <xsd:simpleType>
        <xsd:restriction base="dms:Lookup"/>
      </xsd:simpleType>
    </xsd:element>
    <xsd:element name="Secretariat_x0020_Comments" ma:index="78" nillable="true" ma:displayName="Secretariat Comments" ma:internalName="Secretariat_x0020_Comments">
      <xsd:simpleType>
        <xsd:restriction base="dms:Note"/>
      </xsd:simpleType>
    </xsd:element>
    <xsd:element name="Countries" ma:index="80" nillable="true" ma:displayName="Countries" ma:list="{9e51ce67-e8b6-4025-a043-0348a66fc286}" ma:internalName="Countries" ma:showField="LinkTitleNoMenu" ma:web="78c0aace-a60f-4876-90af-421bf11e9445">
      <xsd:complexType>
        <xsd:complexContent>
          <xsd:extension base="dms:MultiChoiceLookup">
            <xsd:sequence>
              <xsd:element name="Value" type="dms:Lookup" maxOccurs="unbounded" minOccurs="0" nillable="true"/>
            </xsd:sequence>
          </xsd:extension>
        </xsd:complexContent>
      </xsd:complexType>
    </xsd:element>
    <xsd:element name="GSAs" ma:index="81" nillable="true" ma:displayName="GSAs" ma:list="{396c4aa6-6bfe-4a49-a306-87a6229fa984}" ma:internalName="GSAs" ma:showField="LinkTitleNoMenu" ma:web="78c0aace-a60f-4876-90af-421bf11e9445">
      <xsd:complexType>
        <xsd:complexContent>
          <xsd:extension base="dms:MultiChoiceLookup">
            <xsd:sequence>
              <xsd:element name="Value" type="dms:Lookup" maxOccurs="unbounded" minOccurs="0" nillable="true"/>
            </xsd:sequence>
          </xsd:extension>
        </xsd:complexContent>
      </xsd:complexType>
    </xsd:element>
    <xsd:element name="Fmsy0" ma:index="82" nillable="true" ma:displayName="Fmsy" ma:decimals="2" ma:internalName="Fmsy0">
      <xsd:simpleType>
        <xsd:restriction base="dms:Number"/>
      </xsd:simpleType>
    </xsd:element>
    <xsd:element name="Reference_x0020_Year" ma:index="83" ma:displayName="Reference Year" ma:default="2017" ma:description="" ma:format="Dropdown" ma:internalName="Reference_x0020_Year">
      <xsd:simpleType>
        <xsd:restriction base="dms:Choice">
          <xsd:enumeration value="2000"/>
          <xsd:enumeration value="2001"/>
          <xsd:enumeration value="2002"/>
          <xsd:enumeration value="2003"/>
          <xsd:enumeration value="2004"/>
          <xsd:enumeration value="2005"/>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restriction>
      </xsd:simpleType>
    </xsd:element>
    <xsd:element name="Current_x0020_Catch_x002f_Landing" ma:index="84" nillable="true" ma:displayName="Current Catch/Landing" ma:internalName="Current_x0020_Catch_x002f_Landing">
      <xsd:simpleType>
        <xsd:restriction base="dms:Number"/>
      </xsd:simpleType>
    </xsd:element>
    <xsd:element name="Units" ma:index="85" nillable="true" ma:displayName="Units" ma:default="cm" ma:format="Dropdown" ma:internalName="Units">
      <xsd:simpleType>
        <xsd:restriction base="dms:Choice">
          <xsd:enumeration value="cm"/>
          <xsd:enumeration value="mm"/>
        </xsd:restriction>
      </xsd:simpleType>
    </xsd:element>
    <xsd:element name="Length_x0020_type" ma:index="86" nillable="true" ma:displayName="Length type" ma:format="Dropdown" ma:internalName="Length_x0020_type">
      <xsd:simpleType>
        <xsd:union memberTypes="dms:Text">
          <xsd:simpleType>
            <xsd:restriction base="dms:Choice">
              <xsd:enumeration value="TL"/>
              <xsd:enumeration value="CL"/>
              <xsd:enumeration value="FL"/>
            </xsd:restriction>
          </xsd:simpleType>
        </xsd:union>
      </xsd:simpleType>
    </xsd:element>
    <xsd:element name="Maximum_x0020_size" ma:index="87" nillable="true" ma:displayName="Maximum size" ma:decimals="2" ma:internalName="Maximum_x0020_size">
      <xsd:simpleType>
        <xsd:restriction base="dms:Number"/>
      </xsd:simpleType>
    </xsd:element>
    <xsd:element name="Size_x0020_at_x0020_first_x0020_maturity" ma:index="88" nillable="true" ma:displayName="Size at first maturity" ma:decimals="2" ma:internalName="Size_x0020_at_x0020_first_x0020_maturity">
      <xsd:simpleType>
        <xsd:restriction base="dms:Number"/>
      </xsd:simpleType>
    </xsd:element>
    <xsd:element name="Recruitment_x0020_size" ma:index="89" nillable="true" ma:displayName="Recruitment size" ma:decimals="2" ma:internalName="Recruitment_x0020_size">
      <xsd:simpleType>
        <xsd:restriction base="dms:Number"/>
      </xsd:simpleType>
    </xsd:element>
    <xsd:element name="Natural_x0020_mortality" ma:index="90" nillable="true" ma:displayName="Natural mortality" ma:decimals="2" ma:internalName="Natural_x0020_mortality">
      <xsd:simpleType>
        <xsd:restriction base="dms:Number"/>
      </xsd:simpleType>
    </xsd:element>
    <xsd:element name="L_x0020_inf" ma:index="91" nillable="true" ma:displayName="L inf" ma:decimals="2" ma:internalName="L_x0020_inf">
      <xsd:simpleType>
        <xsd:restriction base="dms:Number"/>
      </xsd:simpleType>
    </xsd:element>
    <xsd:element name="K" ma:index="92" nillable="true" ma:displayName="K" ma:decimals="2" ma:internalName="K">
      <xsd:simpleType>
        <xsd:restriction base="dms:Number"/>
      </xsd:simpleType>
    </xsd:element>
    <xsd:element name="_x0074_0" ma:index="93" nillable="true" ma:displayName="t0" ma:decimals="2" ma:internalName="_x0074_0">
      <xsd:simpleType>
        <xsd:restriction base="dms:Number"/>
      </xsd:simpleType>
    </xsd:element>
    <xsd:element name="lwa" ma:index="94" nillable="true" ma:displayName="lwa" ma:decimals="5" ma:internalName="lwa">
      <xsd:simpleType>
        <xsd:restriction base="dms:Number"/>
      </xsd:simpleType>
    </xsd:element>
    <xsd:element name="lwb" ma:index="95" nillable="true" ma:displayName="lwb" ma:decimals="5" ma:internalName="lwb">
      <xsd:simpleType>
        <xsd:restriction base="dms:Number"/>
      </xsd:simpleType>
    </xsd:element>
    <xsd:element name="CurrentE" ma:index="96" nillable="true" ma:displayName="CurrentE" ma:decimals="2" ma:internalName="CurrentE">
      <xsd:simpleType>
        <xsd:restriction base="dms:Number"/>
      </xsd:simpleType>
    </xsd:element>
    <xsd:element name="CurrentTB" ma:index="97" nillable="true" ma:displayName="CurrentTB" ma:decimals="3" ma:internalName="CurrentTB">
      <xsd:simpleType>
        <xsd:restriction base="dms:Number"/>
      </xsd:simpleType>
    </xsd:element>
    <xsd:element name="MediaServiceMetadata" ma:index="103" nillable="true" ma:displayName="MediaServiceMetadata" ma:description="" ma:hidden="true" ma:internalName="MediaServiceMetadata" ma:readOnly="true">
      <xsd:simpleType>
        <xsd:restriction base="dms:Note"/>
      </xsd:simpleType>
    </xsd:element>
    <xsd:element name="MediaServiceFastMetadata" ma:index="104"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c0aace-a60f-4876-90af-421bf11e9445" elementFormDefault="qualified">
    <xsd:import namespace="http://schemas.microsoft.com/office/2006/documentManagement/types"/>
    <xsd:import namespace="http://schemas.microsoft.com/office/infopath/2007/PartnerControls"/>
    <xsd:element name="Type_x0020_of_x0020_Assessment" ma:index="79" nillable="true" ma:displayName="Type of Assessment" ma:format="Dropdown" ma:internalName="Type_x0020_of_x0020_Assessment">
      <xsd:simpleType>
        <xsd:union memberTypes="dms:Text">
          <xsd:simpleType>
            <xsd:restriction base="dms:Choice">
              <xsd:enumeration value="Acoustics survey"/>
              <xsd:enumeration value="Egg production survey"/>
              <xsd:enumeration value="Trawl survey"/>
              <xsd:enumeration value="ICA"/>
              <xsd:enumeration value="VPA"/>
              <xsd:enumeration value="LCA"/>
              <xsd:enumeration value="AMCI"/>
              <xsd:enumeration value="XSA"/>
              <xsd:enumeration value="Biomass models"/>
              <xsd:enumeration value="Length based models"/>
              <xsd:enumeration value="Y/R"/>
            </xsd:restriction>
          </xsd:simpleType>
        </xsd:union>
      </xsd:simpleType>
    </xsd:element>
    <xsd:element name="SharedWithUsers" ma:index="9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9" nillable="true" ma:displayName="Sharing Hint Hash" ma:internalName="SharingHintHash" ma:readOnly="true">
      <xsd:simpleType>
        <xsd:restriction base="dms:Text"/>
      </xsd:simpleType>
    </xsd:element>
    <xsd:element name="SharedWithDetails" ma:index="10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60"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customXsn xmlns="http://schemas.microsoft.com/office/2006/metadata/customXsn">
  <xsnLocation>https://gfcm.sharepoint.com/WGSASP/Stock Assessment Forms/Forms/TEST Stock Assessment Form/3d84d8595764a42customXsn.xsn</xsnLocation>
  <cached>True</cached>
  <openByDefault>True</openByDefault>
  <xsnScope>https://gfcm.sharepoint.com/WGSASP/Stock Assessment Forms</xsnScope>
</customXsn>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FormUrls xmlns="http://schemas.microsoft.com/sharepoint/v3/contenttype/forms/url">
  <Display>~list/Forms/fd_Stock Assessment Form for Small Pelagics_DisplayForm.aspx</Display>
  <Edit>~list/Forms/fd_Stock Assessment Form for Small Pelagics_EditForm.aspx</Edit>
  <New>~list/Forms/fd_Stock Assessment Form for Small Pelagics_NewForm.aspx</New>
</FormUrls>
</file>

<file path=customXml/item6.xml><?xml version="1.0" encoding="utf-8"?>
<p:properties xmlns:p="http://schemas.microsoft.com/office/2006/metadata/properties" xmlns:xsi="http://www.w3.org/2001/XMLSchema-instance" xmlns:pc="http://schemas.microsoft.com/office/infopath/2007/PartnerControls">
  <documentManagement>
    <Fleet_x0020_Segment3 xmlns="8dbe349e-5e0a-40eb-bcf7-16baed068353" xsi:nil="true"/>
    <Natural_x0020_mortality xmlns="eb18215c-a865-430b-ad8c-7e2c6a2e1b95" xsi:nil="true"/>
    <Units xmlns="eb18215c-a865-430b-ad8c-7e2c6a2e1b95">cm</Units>
    <Countries xmlns="eb18215c-a865-430b-ad8c-7e2c6a2e1b95">
      <Value>1</Value>
      <Value>9</Value>
      <Value>11</Value>
      <Value>18</Value>
      <Value>20</Value>
    </Countries>
    <Country5 xmlns="8dbe349e-5e0a-40eb-bcf7-16baed068353" xsi:nil="true"/>
    <Secretariat_x0020_Comments xmlns="eb18215c-a865-430b-ad8c-7e2c6a2e1b95" xsi:nil="true"/>
    <Fishing_x0020_Gear_x0020_Class2 xmlns="8dbe349e-5e0a-40eb-bcf7-16baed068353" xsi:nil="true"/>
    <Length_x0020_type xmlns="eb18215c-a865-430b-ad8c-7e2c6a2e1b95" xsi:nil="true"/>
    <End_x0020_Year xmlns="eb18215c-a865-430b-ad8c-7e2c6a2e1b95" xsi:nil="true"/>
    <Current_x0020_Recruitment xmlns="eb18215c-a865-430b-ad8c-7e2c6a2e1b95" xsi:nil="true"/>
    <Country_1 xmlns="8dbe349e-5e0a-40eb-bcf7-16baed068353" xsi:nil="true"/>
    <lwa xmlns="eb18215c-a865-430b-ad8c-7e2c6a2e1b95" xsi:nil="true"/>
    <Document_x0020_Abstract xmlns="8dbe349e-5e0a-40eb-bcf7-16baed068353" xsi:nil="true"/>
    <Current_x0020_F xmlns="eb18215c-a865-430b-ad8c-7e2c6a2e1b95" xsi:nil="true"/>
    <Fisheries_x0020_independent_x0020_information xmlns="eb18215c-a865-430b-ad8c-7e2c6a2e1b95" xsi:nil="true"/>
    <BSS_x0020_Stock_x0020_Abundance xmlns="8dbe349e-5e0a-40eb-bcf7-16baed068353">Overexploited</BSS_x0020_Stock_x0020_Abundance>
    <Fleet_x0020_Segment4 xmlns="8dbe349e-5e0a-40eb-bcf7-16baed068353" xsi:nil="true"/>
    <_dlc_DocId xmlns="89d1c476-04b1-4b40-9252-d887d263eb17">3VKTWKFPXRUP-156-800</_dlc_DocId>
    <Country20 xmlns="8dbe349e-5e0a-40eb-bcf7-16baed068353" xsi:nil="true"/>
    <Assessment_x0020_Status xmlns="8dbe349e-5e0a-40eb-bcf7-16baed068353">Preliminary</Assessment_x0020_Status>
    <L_x0020_inf xmlns="eb18215c-a865-430b-ad8c-7e2c6a2e1b95" xsi:nil="true"/>
    <Catch_x0020_Classification xmlns="8dbe349e-5e0a-40eb-bcf7-16baed068353" xsi:nil="true"/>
    <Bpa xmlns="eb18215c-a865-430b-ad8c-7e2c6a2e1b95" xsi:nil="true"/>
    <Fmsy0 xmlns="eb18215c-a865-430b-ad8c-7e2c6a2e1b95" xsi:nil="true"/>
    <Country1 xmlns="8dbe349e-5e0a-40eb-bcf7-16baed068353" xsi:nil="true"/>
    <Fishing_x0020_Gear_x0020_Class3 xmlns="8dbe349e-5e0a-40eb-bcf7-16baed068353" xsi:nil="true"/>
    <GSA_1 xmlns="8dbe349e-5e0a-40eb-bcf7-16baed068353" xsi:nil="true"/>
    <Country4 xmlns="8dbe349e-5e0a-40eb-bcf7-16baed068353" xsi:nil="true"/>
    <Country_2 xmlns="8dbe349e-5e0a-40eb-bcf7-16baed068353" xsi:nil="true"/>
    <lwb xmlns="eb18215c-a865-430b-ad8c-7e2c6a2e1b95" xsi:nil="true"/>
    <Maximum_x0020_size xmlns="eb18215c-a865-430b-ad8c-7e2c6a2e1b95" xsi:nil="true"/>
    <_x0047_SA3 xmlns="8dbe349e-5e0a-40eb-bcf7-16baed068353" xsi:nil="true"/>
    <Operational_x0020_Unit_x0020_2 xmlns="8dbe349e-5e0a-40eb-bcf7-16baed068353" xsi:nil="true"/>
    <Fmsy xmlns="eb18215c-a865-430b-ad8c-7e2c6a2e1b95">0</Fmsy>
    <Fleet_x0020_Segment5 xmlns="8dbe349e-5e0a-40eb-bcf7-16baed068353" xsi:nil="true"/>
    <_x0074_0 xmlns="eb18215c-a865-430b-ad8c-7e2c6a2e1b95" xsi:nil="true"/>
    <Size_x0020_at_x0020_first_x0020_maturity xmlns="eb18215c-a865-430b-ad8c-7e2c6a2e1b95" xsi:nil="true"/>
    <CurrentE xmlns="eb18215c-a865-430b-ad8c-7e2c6a2e1b95" xsi:nil="true"/>
    <Species xmlns="8dbe349e-5e0a-40eb-bcf7-16baed068353">18</Species>
    <CurrentTB xmlns="eb18215c-a865-430b-ad8c-7e2c6a2e1b95" xsi:nil="true"/>
    <Recruitment_x0020_size xmlns="eb18215c-a865-430b-ad8c-7e2c6a2e1b95" xsi:nil="true"/>
    <GSA_x0020_area xmlns="8dbe349e-5e0a-40eb-bcf7-16baed068353" xsi:nil="true"/>
    <NewColumn3 xmlns="eb18215c-a865-430b-ad8c-7e2c6a2e1b95" xsi:nil="true"/>
    <Fleet_x0020_segment xmlns="8dbe349e-5e0a-40eb-bcf7-16baed068353" xsi:nil="true"/>
    <Reporting_x0020_year xmlns="8dbe349e-5e0a-40eb-bcf7-16baed068353">2017</Reporting_x0020_year>
    <Unidimensional_x0020_Stock_x0020_Status xmlns="8dbe349e-5e0a-40eb-bcf7-16baed068353" xsi:nil="true"/>
    <Type_x0020_of_x0020_Assessment xmlns="78c0aace-a60f-4876-90af-421bf11e9445" xsi:nil="true"/>
    <Operaitonal_x0020_Unit_x0020_3 xmlns="8dbe349e-5e0a-40eb-bcf7-16baed068353" xsi:nil="true"/>
    <Bmsy xmlns="eb18215c-a865-430b-ad8c-7e2c6a2e1b95" xsi:nil="true"/>
    <Stock_x0020_Assessment_x0020_Method xmlns="8dbe349e-5e0a-40eb-bcf7-16baed068353">Direct</Stock_x0020_Assessment_x0020_Method>
    <GSAs xmlns="eb18215c-a865-430b-ad8c-7e2c6a2e1b95">
      <Value>18</Value>
      <Value>19</Value>
    </GSAs>
    <Form_x0020_Type xmlns="8dbe349e-5e0a-40eb-bcf7-16baed068353">Small Pelagics</Form_x0020_Type>
    <Start_x0020_Year xmlns="eb18215c-a865-430b-ad8c-7e2c6a2e1b95" xsi:nil="true"/>
    <Operational_x0020_Unit_x0020_5 xmlns="8dbe349e-5e0a-40eb-bcf7-16baed068353" xsi:nil="true"/>
    <_dlc_DocIdUrl xmlns="89d1c476-04b1-4b40-9252-d887d263eb17">
      <Url>https://gfcm.sharepoint.com/EG/_layouts/15/DocIdRedir.aspx?ID=3VKTWKFPXRUP-156-800</Url>
      <Description>3VKTWKFPXRUP-156-800</Description>
    </_dlc_DocIdUrl>
    <Fishing_x0020_Gear_x0020_Class4 xmlns="8dbe349e-5e0a-40eb-bcf7-16baed068353" xsi:nil="true"/>
    <Operational_x0020_Unit1 xmlns="8dbe349e-5e0a-40eb-bcf7-16baed068353" xsi:nil="true"/>
    <ISCAAP_x0020_Group xmlns="8dbe349e-5e0a-40eb-bcf7-16baed068353" xsi:nil="true"/>
    <_x0047_SA4 xmlns="8dbe349e-5e0a-40eb-bcf7-16baed068353" xsi:nil="true"/>
    <Country_3 xmlns="8dbe349e-5e0a-40eb-bcf7-16baed068353" xsi:nil="true"/>
    <GSA_2 xmlns="8dbe349e-5e0a-40eb-bcf7-16baed068353" xsi:nil="true"/>
    <Authors xmlns="8dbe349e-5e0a-40eb-bcf7-16baed068353">AdriaMED Working Group on Small Pelagics</Authors>
    <Final_x0020_Advice xmlns="eb18215c-a865-430b-ad8c-7e2c6a2e1b95" xsi:nil="true"/>
    <Current_x0020_SSB xmlns="eb18215c-a865-430b-ad8c-7e2c6a2e1b95" xsi:nil="true"/>
    <Flim xmlns="eb18215c-a865-430b-ad8c-7e2c6a2e1b95" xsi:nil="true"/>
    <NewColumn4 xmlns="eb18215c-a865-430b-ad8c-7e2c6a2e1b95"/>
    <Country3 xmlns="8dbe349e-5e0a-40eb-bcf7-16baed068353" xsi:nil="true"/>
    <Species_x0020_Common_x0020_Name xmlns="8dbe349e-5e0a-40eb-bcf7-16baed068353" xsi:nil="true"/>
    <Fishing_x0020_Gear_x0020_Class5 xmlns="8dbe349e-5e0a-40eb-bcf7-16baed068353" xsi:nil="true"/>
    <Reference_x0020_Year xmlns="eb18215c-a865-430b-ad8c-7e2c6a2e1b95">2016</Reference_x0020_Year>
    <Blim xmlns="eb18215c-a865-430b-ad8c-7e2c6a2e1b95" xsi:nil="true"/>
    <Fishing_x0020_gear_x0020_class xmlns="8dbe349e-5e0a-40eb-bcf7-16baed068353" xsi:nil="true"/>
    <_x0047_SA5 xmlns="8dbe349e-5e0a-40eb-bcf7-16baed068353" xsi:nil="true"/>
    <JustCreated xmlns="8dbe349e-5e0a-40eb-bcf7-16baed068353">true</JustCreated>
    <GSA_3 xmlns="8dbe349e-5e0a-40eb-bcf7-16baed068353" xsi:nil="true"/>
    <AssessmentStatus xmlns="eb18215c-a865-430b-ad8c-7e2c6a2e1b95">1</AssessmentStatus>
    <BSS_x0020_Exploitation_x0020_Rate xmlns="8dbe349e-5e0a-40eb-bcf7-16baed068353">In Overfishing status</BSS_x0020_Exploitation_x0020_Rate>
    <Operational_x0020_Unit_x0020_4 xmlns="8dbe349e-5e0a-40eb-bcf7-16baed068353" xsi:nil="true"/>
    <Fleet_x0020_Segment2 xmlns="8dbe349e-5e0a-40eb-bcf7-16baed068353" xsi:nil="true"/>
    <Secondary_x0020_GSA xmlns="8dbe349e-5e0a-40eb-bcf7-16baed068353" xsi:nil="true"/>
    <K xmlns="eb18215c-a865-430b-ad8c-7e2c6a2e1b95" xsi:nil="true"/>
    <Current_x0020_Catch_x002f_Landing xmlns="eb18215c-a865-430b-ad8c-7e2c6a2e1b95" xsi:nil="true"/>
  </documentManagement>
</p:properties>
</file>

<file path=customXml/itemProps1.xml><?xml version="1.0" encoding="utf-8"?>
<ds:datastoreItem xmlns:ds="http://schemas.openxmlformats.org/officeDocument/2006/customXml" ds:itemID="{981E466F-DC53-476A-900B-7B2FCF531306}"/>
</file>

<file path=customXml/itemProps2.xml><?xml version="1.0" encoding="utf-8"?>
<ds:datastoreItem xmlns:ds="http://schemas.openxmlformats.org/officeDocument/2006/customXml" ds:itemID="{6C5CE557-D7C7-4E47-AE54-76C3B6F975E6}"/>
</file>

<file path=customXml/itemProps3.xml><?xml version="1.0" encoding="utf-8"?>
<ds:datastoreItem xmlns:ds="http://schemas.openxmlformats.org/officeDocument/2006/customXml" ds:itemID="{94999CB9-D6B2-441F-BA0F-E7BF9CF83050}"/>
</file>

<file path=customXml/itemProps4.xml><?xml version="1.0" encoding="utf-8"?>
<ds:datastoreItem xmlns:ds="http://schemas.openxmlformats.org/officeDocument/2006/customXml" ds:itemID="{CA95838B-F09D-4809-9E30-92F95B20D86C}"/>
</file>

<file path=customXml/itemProps5.xml><?xml version="1.0" encoding="utf-8"?>
<ds:datastoreItem xmlns:ds="http://schemas.openxmlformats.org/officeDocument/2006/customXml" ds:itemID="{33D5C95A-8DA0-4F7D-BA49-4268679D4809}"/>
</file>

<file path=customXml/itemProps6.xml><?xml version="1.0" encoding="utf-8"?>
<ds:datastoreItem xmlns:ds="http://schemas.openxmlformats.org/officeDocument/2006/customXml" ds:itemID="{EF9BC601-B865-4DC6-91D6-0334F8F6D15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Stock Assessment Form ANE 1718</dc:title>
  <dc:creator>AnaRibari</dc:creator>
  <lastModifiedBy>Silvia Angelini</lastModifiedBy>
  <revision>7</revision>
  <lastPrinted>2017-12-18T13:16:00.0000000Z</lastPrinted>
  <dcterms:created xsi:type="dcterms:W3CDTF">2017-12-18T11:03:00.0000000Z</dcterms:created>
  <dcterms:modified xsi:type="dcterms:W3CDTF">2017-12-19T11:31:39.3508151Z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0x0101003E39676B2097884AA2E5F24F60C9716F00A564BF4F09A74241B14F0A94ED722B23</vt:lpwstr>
  </property>
  <property fmtid="{D5CDD505-2E9C-101B-9397-08002B2CF9AE}" pid="3" name="_dlc_DocIdItemGuid">
    <vt:lpwstr>e0082da4-bf0a-4afc-ba62-99cc5a18f1a8</vt:lpwstr>
  </property>
  <property fmtid="{D5CDD505-2E9C-101B-9397-08002B2CF9AE}" pid="4" name="TaxKeyword">
    <vt:lpwstr/>
  </property>
  <property fmtid="{D5CDD505-2E9C-101B-9397-08002B2CF9AE}" pid="5" name="TaxKeywordTaxHTField">
    <vt:lpwstr/>
  </property>
  <property fmtid="{D5CDD505-2E9C-101B-9397-08002B2CF9AE}" pid="6" name="TaxCatchAll">
    <vt:lpwstr/>
  </property>
  <property fmtid="{D5CDD505-2E9C-101B-9397-08002B2CF9AE}" pid="7" name="Fleet Segment2">
    <vt:lpwstr/>
  </property>
  <property fmtid="{D5CDD505-2E9C-101B-9397-08002B2CF9AE}" pid="8" name="Operational Unit 2">
    <vt:lpwstr/>
  </property>
  <property fmtid="{D5CDD505-2E9C-101B-9397-08002B2CF9AE}" pid="9" name="Species Common Name">
    <vt:lpwstr/>
  </property>
  <property fmtid="{D5CDD505-2E9C-101B-9397-08002B2CF9AE}" pid="10" name="Country20">
    <vt:lpwstr/>
  </property>
  <property fmtid="{D5CDD505-2E9C-101B-9397-08002B2CF9AE}" pid="11" name="Operaitonal Unit 3">
    <vt:lpwstr/>
  </property>
  <property fmtid="{D5CDD505-2E9C-101B-9397-08002B2CF9AE}" pid="12" name="Assessment Status">
    <vt:lpwstr>Preliminary</vt:lpwstr>
  </property>
  <property fmtid="{D5CDD505-2E9C-101B-9397-08002B2CF9AE}" pid="13" name="Flim">
    <vt:lpwstr/>
  </property>
  <property fmtid="{D5CDD505-2E9C-101B-9397-08002B2CF9AE}" pid="14" name="Secondary GSA">
    <vt:lpwstr/>
  </property>
  <property fmtid="{D5CDD505-2E9C-101B-9397-08002B2CF9AE}" pid="15" name="Operational Unit1">
    <vt:lpwstr/>
  </property>
  <property fmtid="{D5CDD505-2E9C-101B-9397-08002B2CF9AE}" pid="16" name="GSA5">
    <vt:lpwstr/>
  </property>
  <property fmtid="{D5CDD505-2E9C-101B-9397-08002B2CF9AE}" pid="17" name="Document Abstract">
    <vt:lpwstr/>
  </property>
  <property fmtid="{D5CDD505-2E9C-101B-9397-08002B2CF9AE}" pid="18" name="Current Recruitment">
    <vt:lpwstr/>
  </property>
  <property fmtid="{D5CDD505-2E9C-101B-9397-08002B2CF9AE}" pid="19" name="Bmsy">
    <vt:lpwstr/>
  </property>
  <property fmtid="{D5CDD505-2E9C-101B-9397-08002B2CF9AE}" pid="20" name="ISCAAP Group">
    <vt:lpwstr/>
  </property>
  <property fmtid="{D5CDD505-2E9C-101B-9397-08002B2CF9AE}" pid="21" name="Fleet Segment3">
    <vt:lpwstr/>
  </property>
  <property fmtid="{D5CDD505-2E9C-101B-9397-08002B2CF9AE}" pid="22" name="Fleet Segment4">
    <vt:lpwstr/>
  </property>
  <property fmtid="{D5CDD505-2E9C-101B-9397-08002B2CF9AE}" pid="23" name="Start Year">
    <vt:lpwstr/>
  </property>
  <property fmtid="{D5CDD505-2E9C-101B-9397-08002B2CF9AE}" pid="24" name="Natural mortality">
    <vt:lpwstr/>
  </property>
  <property fmtid="{D5CDD505-2E9C-101B-9397-08002B2CF9AE}" pid="25" name="CurrentTB">
    <vt:lpwstr/>
  </property>
  <property fmtid="{D5CDD505-2E9C-101B-9397-08002B2CF9AE}" pid="26" name="Country1">
    <vt:lpwstr/>
  </property>
  <property fmtid="{D5CDD505-2E9C-101B-9397-08002B2CF9AE}" pid="27" name="Country4">
    <vt:lpwstr/>
  </property>
  <property fmtid="{D5CDD505-2E9C-101B-9397-08002B2CF9AE}" pid="28" name="Recruitment size">
    <vt:lpwstr/>
  </property>
  <property fmtid="{D5CDD505-2E9C-101B-9397-08002B2CF9AE}" pid="29" name="GSA4">
    <vt:lpwstr/>
  </property>
  <property fmtid="{D5CDD505-2E9C-101B-9397-08002B2CF9AE}" pid="30" name="Authors">
    <vt:lpwstr>AdriaMED Working Group on Small Pelagics</vt:lpwstr>
  </property>
  <property fmtid="{D5CDD505-2E9C-101B-9397-08002B2CF9AE}" pid="31" name="Fmsy">
    <vt:lpwstr>0</vt:lpwstr>
  </property>
  <property fmtid="{D5CDD505-2E9C-101B-9397-08002B2CF9AE}" pid="32" name="AssessmentStatus">
    <vt:lpwstr>1</vt:lpwstr>
  </property>
  <property fmtid="{D5CDD505-2E9C-101B-9397-08002B2CF9AE}" pid="33" name="Current Catch/Landing">
    <vt:lpwstr/>
  </property>
  <property fmtid="{D5CDD505-2E9C-101B-9397-08002B2CF9AE}" pid="34" name="Country_1">
    <vt:lpwstr/>
  </property>
  <property fmtid="{D5CDD505-2E9C-101B-9397-08002B2CF9AE}" pid="35" name="GSA area">
    <vt:lpwstr/>
  </property>
  <property fmtid="{D5CDD505-2E9C-101B-9397-08002B2CF9AE}" pid="36" name="Fleet Segment5">
    <vt:lpwstr/>
  </property>
  <property fmtid="{D5CDD505-2E9C-101B-9397-08002B2CF9AE}" pid="37" name="Operational Unit 5">
    <vt:lpwstr/>
  </property>
  <property fmtid="{D5CDD505-2E9C-101B-9397-08002B2CF9AE}" pid="38" name="BSS Exploitation Rate">
    <vt:lpwstr>In Overfishing status</vt:lpwstr>
  </property>
  <property fmtid="{D5CDD505-2E9C-101B-9397-08002B2CF9AE}" pid="39" name="Current F">
    <vt:lpwstr/>
  </property>
  <property fmtid="{D5CDD505-2E9C-101B-9397-08002B2CF9AE}" pid="40" name="Country5">
    <vt:lpwstr/>
  </property>
  <property fmtid="{D5CDD505-2E9C-101B-9397-08002B2CF9AE}" pid="41" name="L inf">
    <vt:lpwstr/>
  </property>
  <property fmtid="{D5CDD505-2E9C-101B-9397-08002B2CF9AE}" pid="42" name="t0">
    <vt:lpwstr/>
  </property>
  <property fmtid="{D5CDD505-2E9C-101B-9397-08002B2CF9AE}" pid="43" name="Country_3">
    <vt:lpwstr/>
  </property>
  <property fmtid="{D5CDD505-2E9C-101B-9397-08002B2CF9AE}" pid="44" name="Fishing Gear Class4">
    <vt:lpwstr/>
  </property>
  <property fmtid="{D5CDD505-2E9C-101B-9397-08002B2CF9AE}" pid="45" name="Catch Classification">
    <vt:lpwstr/>
  </property>
  <property fmtid="{D5CDD505-2E9C-101B-9397-08002B2CF9AE}" pid="46" name="Countries">
    <vt:lpwstr>1;#;#9;#;#11;#;#18;#;#20;#</vt:lpwstr>
  </property>
  <property fmtid="{D5CDD505-2E9C-101B-9397-08002B2CF9AE}" pid="47" name="Size at first maturity">
    <vt:lpwstr/>
  </property>
  <property fmtid="{D5CDD505-2E9C-101B-9397-08002B2CF9AE}" pid="48" name="CurrentE">
    <vt:lpwstr/>
  </property>
  <property fmtid="{D5CDD505-2E9C-101B-9397-08002B2CF9AE}" pid="49" name="Country_2">
    <vt:lpwstr/>
  </property>
  <property fmtid="{D5CDD505-2E9C-101B-9397-08002B2CF9AE}" pid="50" name="Fishing Gear Class5">
    <vt:lpwstr/>
  </property>
  <property fmtid="{D5CDD505-2E9C-101B-9397-08002B2CF9AE}" pid="51" name="Current SSB">
    <vt:lpwstr/>
  </property>
  <property fmtid="{D5CDD505-2E9C-101B-9397-08002B2CF9AE}" pid="52" name="NewColumn3">
    <vt:lpwstr/>
  </property>
  <property fmtid="{D5CDD505-2E9C-101B-9397-08002B2CF9AE}" pid="53" name="Fleet segment">
    <vt:lpwstr/>
  </property>
  <property fmtid="{D5CDD505-2E9C-101B-9397-08002B2CF9AE}" pid="54" name="Fishing Gear Class2">
    <vt:lpwstr/>
  </property>
  <property fmtid="{D5CDD505-2E9C-101B-9397-08002B2CF9AE}" pid="55" name="Operational Unit 4">
    <vt:lpwstr/>
  </property>
  <property fmtid="{D5CDD505-2E9C-101B-9397-08002B2CF9AE}" pid="56" name="Stock Assessment Method">
    <vt:lpwstr>Direct</vt:lpwstr>
  </property>
  <property fmtid="{D5CDD505-2E9C-101B-9397-08002B2CF9AE}" pid="57" name="Reporting year">
    <vt:lpwstr>2015</vt:lpwstr>
  </property>
  <property fmtid="{D5CDD505-2E9C-101B-9397-08002B2CF9AE}" pid="58" name="GSAs">
    <vt:lpwstr>18;#;#19;#</vt:lpwstr>
  </property>
  <property fmtid="{D5CDD505-2E9C-101B-9397-08002B2CF9AE}" pid="59" name="lwb">
    <vt:lpwstr/>
  </property>
  <property fmtid="{D5CDD505-2E9C-101B-9397-08002B2CF9AE}" pid="60" name="Country3">
    <vt:lpwstr/>
  </property>
  <property fmtid="{D5CDD505-2E9C-101B-9397-08002B2CF9AE}" pid="61" name="Fishing Gear Class3">
    <vt:lpwstr/>
  </property>
  <property fmtid="{D5CDD505-2E9C-101B-9397-08002B2CF9AE}" pid="62" name="Bpa">
    <vt:lpwstr/>
  </property>
  <property fmtid="{D5CDD505-2E9C-101B-9397-08002B2CF9AE}" pid="63" name="Fisheries independent information">
    <vt:lpwstr/>
  </property>
  <property fmtid="{D5CDD505-2E9C-101B-9397-08002B2CF9AE}" pid="64" name="Units">
    <vt:lpwstr>cm</vt:lpwstr>
  </property>
  <property fmtid="{D5CDD505-2E9C-101B-9397-08002B2CF9AE}" pid="65" name="K">
    <vt:lpwstr/>
  </property>
  <property fmtid="{D5CDD505-2E9C-101B-9397-08002B2CF9AE}" pid="66" name="Species">
    <vt:lpwstr>18</vt:lpwstr>
  </property>
  <property fmtid="{D5CDD505-2E9C-101B-9397-08002B2CF9AE}" pid="67" name="Length type">
    <vt:lpwstr/>
  </property>
  <property fmtid="{D5CDD505-2E9C-101B-9397-08002B2CF9AE}" pid="68" name="Maximum size">
    <vt:lpwstr/>
  </property>
  <property fmtid="{D5CDD505-2E9C-101B-9397-08002B2CF9AE}" pid="69" name="Unidimensional Stock Status">
    <vt:lpwstr/>
  </property>
  <property fmtid="{D5CDD505-2E9C-101B-9397-08002B2CF9AE}" pid="70" name="End Year">
    <vt:lpwstr/>
  </property>
  <property fmtid="{D5CDD505-2E9C-101B-9397-08002B2CF9AE}" pid="71" name="Reference Year">
    <vt:lpwstr>2014</vt:lpwstr>
  </property>
  <property fmtid="{D5CDD505-2E9C-101B-9397-08002B2CF9AE}" pid="72" name="lwa">
    <vt:lpwstr/>
  </property>
  <property fmtid="{D5CDD505-2E9C-101B-9397-08002B2CF9AE}" pid="73" name="Form Type">
    <vt:lpwstr>Small Pelagics</vt:lpwstr>
  </property>
  <property fmtid="{D5CDD505-2E9C-101B-9397-08002B2CF9AE}" pid="74" name="Secretariat Comments">
    <vt:lpwstr/>
  </property>
  <property fmtid="{D5CDD505-2E9C-101B-9397-08002B2CF9AE}" pid="75" name="Type of Assessment">
    <vt:lpwstr/>
  </property>
  <property fmtid="{D5CDD505-2E9C-101B-9397-08002B2CF9AE}" pid="76" name="GSA_1">
    <vt:lpwstr/>
  </property>
  <property fmtid="{D5CDD505-2E9C-101B-9397-08002B2CF9AE}" pid="77" name="JustCreated">
    <vt:lpwstr>1</vt:lpwstr>
  </property>
  <property fmtid="{D5CDD505-2E9C-101B-9397-08002B2CF9AE}" pid="78" name="Blim">
    <vt:lpwstr/>
  </property>
  <property fmtid="{D5CDD505-2E9C-101B-9397-08002B2CF9AE}" pid="79" name="GSA_2">
    <vt:lpwstr/>
  </property>
  <property fmtid="{D5CDD505-2E9C-101B-9397-08002B2CF9AE}" pid="80" name="Fishing gear class">
    <vt:lpwstr/>
  </property>
  <property fmtid="{D5CDD505-2E9C-101B-9397-08002B2CF9AE}" pid="81" name="Final Advice">
    <vt:lpwstr/>
  </property>
  <property fmtid="{D5CDD505-2E9C-101B-9397-08002B2CF9AE}" pid="82" name="GSA_3">
    <vt:lpwstr/>
  </property>
  <property fmtid="{D5CDD505-2E9C-101B-9397-08002B2CF9AE}" pid="83" name="GSA3">
    <vt:lpwstr/>
  </property>
  <property fmtid="{D5CDD505-2E9C-101B-9397-08002B2CF9AE}" pid="84" name="BSS Stock Abundance">
    <vt:lpwstr>Overexploited</vt:lpwstr>
  </property>
  <property fmtid="{D5CDD505-2E9C-101B-9397-08002B2CF9AE}" pid="85" name="NewColumn4">
    <vt:lpwstr/>
  </property>
  <property fmtid="{D5CDD505-2E9C-101B-9397-08002B2CF9AE}" pid="86" name="Fmsy0">
    <vt:lpwstr/>
  </property>
  <property fmtid="{D5CDD505-2E9C-101B-9397-08002B2CF9AE}" pid="87" name="_dlc_DocId">
    <vt:lpwstr>3VKTWKFPXRUP-156-568</vt:lpwstr>
  </property>
  <property fmtid="{D5CDD505-2E9C-101B-9397-08002B2CF9AE}" pid="88" name="_dlc_DocIdUrl">
    <vt:lpwstr>https://gfcm.sharepoint.com/EG/_layouts/15/DocIdRedir.aspx?ID=3VKTWKFPXRUP-156-568, 3VKTWKFPXRUP-156-568</vt:lpwstr>
  </property>
</Properties>
</file>